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EC5FD" w14:textId="437FF1AD" w:rsidR="004C14B0" w:rsidRPr="00B64990" w:rsidRDefault="004C14B0" w:rsidP="001E2AC1">
      <w:pPr>
        <w:ind w:firstLine="482"/>
        <w:rPr>
          <w:ins w:id="0" w:author="mico1999@foxmail.com" w:date="2021-03-23T22:53:00Z"/>
          <w:b/>
          <w:bCs/>
          <w:rPrChange w:id="1" w:author="mico1999@foxmail.com" w:date="2021-03-23T22:54:00Z">
            <w:rPr>
              <w:ins w:id="2" w:author="mico1999@foxmail.com" w:date="2021-03-23T22:53:00Z"/>
            </w:rPr>
          </w:rPrChange>
        </w:rPr>
      </w:pPr>
      <w:bookmarkStart w:id="3" w:name="_Toc22834_WPSOffice_Type1"/>
      <w:ins w:id="4" w:author="mico1999@foxmail.com" w:date="2021-03-23T22:53:00Z">
        <w:r w:rsidRPr="00B64990">
          <w:rPr>
            <w:rFonts w:hint="eastAsia"/>
            <w:b/>
            <w:bCs/>
            <w:rPrChange w:id="5" w:author="mico1999@foxmail.com" w:date="2021-03-23T22:54:00Z">
              <w:rPr>
                <w:rFonts w:hint="eastAsia"/>
              </w:rPr>
            </w:rPrChange>
          </w:rPr>
          <w:t>第一部分是我</w:t>
        </w:r>
        <w:proofErr w:type="gramStart"/>
        <w:r w:rsidRPr="00B64990">
          <w:rPr>
            <w:rFonts w:hint="eastAsia"/>
            <w:b/>
            <w:bCs/>
            <w:rPrChange w:id="6" w:author="mico1999@foxmail.com" w:date="2021-03-23T22:54:00Z">
              <w:rPr>
                <w:rFonts w:hint="eastAsia"/>
              </w:rPr>
            </w:rPrChange>
          </w:rPr>
          <w:t>对美团的</w:t>
        </w:r>
        <w:proofErr w:type="gramEnd"/>
        <w:r w:rsidRPr="00B64990">
          <w:rPr>
            <w:rFonts w:hint="eastAsia"/>
            <w:b/>
            <w:bCs/>
            <w:rPrChange w:id="7" w:author="mico1999@foxmail.com" w:date="2021-03-23T22:54:00Z">
              <w:rPr>
                <w:rFonts w:hint="eastAsia"/>
              </w:rPr>
            </w:rPrChange>
          </w:rPr>
          <w:t>拙见，第二部分是</w:t>
        </w:r>
        <w:r w:rsidRPr="00B64990">
          <w:rPr>
            <w:rFonts w:hint="eastAsia"/>
            <w:b/>
            <w:bCs/>
          </w:rPr>
          <w:t>《养老系统的设计与实施》报告</w:t>
        </w:r>
      </w:ins>
      <w:ins w:id="8" w:author="mico1999@foxmail.com" w:date="2021-03-23T22:54:00Z">
        <w:r w:rsidRPr="00B64990">
          <w:rPr>
            <w:rFonts w:hint="eastAsia"/>
            <w:b/>
            <w:bCs/>
            <w:rPrChange w:id="9" w:author="mico1999@foxmail.com" w:date="2021-03-23T22:54:00Z">
              <w:rPr>
                <w:rFonts w:hint="eastAsia"/>
              </w:rPr>
            </w:rPrChange>
          </w:rPr>
          <w:t>。</w:t>
        </w:r>
      </w:ins>
    </w:p>
    <w:p w14:paraId="6FAAF76E" w14:textId="6E3EACF9" w:rsidR="001E2AC1" w:rsidRDefault="001E2AC1" w:rsidP="001E2AC1">
      <w:pPr>
        <w:rPr>
          <w:ins w:id="10" w:author="mico1999@foxmail.com" w:date="2021-03-23T22:41:00Z"/>
        </w:rPr>
      </w:pPr>
      <w:ins w:id="11" w:author="mico1999@foxmail.com" w:date="2021-03-23T22:41:00Z">
        <w:r>
          <w:rPr>
            <w:rFonts w:hint="eastAsia"/>
          </w:rPr>
          <w:t>基于个人认知，个人体验，</w:t>
        </w:r>
      </w:ins>
      <w:ins w:id="12" w:author="mico1999@foxmail.com" w:date="2021-03-23T22:43:00Z">
        <w:r>
          <w:rPr>
            <w:rFonts w:hint="eastAsia"/>
          </w:rPr>
          <w:t>缺少</w:t>
        </w:r>
      </w:ins>
      <w:ins w:id="13" w:author="mico1999@foxmail.com" w:date="2021-03-23T22:49:00Z">
        <w:r w:rsidR="003A7C81">
          <w:rPr>
            <w:rFonts w:hint="eastAsia"/>
          </w:rPr>
          <w:t>完整的</w:t>
        </w:r>
      </w:ins>
      <w:ins w:id="14" w:author="mico1999@foxmail.com" w:date="2021-03-23T22:43:00Z">
        <w:r>
          <w:rPr>
            <w:rFonts w:hint="eastAsia"/>
          </w:rPr>
          <w:t>数据分析，</w:t>
        </w:r>
      </w:ins>
      <w:ins w:id="15" w:author="mico1999@foxmail.com" w:date="2021-03-23T22:41:00Z">
        <w:r>
          <w:rPr>
            <w:rFonts w:hint="eastAsia"/>
          </w:rPr>
          <w:t>发表一下自己的拙见：</w:t>
        </w:r>
      </w:ins>
    </w:p>
    <w:p w14:paraId="0CE33D29" w14:textId="1C65BF62" w:rsidR="001E2AC1" w:rsidRPr="001E2AC1" w:rsidRDefault="001E2AC1" w:rsidP="001E2AC1">
      <w:pPr>
        <w:ind w:firstLine="482"/>
        <w:rPr>
          <w:ins w:id="16" w:author="mico1999@foxmail.com" w:date="2021-03-23T22:41:00Z"/>
          <w:b/>
          <w:bCs/>
          <w:rPrChange w:id="17" w:author="mico1999@foxmail.com" w:date="2021-03-23T22:42:00Z">
            <w:rPr>
              <w:ins w:id="18" w:author="mico1999@foxmail.com" w:date="2021-03-23T22:41:00Z"/>
            </w:rPr>
          </w:rPrChange>
        </w:rPr>
      </w:pPr>
      <w:ins w:id="19" w:author="mico1999@foxmail.com" w:date="2021-03-23T22:41:00Z">
        <w:r w:rsidRPr="001E2AC1">
          <w:rPr>
            <w:rFonts w:hint="eastAsia"/>
            <w:b/>
            <w:bCs/>
            <w:rPrChange w:id="20" w:author="mico1999@foxmail.com" w:date="2021-03-23T22:42:00Z">
              <w:rPr>
                <w:rFonts w:hint="eastAsia"/>
              </w:rPr>
            </w:rPrChange>
          </w:rPr>
          <w:t>（一）</w:t>
        </w:r>
        <w:proofErr w:type="gramStart"/>
        <w:r w:rsidRPr="001E2AC1">
          <w:rPr>
            <w:rFonts w:hint="eastAsia"/>
            <w:b/>
            <w:bCs/>
            <w:rPrChange w:id="21" w:author="mico1999@foxmail.com" w:date="2021-03-23T22:42:00Z">
              <w:rPr>
                <w:rFonts w:hint="eastAsia"/>
              </w:rPr>
            </w:rPrChange>
          </w:rPr>
          <w:t>对美团进行</w:t>
        </w:r>
        <w:proofErr w:type="gramEnd"/>
        <w:r w:rsidRPr="001E2AC1">
          <w:rPr>
            <w:b/>
            <w:bCs/>
            <w:rPrChange w:id="22" w:author="mico1999@foxmail.com" w:date="2021-03-23T22:42:00Z">
              <w:rPr/>
            </w:rPrChange>
          </w:rPr>
          <w:t>SWOT</w:t>
        </w:r>
        <w:r w:rsidRPr="001E2AC1">
          <w:rPr>
            <w:rFonts w:hint="eastAsia"/>
            <w:b/>
            <w:bCs/>
            <w:rPrChange w:id="23" w:author="mico1999@foxmail.com" w:date="2021-03-23T22:42:00Z">
              <w:rPr>
                <w:rFonts w:hint="eastAsia"/>
              </w:rPr>
            </w:rPrChange>
          </w:rPr>
          <w:t>分析：</w:t>
        </w:r>
      </w:ins>
    </w:p>
    <w:p w14:paraId="244ED5FA" w14:textId="26C95464" w:rsidR="001E2AC1" w:rsidRPr="001B4F77" w:rsidRDefault="001E2AC1">
      <w:pPr>
        <w:ind w:firstLine="482"/>
        <w:rPr>
          <w:ins w:id="24" w:author="mico1999@foxmail.com" w:date="2021-03-23T22:41:00Z"/>
        </w:rPr>
        <w:pPrChange w:id="25" w:author="mico1999@foxmail.com" w:date="2021-03-23T22:41:00Z">
          <w:pPr/>
        </w:pPrChange>
      </w:pPr>
      <w:ins w:id="26" w:author="mico1999@foxmail.com" w:date="2021-03-23T22:41:00Z">
        <w:r w:rsidRPr="001E2AC1">
          <w:rPr>
            <w:b/>
            <w:bCs/>
            <w:rPrChange w:id="27" w:author="mico1999@foxmail.com" w:date="2021-03-23T22:42:00Z">
              <w:rPr/>
            </w:rPrChange>
          </w:rPr>
          <w:t>T</w:t>
        </w:r>
        <w:r w:rsidRPr="001E2AC1">
          <w:rPr>
            <w:rFonts w:hint="eastAsia"/>
            <w:b/>
            <w:bCs/>
            <w:rPrChange w:id="28" w:author="mico1999@foxmail.com" w:date="2021-03-23T22:42:00Z">
              <w:rPr>
                <w:rFonts w:hint="eastAsia"/>
              </w:rPr>
            </w:rPrChange>
          </w:rPr>
          <w:t>（外部威胁）：</w:t>
        </w:r>
        <w:proofErr w:type="gramStart"/>
        <w:r>
          <w:rPr>
            <w:rFonts w:hint="eastAsia"/>
          </w:rPr>
          <w:t>抖音商业</w:t>
        </w:r>
        <w:proofErr w:type="gramEnd"/>
        <w:r>
          <w:rPr>
            <w:rFonts w:hint="eastAsia"/>
          </w:rPr>
          <w:t>战略向“同城”领域突进，大众点评会被抖音短视频同城流量慢慢蚕食；</w:t>
        </w:r>
      </w:ins>
    </w:p>
    <w:p w14:paraId="7F739987" w14:textId="77777777" w:rsidR="001E2AC1" w:rsidRDefault="001E2AC1" w:rsidP="001E2AC1">
      <w:pPr>
        <w:ind w:firstLine="482"/>
        <w:rPr>
          <w:ins w:id="29" w:author="mico1999@foxmail.com" w:date="2021-03-23T22:41:00Z"/>
        </w:rPr>
      </w:pPr>
      <w:ins w:id="30" w:author="mico1999@foxmail.com" w:date="2021-03-23T22:41:00Z">
        <w:r w:rsidRPr="001E2AC1">
          <w:rPr>
            <w:b/>
            <w:bCs/>
            <w:rPrChange w:id="31" w:author="mico1999@foxmail.com" w:date="2021-03-23T22:42:00Z">
              <w:rPr/>
            </w:rPrChange>
          </w:rPr>
          <w:t>S</w:t>
        </w:r>
        <w:r w:rsidRPr="001E2AC1">
          <w:rPr>
            <w:rFonts w:hint="eastAsia"/>
            <w:b/>
            <w:bCs/>
            <w:rPrChange w:id="32" w:author="mico1999@foxmail.com" w:date="2021-03-23T22:42:00Z">
              <w:rPr>
                <w:rFonts w:hint="eastAsia"/>
              </w:rPr>
            </w:rPrChange>
          </w:rPr>
          <w:t>（内部优势）：</w:t>
        </w:r>
        <w:proofErr w:type="gramStart"/>
        <w:r>
          <w:rPr>
            <w:rFonts w:hint="eastAsia"/>
          </w:rPr>
          <w:t>美团在</w:t>
        </w:r>
        <w:proofErr w:type="gramEnd"/>
        <w:r>
          <w:rPr>
            <w:rFonts w:hint="eastAsia"/>
          </w:rPr>
          <w:t>同城领域已经积累下的用户体量大，大众点评的流量基础大；</w:t>
        </w:r>
      </w:ins>
    </w:p>
    <w:p w14:paraId="10D5DBB6" w14:textId="77777777" w:rsidR="001E2AC1" w:rsidRDefault="001E2AC1" w:rsidP="001E2AC1">
      <w:pPr>
        <w:ind w:firstLine="482"/>
        <w:rPr>
          <w:ins w:id="33" w:author="mico1999@foxmail.com" w:date="2021-03-23T22:41:00Z"/>
        </w:rPr>
      </w:pPr>
      <w:ins w:id="34" w:author="mico1999@foxmail.com" w:date="2021-03-23T22:41:00Z">
        <w:r w:rsidRPr="001E2AC1">
          <w:rPr>
            <w:b/>
            <w:bCs/>
            <w:rPrChange w:id="35" w:author="mico1999@foxmail.com" w:date="2021-03-23T22:42:00Z">
              <w:rPr/>
            </w:rPrChange>
          </w:rPr>
          <w:t>W</w:t>
        </w:r>
        <w:r w:rsidRPr="001E2AC1">
          <w:rPr>
            <w:rFonts w:hint="eastAsia"/>
            <w:b/>
            <w:bCs/>
            <w:rPrChange w:id="36" w:author="mico1999@foxmail.com" w:date="2021-03-23T22:42:00Z">
              <w:rPr>
                <w:rFonts w:hint="eastAsia"/>
              </w:rPr>
            </w:rPrChange>
          </w:rPr>
          <w:t>（内部劣势）：</w:t>
        </w:r>
        <w:r>
          <w:rPr>
            <w:rFonts w:hint="eastAsia"/>
          </w:rPr>
          <w:t>大众点评的内容局限性，分享者较少，使用人群较为单一；</w:t>
        </w:r>
      </w:ins>
    </w:p>
    <w:p w14:paraId="775A9EC5" w14:textId="77777777" w:rsidR="001E2AC1" w:rsidRDefault="001E2AC1" w:rsidP="001E2AC1">
      <w:pPr>
        <w:ind w:firstLine="482"/>
        <w:rPr>
          <w:ins w:id="37" w:author="mico1999@foxmail.com" w:date="2021-03-23T22:41:00Z"/>
        </w:rPr>
      </w:pPr>
      <w:ins w:id="38" w:author="mico1999@foxmail.com" w:date="2021-03-23T22:41:00Z">
        <w:r w:rsidRPr="001E2AC1">
          <w:rPr>
            <w:b/>
            <w:bCs/>
            <w:rPrChange w:id="39" w:author="mico1999@foxmail.com" w:date="2021-03-23T22:42:00Z">
              <w:rPr/>
            </w:rPrChange>
          </w:rPr>
          <w:t>O</w:t>
        </w:r>
        <w:r w:rsidRPr="001E2AC1">
          <w:rPr>
            <w:rFonts w:hint="eastAsia"/>
            <w:b/>
            <w:bCs/>
            <w:rPrChange w:id="40" w:author="mico1999@foxmail.com" w:date="2021-03-23T22:42:00Z">
              <w:rPr>
                <w:rFonts w:hint="eastAsia"/>
              </w:rPr>
            </w:rPrChange>
          </w:rPr>
          <w:t>（外部机会）：</w:t>
        </w:r>
        <w:proofErr w:type="gramStart"/>
        <w:r>
          <w:rPr>
            <w:rFonts w:hint="eastAsia"/>
          </w:rPr>
          <w:t>抖音内容</w:t>
        </w:r>
        <w:proofErr w:type="gramEnd"/>
        <w:r>
          <w:rPr>
            <w:rFonts w:hint="eastAsia"/>
          </w:rPr>
          <w:t>逐渐趋于同质化、中心化，内容越来越固定。</w:t>
        </w:r>
        <w:proofErr w:type="gramStart"/>
        <w:r>
          <w:rPr>
            <w:rFonts w:hint="eastAsia"/>
          </w:rPr>
          <w:t>抖音的</w:t>
        </w:r>
        <w:proofErr w:type="gramEnd"/>
        <w:r>
          <w:rPr>
            <w:rFonts w:hint="eastAsia"/>
          </w:rPr>
          <w:t>商业战略定位决定了他的内容推荐机制，也决定了用户想要创造的内容。</w:t>
        </w:r>
        <w:proofErr w:type="gramStart"/>
        <w:r>
          <w:rPr>
            <w:rFonts w:hint="eastAsia"/>
          </w:rPr>
          <w:t>抖音的</w:t>
        </w:r>
        <w:proofErr w:type="gramEnd"/>
        <w:r>
          <w:rPr>
            <w:rFonts w:hint="eastAsia"/>
          </w:rPr>
          <w:t>大数据推荐机制有利有弊，不同于快手一类的</w:t>
        </w:r>
        <w:r>
          <w:rPr>
            <w:rFonts w:hint="eastAsia"/>
          </w:rPr>
          <w:t>app</w:t>
        </w:r>
        <w:r>
          <w:rPr>
            <w:rFonts w:hint="eastAsia"/>
          </w:rPr>
          <w:t>，</w:t>
        </w:r>
        <w:proofErr w:type="gramStart"/>
        <w:r>
          <w:rPr>
            <w:rFonts w:hint="eastAsia"/>
          </w:rPr>
          <w:t>抖音的</w:t>
        </w:r>
        <w:proofErr w:type="gramEnd"/>
        <w:r>
          <w:rPr>
            <w:rFonts w:hint="eastAsia"/>
          </w:rPr>
          <w:t>推荐机制是中心化，小流量博主想要分享、曝光越来越难。</w:t>
        </w:r>
      </w:ins>
    </w:p>
    <w:p w14:paraId="6A89DA9C" w14:textId="4D0CB39B" w:rsidR="001E2AC1" w:rsidRPr="001E2AC1" w:rsidRDefault="001E2AC1" w:rsidP="001E2AC1">
      <w:pPr>
        <w:ind w:firstLine="482"/>
        <w:rPr>
          <w:ins w:id="41" w:author="mico1999@foxmail.com" w:date="2021-03-23T22:41:00Z"/>
          <w:b/>
          <w:bCs/>
          <w:rPrChange w:id="42" w:author="mico1999@foxmail.com" w:date="2021-03-23T22:42:00Z">
            <w:rPr>
              <w:ins w:id="43" w:author="mico1999@foxmail.com" w:date="2021-03-23T22:41:00Z"/>
            </w:rPr>
          </w:rPrChange>
        </w:rPr>
      </w:pPr>
      <w:ins w:id="44" w:author="mico1999@foxmail.com" w:date="2021-03-23T22:41:00Z">
        <w:r w:rsidRPr="001E2AC1">
          <w:rPr>
            <w:rFonts w:hint="eastAsia"/>
            <w:b/>
            <w:bCs/>
            <w:rPrChange w:id="45" w:author="mico1999@foxmail.com" w:date="2021-03-23T22:42:00Z">
              <w:rPr>
                <w:rFonts w:hint="eastAsia"/>
              </w:rPr>
            </w:rPrChange>
          </w:rPr>
          <w:t>（</w:t>
        </w:r>
      </w:ins>
      <w:ins w:id="46" w:author="mico1999@foxmail.com" w:date="2021-03-23T22:42:00Z">
        <w:r w:rsidRPr="001E2AC1">
          <w:rPr>
            <w:rFonts w:hint="eastAsia"/>
            <w:b/>
            <w:bCs/>
            <w:rPrChange w:id="47" w:author="mico1999@foxmail.com" w:date="2021-03-23T22:42:00Z">
              <w:rPr>
                <w:rFonts w:hint="eastAsia"/>
              </w:rPr>
            </w:rPrChange>
          </w:rPr>
          <w:t>二</w:t>
        </w:r>
      </w:ins>
      <w:ins w:id="48" w:author="mico1999@foxmail.com" w:date="2021-03-23T22:41:00Z">
        <w:r w:rsidRPr="001E2AC1">
          <w:rPr>
            <w:rFonts w:hint="eastAsia"/>
            <w:b/>
            <w:bCs/>
            <w:rPrChange w:id="49" w:author="mico1999@foxmail.com" w:date="2021-03-23T22:42:00Z">
              <w:rPr>
                <w:rFonts w:hint="eastAsia"/>
              </w:rPr>
            </w:rPrChange>
          </w:rPr>
          <w:t>）解决办法：</w:t>
        </w:r>
      </w:ins>
    </w:p>
    <w:p w14:paraId="45947401" w14:textId="77777777" w:rsidR="001E2AC1" w:rsidRDefault="001E2AC1" w:rsidP="001E2AC1">
      <w:pPr>
        <w:rPr>
          <w:ins w:id="50" w:author="mico1999@foxmail.com" w:date="2021-03-23T22:41:00Z"/>
        </w:rPr>
      </w:pPr>
      <w:proofErr w:type="gramStart"/>
      <w:ins w:id="51" w:author="mico1999@foxmail.com" w:date="2021-03-23T22:41:00Z">
        <w:r>
          <w:rPr>
            <w:rFonts w:hint="eastAsia"/>
          </w:rPr>
          <w:t>美团可以</w:t>
        </w:r>
        <w:proofErr w:type="gramEnd"/>
        <w:r>
          <w:rPr>
            <w:rFonts w:hint="eastAsia"/>
          </w:rPr>
          <w:t>继续发展自己的流量，可以收购皮</w:t>
        </w:r>
        <w:proofErr w:type="gramStart"/>
        <w:r>
          <w:rPr>
            <w:rFonts w:hint="eastAsia"/>
          </w:rPr>
          <w:t>皮</w:t>
        </w:r>
        <w:proofErr w:type="gramEnd"/>
        <w:r>
          <w:rPr>
            <w:rFonts w:hint="eastAsia"/>
          </w:rPr>
          <w:t>虾一类的短视频</w:t>
        </w:r>
        <w:r>
          <w:rPr>
            <w:rFonts w:hint="eastAsia"/>
          </w:rPr>
          <w:t>app</w:t>
        </w:r>
        <w:r>
          <w:rPr>
            <w:rFonts w:hint="eastAsia"/>
          </w:rPr>
          <w:t>，和大众点评合并，打造成一个新的短视频，内容定位同城、生活、娱乐、分享。独立成为一个独立的</w:t>
        </w:r>
        <w:r>
          <w:rPr>
            <w:rFonts w:hint="eastAsia"/>
          </w:rPr>
          <w:t>o</w:t>
        </w:r>
        <w:r>
          <w:t>2</w:t>
        </w:r>
        <w:r>
          <w:rPr>
            <w:rFonts w:hint="eastAsia"/>
          </w:rPr>
          <w:t>o</w:t>
        </w:r>
        <w:r>
          <w:rPr>
            <w:rFonts w:hint="eastAsia"/>
          </w:rPr>
          <w:t>平台，通过短视频分享购买消费。</w:t>
        </w:r>
      </w:ins>
    </w:p>
    <w:p w14:paraId="23B8D3CC" w14:textId="3F36B95B" w:rsidR="001E2AC1" w:rsidRDefault="001E2AC1">
      <w:pPr>
        <w:rPr>
          <w:ins w:id="52" w:author="mico1999@foxmail.com" w:date="2021-03-23T22:41:00Z"/>
        </w:rPr>
      </w:pPr>
      <w:proofErr w:type="gramStart"/>
      <w:ins w:id="53" w:author="mico1999@foxmail.com" w:date="2021-03-23T22:41:00Z">
        <w:r>
          <w:rPr>
            <w:rFonts w:hint="eastAsia"/>
          </w:rPr>
          <w:t>美团</w:t>
        </w:r>
        <w:proofErr w:type="gramEnd"/>
        <w:r>
          <w:rPr>
            <w:rFonts w:hint="eastAsia"/>
          </w:rPr>
          <w:t>app</w:t>
        </w:r>
        <w:r>
          <w:rPr>
            <w:rFonts w:hint="eastAsia"/>
          </w:rPr>
          <w:t>就只用来支付，商家入驻，售后服务。</w:t>
        </w:r>
      </w:ins>
    </w:p>
    <w:p w14:paraId="04A20684" w14:textId="39DD1C2E" w:rsidR="001E2AC1" w:rsidRPr="001E2AC1" w:rsidRDefault="001E2AC1" w:rsidP="001E2AC1">
      <w:pPr>
        <w:ind w:firstLine="482"/>
        <w:rPr>
          <w:ins w:id="54" w:author="mico1999@foxmail.com" w:date="2021-03-23T22:41:00Z"/>
          <w:b/>
          <w:bCs/>
          <w:rPrChange w:id="55" w:author="mico1999@foxmail.com" w:date="2021-03-23T22:42:00Z">
            <w:rPr>
              <w:ins w:id="56" w:author="mico1999@foxmail.com" w:date="2021-03-23T22:41:00Z"/>
            </w:rPr>
          </w:rPrChange>
        </w:rPr>
      </w:pPr>
      <w:ins w:id="57" w:author="mico1999@foxmail.com" w:date="2021-03-23T22:41:00Z">
        <w:r w:rsidRPr="001E2AC1">
          <w:rPr>
            <w:rFonts w:hint="eastAsia"/>
            <w:b/>
            <w:bCs/>
            <w:rPrChange w:id="58" w:author="mico1999@foxmail.com" w:date="2021-03-23T22:42:00Z">
              <w:rPr>
                <w:rFonts w:hint="eastAsia"/>
              </w:rPr>
            </w:rPrChange>
          </w:rPr>
          <w:t>（</w:t>
        </w:r>
      </w:ins>
      <w:ins w:id="59" w:author="mico1999@foxmail.com" w:date="2021-03-23T22:42:00Z">
        <w:r w:rsidRPr="001E2AC1">
          <w:rPr>
            <w:rFonts w:hint="eastAsia"/>
            <w:b/>
            <w:bCs/>
            <w:rPrChange w:id="60" w:author="mico1999@foxmail.com" w:date="2021-03-23T22:42:00Z">
              <w:rPr>
                <w:rFonts w:hint="eastAsia"/>
              </w:rPr>
            </w:rPrChange>
          </w:rPr>
          <w:t>三</w:t>
        </w:r>
      </w:ins>
      <w:ins w:id="61" w:author="mico1999@foxmail.com" w:date="2021-03-23T22:41:00Z">
        <w:r w:rsidRPr="001E2AC1">
          <w:rPr>
            <w:rFonts w:hint="eastAsia"/>
            <w:b/>
            <w:bCs/>
            <w:rPrChange w:id="62" w:author="mico1999@foxmail.com" w:date="2021-03-23T22:42:00Z">
              <w:rPr>
                <w:rFonts w:hint="eastAsia"/>
              </w:rPr>
            </w:rPrChange>
          </w:rPr>
          <w:t>）为什么选择皮</w:t>
        </w:r>
        <w:proofErr w:type="gramStart"/>
        <w:r w:rsidRPr="001E2AC1">
          <w:rPr>
            <w:rFonts w:hint="eastAsia"/>
            <w:b/>
            <w:bCs/>
            <w:rPrChange w:id="63" w:author="mico1999@foxmail.com" w:date="2021-03-23T22:42:00Z">
              <w:rPr>
                <w:rFonts w:hint="eastAsia"/>
              </w:rPr>
            </w:rPrChange>
          </w:rPr>
          <w:t>皮</w:t>
        </w:r>
        <w:proofErr w:type="gramEnd"/>
        <w:r w:rsidRPr="001E2AC1">
          <w:rPr>
            <w:rFonts w:hint="eastAsia"/>
            <w:b/>
            <w:bCs/>
            <w:rPrChange w:id="64" w:author="mico1999@foxmail.com" w:date="2021-03-23T22:42:00Z">
              <w:rPr>
                <w:rFonts w:hint="eastAsia"/>
              </w:rPr>
            </w:rPrChange>
          </w:rPr>
          <w:t>虾：</w:t>
        </w:r>
      </w:ins>
    </w:p>
    <w:p w14:paraId="01B72AD2" w14:textId="3171A84F" w:rsidR="001E2AC1" w:rsidRPr="00542204" w:rsidRDefault="001E2AC1">
      <w:pPr>
        <w:rPr>
          <w:ins w:id="65" w:author="mico1999@foxmail.com" w:date="2021-03-23T22:41:00Z"/>
        </w:rPr>
      </w:pPr>
      <w:ins w:id="66" w:author="mico1999@foxmail.com" w:date="2021-03-23T22:41:00Z">
        <w:r>
          <w:rPr>
            <w:rFonts w:hint="eastAsia"/>
          </w:rPr>
          <w:t>其一就是自身有着巨大的流量，用户体量大；其二就是皮</w:t>
        </w:r>
        <w:proofErr w:type="gramStart"/>
        <w:r>
          <w:rPr>
            <w:rFonts w:hint="eastAsia"/>
          </w:rPr>
          <w:t>皮</w:t>
        </w:r>
        <w:proofErr w:type="gramEnd"/>
        <w:r>
          <w:rPr>
            <w:rFonts w:hint="eastAsia"/>
          </w:rPr>
          <w:t>虾的文化属性和美团一致，生活、有趣也是他的代名词，用户群体和美团对应；其三就是</w:t>
        </w:r>
        <w:proofErr w:type="gramStart"/>
        <w:r>
          <w:rPr>
            <w:rFonts w:hint="eastAsia"/>
          </w:rPr>
          <w:t>抖音内容</w:t>
        </w:r>
        <w:proofErr w:type="gramEnd"/>
        <w:r>
          <w:rPr>
            <w:rFonts w:hint="eastAsia"/>
          </w:rPr>
          <w:t>的同质化、中心化、利益化，作为曾经</w:t>
        </w:r>
        <w:proofErr w:type="gramStart"/>
        <w:r>
          <w:rPr>
            <w:rFonts w:hint="eastAsia"/>
          </w:rPr>
          <w:t>和抖音</w:t>
        </w:r>
        <w:proofErr w:type="gramEnd"/>
        <w:r>
          <w:rPr>
            <w:rFonts w:hint="eastAsia"/>
          </w:rPr>
          <w:t>旗鼓相当的对手，用户也慢慢的趋向于使用皮</w:t>
        </w:r>
        <w:proofErr w:type="gramStart"/>
        <w:r>
          <w:rPr>
            <w:rFonts w:hint="eastAsia"/>
          </w:rPr>
          <w:t>皮</w:t>
        </w:r>
        <w:proofErr w:type="gramEnd"/>
        <w:r>
          <w:rPr>
            <w:rFonts w:hint="eastAsia"/>
          </w:rPr>
          <w:t>虾。</w:t>
        </w:r>
      </w:ins>
    </w:p>
    <w:p w14:paraId="6AF270AF" w14:textId="431915BE" w:rsidR="001E2AC1" w:rsidRPr="001E2AC1" w:rsidRDefault="001E2AC1" w:rsidP="001E2AC1">
      <w:pPr>
        <w:ind w:firstLine="482"/>
        <w:rPr>
          <w:ins w:id="67" w:author="mico1999@foxmail.com" w:date="2021-03-23T22:41:00Z"/>
          <w:b/>
          <w:bCs/>
          <w:rPrChange w:id="68" w:author="mico1999@foxmail.com" w:date="2021-03-23T22:42:00Z">
            <w:rPr>
              <w:ins w:id="69" w:author="mico1999@foxmail.com" w:date="2021-03-23T22:41:00Z"/>
            </w:rPr>
          </w:rPrChange>
        </w:rPr>
      </w:pPr>
      <w:ins w:id="70" w:author="mico1999@foxmail.com" w:date="2021-03-23T22:42:00Z">
        <w:r w:rsidRPr="001E2AC1">
          <w:rPr>
            <w:rFonts w:hint="eastAsia"/>
            <w:b/>
            <w:bCs/>
            <w:rPrChange w:id="71" w:author="mico1999@foxmail.com" w:date="2021-03-23T22:42:00Z">
              <w:rPr>
                <w:rFonts w:hint="eastAsia"/>
              </w:rPr>
            </w:rPrChange>
          </w:rPr>
          <w:t>（四）</w:t>
        </w:r>
      </w:ins>
      <w:ins w:id="72" w:author="mico1999@foxmail.com" w:date="2021-03-23T22:41:00Z">
        <w:r w:rsidRPr="001E2AC1">
          <w:rPr>
            <w:rFonts w:hint="eastAsia"/>
            <w:b/>
            <w:bCs/>
            <w:rPrChange w:id="73" w:author="mico1999@foxmail.com" w:date="2021-03-23T22:42:00Z">
              <w:rPr>
                <w:rFonts w:hint="eastAsia"/>
              </w:rPr>
            </w:rPrChange>
          </w:rPr>
          <w:t>关于商业周期拙见：</w:t>
        </w:r>
      </w:ins>
    </w:p>
    <w:p w14:paraId="71D9E4D5" w14:textId="77777777" w:rsidR="001E2AC1" w:rsidRDefault="001E2AC1" w:rsidP="001E2AC1">
      <w:pPr>
        <w:rPr>
          <w:ins w:id="74" w:author="mico1999@foxmail.com" w:date="2021-03-23T22:41:00Z"/>
        </w:rPr>
      </w:pPr>
      <w:ins w:id="75" w:author="mico1999@foxmail.com" w:date="2021-03-23T22:41:00Z">
        <w:r>
          <w:rPr>
            <w:rFonts w:hint="eastAsia"/>
          </w:rPr>
          <w:t>发展流量，然后商业变现。</w:t>
        </w:r>
        <w:proofErr w:type="gramStart"/>
        <w:r>
          <w:rPr>
            <w:rFonts w:hint="eastAsia"/>
          </w:rPr>
          <w:t>抖音由</w:t>
        </w:r>
        <w:proofErr w:type="gramEnd"/>
        <w:r>
          <w:rPr>
            <w:rFonts w:hint="eastAsia"/>
          </w:rPr>
          <w:t>原来的有趣的内容分享平台慢慢的发展成现在的流量巨</w:t>
        </w:r>
        <w:proofErr w:type="gramStart"/>
        <w:r>
          <w:rPr>
            <w:rFonts w:hint="eastAsia"/>
          </w:rPr>
          <w:t>鳄</w:t>
        </w:r>
        <w:proofErr w:type="gramEnd"/>
        <w:r>
          <w:rPr>
            <w:rFonts w:hint="eastAsia"/>
          </w:rPr>
          <w:t>，无可厚非，却有利有弊，失去了一部分用户带来了商业上的增长；</w:t>
        </w:r>
        <w:proofErr w:type="gramStart"/>
        <w:r>
          <w:rPr>
            <w:rFonts w:hint="eastAsia"/>
          </w:rPr>
          <w:t>美团不同</w:t>
        </w:r>
        <w:proofErr w:type="gramEnd"/>
        <w:r>
          <w:rPr>
            <w:rFonts w:hint="eastAsia"/>
          </w:rPr>
          <w:t>的是，大众点评自身就带有生活、娱乐、分享属性，商业发展战略也是这一方向，如果和皮</w:t>
        </w:r>
        <w:proofErr w:type="gramStart"/>
        <w:r>
          <w:rPr>
            <w:rFonts w:hint="eastAsia"/>
          </w:rPr>
          <w:t>皮</w:t>
        </w:r>
        <w:proofErr w:type="gramEnd"/>
        <w:r>
          <w:rPr>
            <w:rFonts w:hint="eastAsia"/>
          </w:rPr>
          <w:t>虾结合，生产出更多的生活内容，两者相辅相成，发展更多的用户流量。</w:t>
        </w:r>
      </w:ins>
    </w:p>
    <w:p w14:paraId="7F4930B4" w14:textId="7052A6C7" w:rsidR="001E2AC1" w:rsidRDefault="001E2AC1">
      <w:pPr>
        <w:rPr>
          <w:ins w:id="76" w:author="mico1999@foxmail.com" w:date="2021-03-23T22:41:00Z"/>
        </w:rPr>
      </w:pPr>
      <w:proofErr w:type="gramStart"/>
      <w:ins w:id="77" w:author="mico1999@foxmail.com" w:date="2021-03-23T22:41:00Z">
        <w:r>
          <w:rPr>
            <w:rFonts w:hint="eastAsia"/>
          </w:rPr>
          <w:t>美团不会走抖音</w:t>
        </w:r>
        <w:proofErr w:type="gramEnd"/>
        <w:r>
          <w:rPr>
            <w:rFonts w:hint="eastAsia"/>
          </w:rPr>
          <w:t>的老路，只会在生活、同城、</w:t>
        </w:r>
        <w:r>
          <w:t>O2</w:t>
        </w:r>
        <w:r>
          <w:rPr>
            <w:rFonts w:hint="eastAsia"/>
          </w:rPr>
          <w:t>O</w:t>
        </w:r>
        <w:r>
          <w:rPr>
            <w:rFonts w:hint="eastAsia"/>
          </w:rPr>
          <w:t>领域越做越强大。</w:t>
        </w:r>
      </w:ins>
    </w:p>
    <w:p w14:paraId="35DE7369" w14:textId="64EEFB97" w:rsidR="001E2AC1" w:rsidRPr="001E2AC1" w:rsidRDefault="001E2AC1" w:rsidP="001E2AC1">
      <w:pPr>
        <w:ind w:firstLine="482"/>
        <w:rPr>
          <w:ins w:id="78" w:author="mico1999@foxmail.com" w:date="2021-03-23T22:41:00Z"/>
          <w:b/>
          <w:bCs/>
          <w:rPrChange w:id="79" w:author="mico1999@foxmail.com" w:date="2021-03-23T22:42:00Z">
            <w:rPr>
              <w:ins w:id="80" w:author="mico1999@foxmail.com" w:date="2021-03-23T22:41:00Z"/>
            </w:rPr>
          </w:rPrChange>
        </w:rPr>
      </w:pPr>
      <w:ins w:id="81" w:author="mico1999@foxmail.com" w:date="2021-03-23T22:42:00Z">
        <w:r w:rsidRPr="001E2AC1">
          <w:rPr>
            <w:rFonts w:hint="eastAsia"/>
            <w:b/>
            <w:bCs/>
            <w:rPrChange w:id="82" w:author="mico1999@foxmail.com" w:date="2021-03-23T22:42:00Z">
              <w:rPr>
                <w:rFonts w:hint="eastAsia"/>
              </w:rPr>
            </w:rPrChange>
          </w:rPr>
          <w:t>（五）</w:t>
        </w:r>
      </w:ins>
      <w:ins w:id="83" w:author="mico1999@foxmail.com" w:date="2021-03-23T22:41:00Z">
        <w:r w:rsidRPr="001E2AC1">
          <w:rPr>
            <w:rFonts w:hint="eastAsia"/>
            <w:b/>
            <w:bCs/>
            <w:rPrChange w:id="84" w:author="mico1999@foxmail.com" w:date="2021-03-23T22:42:00Z">
              <w:rPr>
                <w:rFonts w:hint="eastAsia"/>
              </w:rPr>
            </w:rPrChange>
          </w:rPr>
          <w:t>总结：</w:t>
        </w:r>
      </w:ins>
    </w:p>
    <w:p w14:paraId="5AE5E9E9" w14:textId="62CB4B36" w:rsidR="001E2AC1" w:rsidRDefault="001E2AC1">
      <w:pPr>
        <w:rPr>
          <w:ins w:id="85" w:author="mico1999@foxmail.com" w:date="2021-03-23T22:41:00Z"/>
        </w:rPr>
      </w:pPr>
      <w:ins w:id="86" w:author="mico1999@foxmail.com" w:date="2021-03-23T22:41:00Z">
        <w:r>
          <w:rPr>
            <w:rFonts w:hint="eastAsia"/>
          </w:rPr>
          <w:t>内容有了，短视频流量有了，主推生活、娱乐，站住同城这样一个巨大的利益点。</w:t>
        </w:r>
      </w:ins>
    </w:p>
    <w:p w14:paraId="414B8189" w14:textId="77777777" w:rsidR="001E2AC1" w:rsidRDefault="001E2AC1" w:rsidP="001E2AC1">
      <w:pPr>
        <w:rPr>
          <w:ins w:id="87" w:author="mico1999@foxmail.com" w:date="2021-03-23T22:41:00Z"/>
        </w:rPr>
      </w:pPr>
      <w:ins w:id="88" w:author="mico1999@foxmail.com" w:date="2021-03-23T22:41:00Z">
        <w:r>
          <w:rPr>
            <w:rFonts w:hint="eastAsia"/>
          </w:rPr>
          <w:t>商业不是儿戏，不是说说而已，需要有数据分析佐证，需要详细的商业计划。</w:t>
        </w:r>
      </w:ins>
    </w:p>
    <w:p w14:paraId="08B54235" w14:textId="77777777" w:rsidR="001E2AC1" w:rsidRDefault="001E2AC1" w:rsidP="001E2AC1">
      <w:pPr>
        <w:rPr>
          <w:ins w:id="89" w:author="mico1999@foxmail.com" w:date="2021-03-23T22:41:00Z"/>
        </w:rPr>
      </w:pPr>
      <w:ins w:id="90" w:author="mico1999@foxmail.com" w:date="2021-03-23T22:41:00Z">
        <w:r>
          <w:rPr>
            <w:rFonts w:hint="eastAsia"/>
          </w:rPr>
          <w:t>学生大学应届生，在产品经理岗位没有大</w:t>
        </w:r>
        <w:proofErr w:type="gramStart"/>
        <w:r>
          <w:rPr>
            <w:rFonts w:hint="eastAsia"/>
          </w:rPr>
          <w:t>牛经验</w:t>
        </w:r>
        <w:proofErr w:type="gramEnd"/>
        <w:r>
          <w:rPr>
            <w:rFonts w:hint="eastAsia"/>
          </w:rPr>
          <w:t>丰富，但是我懂得弥补自己的短板和发挥自己的长处。</w:t>
        </w:r>
      </w:ins>
    </w:p>
    <w:p w14:paraId="2CB9B223" w14:textId="77777777" w:rsidR="001E2AC1" w:rsidRPr="0087253D" w:rsidRDefault="001E2AC1" w:rsidP="001E2AC1">
      <w:pPr>
        <w:rPr>
          <w:ins w:id="91" w:author="mico1999@foxmail.com" w:date="2021-03-23T22:41:00Z"/>
        </w:rPr>
      </w:pPr>
      <w:ins w:id="92" w:author="mico1999@foxmail.com" w:date="2021-03-23T22:41:00Z">
        <w:r>
          <w:rPr>
            <w:rFonts w:hint="eastAsia"/>
          </w:rPr>
          <w:t>最近一直在看产品经理的书籍，期望获得更多的产品基本知识。</w:t>
        </w:r>
      </w:ins>
    </w:p>
    <w:p w14:paraId="6AF3BC1C" w14:textId="77777777" w:rsidR="001E2AC1" w:rsidRPr="00DE7C43" w:rsidRDefault="001E2AC1" w:rsidP="001E2AC1">
      <w:pPr>
        <w:rPr>
          <w:ins w:id="93" w:author="mico1999@foxmail.com" w:date="2021-03-23T22:41:00Z"/>
        </w:rPr>
      </w:pPr>
      <w:ins w:id="94" w:author="mico1999@foxmail.com" w:date="2021-03-23T22:41:00Z">
        <w:r>
          <w:rPr>
            <w:rFonts w:hint="eastAsia"/>
          </w:rPr>
          <w:t>大学时期参加了许多创新创业比赛，最近也在学习一些产品经理课程，并对以往的经历和新学到的知识复盘，逐步形成完善自己的方法论；</w:t>
        </w:r>
      </w:ins>
    </w:p>
    <w:p w14:paraId="23845E62" w14:textId="77777777" w:rsidR="001E2AC1" w:rsidRDefault="001E2AC1" w:rsidP="001E2AC1">
      <w:pPr>
        <w:rPr>
          <w:ins w:id="95" w:author="mico1999@foxmail.com" w:date="2021-03-23T22:41:00Z"/>
        </w:rPr>
      </w:pPr>
      <w:ins w:id="96" w:author="mico1999@foxmail.com" w:date="2021-03-23T22:41:00Z">
        <w:r>
          <w:rPr>
            <w:rFonts w:hint="eastAsia"/>
          </w:rPr>
          <w:t>我一直以来喜欢帮助别人，大学期间参加比赛和实习工作期间，多次担任项目负责人和小组长，和队友们共同提高，能帮助到别人可以让我感到幸福。</w:t>
        </w:r>
      </w:ins>
    </w:p>
    <w:p w14:paraId="282591C5" w14:textId="77777777" w:rsidR="001E2AC1" w:rsidRDefault="001E2AC1" w:rsidP="001E2AC1">
      <w:pPr>
        <w:rPr>
          <w:ins w:id="97" w:author="mico1999@foxmail.com" w:date="2021-03-23T22:41:00Z"/>
        </w:rPr>
      </w:pPr>
      <w:ins w:id="98" w:author="mico1999@foxmail.com" w:date="2021-03-23T22:41:00Z">
        <w:r>
          <w:rPr>
            <w:rFonts w:hint="eastAsia"/>
          </w:rPr>
          <w:t>一直以来</w:t>
        </w:r>
        <w:proofErr w:type="gramStart"/>
        <w:r>
          <w:rPr>
            <w:rFonts w:hint="eastAsia"/>
          </w:rPr>
          <w:t>喜欢美团的</w:t>
        </w:r>
        <w:proofErr w:type="gramEnd"/>
        <w:r>
          <w:rPr>
            <w:rFonts w:hint="eastAsia"/>
          </w:rPr>
          <w:t>文化属性，喜欢生活，喜欢分享。并且回首以往的大学、实习、工作经历，我发现我还是喜欢并且适合产品经理一职。</w:t>
        </w:r>
      </w:ins>
    </w:p>
    <w:p w14:paraId="0C78805F" w14:textId="77777777" w:rsidR="001E2AC1" w:rsidRPr="001E2AC1" w:rsidRDefault="001E2AC1">
      <w:pPr>
        <w:widowControl/>
        <w:ind w:firstLineChars="0" w:firstLine="0"/>
        <w:jc w:val="left"/>
        <w:rPr>
          <w:ins w:id="99" w:author="mico1999@foxmail.com" w:date="2021-03-23T22:40:00Z"/>
        </w:rPr>
      </w:pPr>
    </w:p>
    <w:p w14:paraId="37D9D5EB" w14:textId="77777777" w:rsidR="00AA6B7C" w:rsidRDefault="00AA6B7C" w:rsidP="00CB70FA">
      <w:pPr>
        <w:rPr>
          <w:ins w:id="100" w:author="mico1999@foxmail.com" w:date="2021-03-23T22:54:00Z"/>
        </w:rPr>
      </w:pPr>
    </w:p>
    <w:p w14:paraId="1F233FF7" w14:textId="52B654A3" w:rsidR="00CB70FA" w:rsidRPr="001E2AC1" w:rsidDel="001E2AC1" w:rsidRDefault="001E2AC1" w:rsidP="00117605">
      <w:pPr>
        <w:ind w:firstLine="482"/>
        <w:rPr>
          <w:del w:id="101" w:author="mico1999@foxmail.com" w:date="2021-03-23T01:58:00Z"/>
          <w:b/>
          <w:bCs/>
          <w:rPrChange w:id="102" w:author="mico1999@foxmail.com" w:date="2021-03-23T22:44:00Z">
            <w:rPr>
              <w:del w:id="103" w:author="mico1999@foxmail.com" w:date="2021-03-23T01:58:00Z"/>
            </w:rPr>
          </w:rPrChange>
        </w:rPr>
      </w:pPr>
      <w:ins w:id="104" w:author="mico1999@foxmail.com" w:date="2021-03-23T22:43:00Z">
        <w:r w:rsidRPr="001E2AC1">
          <w:rPr>
            <w:rFonts w:hint="eastAsia"/>
            <w:b/>
            <w:bCs/>
            <w:rPrChange w:id="105" w:author="mico1999@foxmail.com" w:date="2021-03-23T22:44:00Z">
              <w:rPr>
                <w:rFonts w:hint="eastAsia"/>
              </w:rPr>
            </w:rPrChange>
          </w:rPr>
          <w:lastRenderedPageBreak/>
          <w:t>以下是《养老系统的设计与实施》报告</w:t>
        </w:r>
      </w:ins>
      <w:ins w:id="106" w:author="mico1999@foxmail.com" w:date="2021-03-23T22:44:00Z">
        <w:r w:rsidRPr="001E2AC1">
          <w:rPr>
            <w:rFonts w:hint="eastAsia"/>
            <w:b/>
            <w:bCs/>
            <w:rPrChange w:id="107" w:author="mico1999@foxmail.com" w:date="2021-03-23T22:44:00Z">
              <w:rPr>
                <w:rFonts w:hint="eastAsia"/>
              </w:rPr>
            </w:rPrChange>
          </w:rPr>
          <w:t>内容：</w:t>
        </w:r>
      </w:ins>
      <w:del w:id="108" w:author="mico1999@foxmail.com" w:date="2021-03-23T01:58:00Z">
        <w:r w:rsidR="00CB70FA" w:rsidRPr="001E2AC1" w:rsidDel="00117605">
          <w:rPr>
            <w:rFonts w:hint="eastAsia"/>
            <w:b/>
            <w:bCs/>
            <w:rPrChange w:id="109" w:author="mico1999@foxmail.com" w:date="2021-03-23T22:44:00Z">
              <w:rPr>
                <w:rFonts w:hint="eastAsia"/>
              </w:rPr>
            </w:rPrChange>
          </w:rPr>
          <w:delText>注意：以下报告中公司名因比赛需要皆为杜撰。</w:delText>
        </w:r>
      </w:del>
    </w:p>
    <w:p w14:paraId="05535850" w14:textId="77777777" w:rsidR="001E2AC1" w:rsidRDefault="001E2AC1" w:rsidP="00CB70FA">
      <w:pPr>
        <w:rPr>
          <w:ins w:id="110" w:author="mico1999@foxmail.com" w:date="2021-03-23T22:43:00Z"/>
        </w:rPr>
      </w:pPr>
    </w:p>
    <w:p w14:paraId="0BCF6753" w14:textId="6AFC1168" w:rsidR="00A65957" w:rsidRDefault="00CB70FA">
      <w:r>
        <w:rPr>
          <w:rFonts w:hint="eastAsia"/>
        </w:rPr>
        <w:t>这是一个完整的项目，</w:t>
      </w:r>
      <w:ins w:id="111" w:author="mico1999@foxmail.com" w:date="2021-03-23T01:36:00Z">
        <w:r w:rsidR="00A65957">
          <w:rPr>
            <w:rFonts w:hint="eastAsia"/>
          </w:rPr>
          <w:t>是</w:t>
        </w:r>
      </w:ins>
      <w:ins w:id="112" w:author="mico1999@foxmail.com" w:date="2021-03-23T01:37:00Z">
        <w:r w:rsidR="00A65957">
          <w:rPr>
            <w:rFonts w:hint="eastAsia"/>
          </w:rPr>
          <w:t>学生在校期间参加的创新创业比赛的作品</w:t>
        </w:r>
      </w:ins>
      <w:ins w:id="113" w:author="mico1999@foxmail.com" w:date="2021-03-23T01:58:00Z">
        <w:r w:rsidR="00117605">
          <w:rPr>
            <w:rFonts w:hint="eastAsia"/>
          </w:rPr>
          <w:t>，以下报告中公司名</w:t>
        </w:r>
      </w:ins>
      <w:ins w:id="114" w:author="mico1999@foxmail.com" w:date="2021-03-23T01:59:00Z">
        <w:r w:rsidR="00117605">
          <w:rPr>
            <w:rFonts w:hint="eastAsia"/>
          </w:rPr>
          <w:t>皆</w:t>
        </w:r>
      </w:ins>
      <w:ins w:id="115" w:author="mico1999@foxmail.com" w:date="2021-03-23T01:58:00Z">
        <w:r w:rsidR="00117605">
          <w:rPr>
            <w:rFonts w:hint="eastAsia"/>
          </w:rPr>
          <w:t>因比赛需要杜撰。</w:t>
        </w:r>
      </w:ins>
      <w:del w:id="116" w:author="mico1999@foxmail.com" w:date="2021-03-23T01:35:00Z">
        <w:r w:rsidR="00A72B3F" w:rsidDel="00A65957">
          <w:rPr>
            <w:rFonts w:hint="eastAsia"/>
          </w:rPr>
          <w:delText>是一个依托了</w:delText>
        </w:r>
        <w:r w:rsidR="00A72B3F" w:rsidDel="00A65957">
          <w:delText>”</w:delText>
        </w:r>
        <w:r w:rsidR="00A72B3F" w:rsidDel="00A65957">
          <w:rPr>
            <w:rFonts w:hint="eastAsia"/>
          </w:rPr>
          <w:delText>老伴儿</w:delText>
        </w:r>
        <w:r w:rsidR="00A72B3F" w:rsidDel="00A65957">
          <w:delText>”APP</w:delText>
        </w:r>
        <w:r w:rsidR="00A72B3F" w:rsidDel="00A65957">
          <w:rPr>
            <w:rFonts w:hint="eastAsia"/>
          </w:rPr>
          <w:delText>的公司建设。</w:delText>
        </w:r>
      </w:del>
    </w:p>
    <w:p w14:paraId="2659BCAD" w14:textId="46836678" w:rsidR="00CB70FA" w:rsidDel="00630503" w:rsidRDefault="001E338A" w:rsidP="00CB70FA">
      <w:pPr>
        <w:rPr>
          <w:del w:id="117" w:author="mico1999@foxmail.com" w:date="2021-03-23T02:00:00Z"/>
        </w:rPr>
      </w:pPr>
      <w:del w:id="118" w:author="mico1999@foxmail.com" w:date="2021-03-23T02:00:00Z">
        <w:r w:rsidDel="00630503">
          <w:rPr>
            <w:rFonts w:hint="eastAsia"/>
          </w:rPr>
          <w:delText>此报告</w:delText>
        </w:r>
        <w:r w:rsidR="00CB70FA" w:rsidDel="00630503">
          <w:rPr>
            <w:rFonts w:hint="eastAsia"/>
          </w:rPr>
          <w:delText>包括背景分析，商业模式，公司组织架构、规定、员工职能界定，需求分析包括但不限于用户分析、竞品分析等，</w:delText>
        </w:r>
        <w:r w:rsidR="00CB70FA" w:rsidDel="00630503">
          <w:rPr>
            <w:rFonts w:hint="eastAsia"/>
          </w:rPr>
          <w:delText>app</w:delText>
        </w:r>
        <w:r w:rsidR="00CB70FA" w:rsidDel="00630503">
          <w:rPr>
            <w:rFonts w:hint="eastAsia"/>
          </w:rPr>
          <w:delText>开发流程设计，产品运营策略，风险分析，利润评估，未来公司发展战略等。</w:delText>
        </w:r>
      </w:del>
    </w:p>
    <w:p w14:paraId="5BA7F96F" w14:textId="3DB7690D" w:rsidR="00CB70FA" w:rsidDel="00630503" w:rsidRDefault="00CB70FA" w:rsidP="00CB70FA">
      <w:pPr>
        <w:rPr>
          <w:del w:id="119" w:author="mico1999@foxmail.com" w:date="2021-03-23T02:00:00Z"/>
        </w:rPr>
      </w:pPr>
      <w:del w:id="120" w:author="mico1999@foxmail.com" w:date="2021-03-23T02:00:00Z">
        <w:r w:rsidDel="00630503">
          <w:rPr>
            <w:rFonts w:hint="eastAsia"/>
          </w:rPr>
          <w:delText>附录包括公司章程、</w:delText>
        </w:r>
        <w:r w:rsidRPr="00237A16" w:rsidDel="00630503">
          <w:rPr>
            <w:rFonts w:hint="eastAsia"/>
          </w:rPr>
          <w:delText>老伴儿</w:delText>
        </w:r>
        <w:r w:rsidRPr="00237A16" w:rsidDel="00630503">
          <w:rPr>
            <w:rFonts w:hint="eastAsia"/>
          </w:rPr>
          <w:delText>APP</w:delText>
        </w:r>
        <w:r w:rsidRPr="00237A16" w:rsidDel="00630503">
          <w:rPr>
            <w:rFonts w:hint="eastAsia"/>
          </w:rPr>
          <w:delText>项目成本评估报告、相关政策、线下调查问卷、线下</w:delText>
        </w:r>
        <w:r w:rsidRPr="00237A16" w:rsidDel="00630503">
          <w:delText>调研</w:delText>
        </w:r>
        <w:r w:rsidRPr="00237A16" w:rsidDel="00630503">
          <w:rPr>
            <w:rFonts w:hint="eastAsia"/>
          </w:rPr>
          <w:delText>团队照片</w:delText>
        </w:r>
        <w:r w:rsidDel="00630503">
          <w:rPr>
            <w:rFonts w:hint="eastAsia"/>
          </w:rPr>
          <w:delText>。</w:delText>
        </w:r>
      </w:del>
    </w:p>
    <w:p w14:paraId="280BDFA8" w14:textId="77777777" w:rsidR="002D78A2" w:rsidRDefault="00CB70FA" w:rsidP="002D78A2">
      <w:r>
        <w:rPr>
          <w:rFonts w:hint="eastAsia"/>
        </w:rPr>
        <w:t>我在团队中担任产品经理一职，主要工作内容为背景分析，需求分析，</w:t>
      </w:r>
      <w:r>
        <w:rPr>
          <w:rFonts w:hint="eastAsia"/>
        </w:rPr>
        <w:t>app</w:t>
      </w:r>
      <w:r>
        <w:rPr>
          <w:rFonts w:hint="eastAsia"/>
        </w:rPr>
        <w:t>开发功能、原型图设计，产品运营策略，利润风险评估等。</w:t>
      </w:r>
    </w:p>
    <w:p w14:paraId="55A6CF42" w14:textId="15286C41" w:rsidR="00CB70FA" w:rsidDel="001E2AC1" w:rsidRDefault="00CB70FA" w:rsidP="002D78A2">
      <w:pPr>
        <w:rPr>
          <w:del w:id="121" w:author="mico1999@foxmail.com" w:date="2021-03-23T22:44:00Z"/>
        </w:rPr>
      </w:pPr>
      <w:r>
        <w:rPr>
          <w:rFonts w:hint="eastAsia"/>
        </w:rPr>
        <w:t>使用的工具有</w:t>
      </w:r>
      <w:proofErr w:type="spellStart"/>
      <w:r>
        <w:rPr>
          <w:rFonts w:hint="eastAsia"/>
        </w:rPr>
        <w:t>ps</w:t>
      </w:r>
      <w:proofErr w:type="spellEnd"/>
      <w:r>
        <w:rPr>
          <w:rFonts w:hint="eastAsia"/>
        </w:rPr>
        <w:t>（设计</w:t>
      </w:r>
      <w:r>
        <w:t>L</w:t>
      </w:r>
      <w:r>
        <w:rPr>
          <w:rFonts w:hint="eastAsia"/>
        </w:rPr>
        <w:t>ogo</w:t>
      </w:r>
      <w:r>
        <w:rPr>
          <w:rFonts w:hint="eastAsia"/>
        </w:rPr>
        <w:t>）、公众号助手、画图工具（原型图设计，现在已经会使用</w:t>
      </w:r>
      <w:r>
        <w:rPr>
          <w:rFonts w:hint="eastAsia"/>
        </w:rPr>
        <w:t>Axure</w:t>
      </w:r>
      <w:r>
        <w:rPr>
          <w:rFonts w:hint="eastAsia"/>
        </w:rPr>
        <w:t>设计原型）、</w:t>
      </w:r>
      <w:r>
        <w:rPr>
          <w:rFonts w:hint="eastAsia"/>
        </w:rPr>
        <w:t>Excel</w:t>
      </w:r>
      <w:r>
        <w:rPr>
          <w:rFonts w:hint="eastAsia"/>
        </w:rPr>
        <w:t>（设计图表）</w:t>
      </w:r>
      <w:ins w:id="122" w:author="mico1999@foxmail.com" w:date="2021-03-23T01:51:00Z">
        <w:r w:rsidR="008B157B">
          <w:rPr>
            <w:rFonts w:hint="eastAsia"/>
          </w:rPr>
          <w:t>、</w:t>
        </w:r>
        <w:r w:rsidR="008B157B">
          <w:t>SPSS</w:t>
        </w:r>
        <w:r w:rsidR="008B157B">
          <w:rPr>
            <w:rFonts w:hint="eastAsia"/>
          </w:rPr>
          <w:t>（用来统计分析）</w:t>
        </w:r>
      </w:ins>
      <w:r>
        <w:rPr>
          <w:rFonts w:hint="eastAsia"/>
        </w:rPr>
        <w:t>、</w:t>
      </w:r>
      <w:r>
        <w:rPr>
          <w:rFonts w:hint="eastAsia"/>
        </w:rPr>
        <w:t>S</w:t>
      </w:r>
      <w:r>
        <w:t>WOT</w:t>
      </w:r>
      <w:r>
        <w:rPr>
          <w:rFonts w:hint="eastAsia"/>
        </w:rPr>
        <w:t>分析（思想工具）等。</w:t>
      </w:r>
    </w:p>
    <w:p w14:paraId="7A65B345" w14:textId="588FD00F" w:rsidR="004F7A4E" w:rsidRDefault="004F7A4E"/>
    <w:p w14:paraId="202DA5D8" w14:textId="295CA477" w:rsidR="004F7A4E" w:rsidDel="00E41830" w:rsidRDefault="004F7A4E">
      <w:pPr>
        <w:rPr>
          <w:del w:id="123" w:author="mico1999@foxmail.com" w:date="2021-03-23T21:29:00Z"/>
        </w:rPr>
      </w:pPr>
      <w:del w:id="124" w:author="mico1999@foxmail.com" w:date="2021-03-23T21:29:00Z">
        <w:r w:rsidDel="00E41830">
          <w:rPr>
            <w:rFonts w:hint="eastAsia"/>
          </w:rPr>
          <w:delText>关于资料的展示，我将项目的所有，一是因为这确实是我们呕心沥血的成果，不舍得删减；二是删减一部分资料后会影响项目的大局性，我是尽量想让您看到我对于产品整个的思考，我理解的产品经理就是为产品服务，为产品负责。</w:delText>
        </w:r>
      </w:del>
    </w:p>
    <w:p w14:paraId="7D413E5A" w14:textId="39B88069" w:rsidR="004F7A4E" w:rsidRDefault="004F7A4E" w:rsidP="002D78A2">
      <w:pPr>
        <w:rPr>
          <w:ins w:id="125" w:author="mico1999@foxmail.com" w:date="2021-03-23T21:30:00Z"/>
        </w:rPr>
      </w:pPr>
      <w:proofErr w:type="gramStart"/>
      <w:r>
        <w:rPr>
          <w:rFonts w:hint="eastAsia"/>
        </w:rPr>
        <w:t>面试官您可以</w:t>
      </w:r>
      <w:proofErr w:type="gramEnd"/>
      <w:r>
        <w:rPr>
          <w:rFonts w:hint="eastAsia"/>
        </w:rPr>
        <w:t>根据目录导航索引进行查阅，或是点击我贴出的超链接</w:t>
      </w:r>
      <w:ins w:id="126" w:author="mico1999@foxmail.com" w:date="2021-03-23T02:01:00Z">
        <w:r w:rsidR="00630503">
          <w:rPr>
            <w:rFonts w:hint="eastAsia"/>
          </w:rPr>
          <w:t>来</w:t>
        </w:r>
      </w:ins>
      <w:r>
        <w:rPr>
          <w:rFonts w:hint="eastAsia"/>
        </w:rPr>
        <w:t>查阅</w:t>
      </w:r>
      <w:ins w:id="127" w:author="mico1999@foxmail.com" w:date="2021-03-23T02:01:00Z">
        <w:r w:rsidR="00630503">
          <w:rPr>
            <w:rFonts w:hint="eastAsia"/>
          </w:rPr>
          <w:t>与</w:t>
        </w:r>
      </w:ins>
      <w:del w:id="128" w:author="mico1999@foxmail.com" w:date="2021-03-23T02:01:00Z">
        <w:r w:rsidDel="00630503">
          <w:rPr>
            <w:rFonts w:hint="eastAsia"/>
          </w:rPr>
          <w:delText>和</w:delText>
        </w:r>
      </w:del>
      <w:r>
        <w:rPr>
          <w:rFonts w:hint="eastAsia"/>
        </w:rPr>
        <w:t>产品经理职业相关性比较高的内容，</w:t>
      </w:r>
      <w:r w:rsidR="00D35B01">
        <w:rPr>
          <w:rFonts w:hint="eastAsia"/>
        </w:rPr>
        <w:t>如果您看完部分内容</w:t>
      </w:r>
      <w:del w:id="129" w:author="mico1999@foxmail.com" w:date="2021-03-23T01:28:00Z">
        <w:r w:rsidR="00D35B01" w:rsidDel="00DC5792">
          <w:rPr>
            <w:rFonts w:hint="eastAsia"/>
          </w:rPr>
          <w:delText>内</w:delText>
        </w:r>
      </w:del>
      <w:r w:rsidR="00D35B01">
        <w:rPr>
          <w:rFonts w:hint="eastAsia"/>
        </w:rPr>
        <w:t>满意的话，学生在此恳求您能够整体的看一下这款产品</w:t>
      </w:r>
      <w:r>
        <w:rPr>
          <w:rFonts w:hint="eastAsia"/>
        </w:rPr>
        <w:t>。</w:t>
      </w:r>
      <w:r w:rsidR="00D35B01">
        <w:rPr>
          <w:rFonts w:hint="eastAsia"/>
        </w:rPr>
        <w:t>拜谢！</w:t>
      </w:r>
    </w:p>
    <w:p w14:paraId="76230EA3" w14:textId="0EF66019" w:rsidR="00E41830" w:rsidRDefault="00E41830" w:rsidP="002D78A2">
      <w:ins w:id="130" w:author="mico1999@foxmail.com" w:date="2021-03-23T21:30:00Z">
        <w:r>
          <w:rPr>
            <w:rFonts w:hint="eastAsia"/>
          </w:rPr>
          <w:t>我理解的产品经理就是</w:t>
        </w:r>
        <w:r w:rsidRPr="001E2AC1">
          <w:rPr>
            <w:rFonts w:hint="eastAsia"/>
            <w:b/>
            <w:bCs/>
            <w:rPrChange w:id="131" w:author="mico1999@foxmail.com" w:date="2021-03-23T22:44:00Z">
              <w:rPr>
                <w:rFonts w:hint="eastAsia"/>
              </w:rPr>
            </w:rPrChange>
          </w:rPr>
          <w:t>为产品服务、为产品负责</w:t>
        </w:r>
        <w:r>
          <w:rPr>
            <w:rFonts w:hint="eastAsia"/>
          </w:rPr>
          <w:t>。</w:t>
        </w:r>
      </w:ins>
    </w:p>
    <w:p w14:paraId="72BD1326" w14:textId="0ACEF7CF" w:rsidR="00D35B01" w:rsidRDefault="00DC5792" w:rsidP="002D78A2">
      <w:pPr>
        <w:rPr>
          <w:ins w:id="132" w:author="mico1999@foxmail.com" w:date="2021-03-23T01:29:00Z"/>
        </w:rPr>
      </w:pPr>
      <w:ins w:id="133" w:author="mico1999@foxmail.com" w:date="2021-03-23T01:29:00Z">
        <w:r>
          <w:fldChar w:fldCharType="begin"/>
        </w:r>
        <w:r>
          <w:instrText xml:space="preserve"> </w:instrText>
        </w:r>
        <w:r>
          <w:rPr>
            <w:rFonts w:hint="eastAsia"/>
          </w:rPr>
          <w:instrText xml:space="preserve">HYPERLINK </w:instrText>
        </w:r>
        <w:r>
          <w:instrText xml:space="preserve"> \l "</w:instrText>
        </w:r>
        <w:r>
          <w:rPr>
            <w:rFonts w:hint="eastAsia"/>
          </w:rPr>
          <w:instrText>_</w:instrText>
        </w:r>
        <w:r>
          <w:rPr>
            <w:rFonts w:hint="eastAsia"/>
          </w:rPr>
          <w:instrText>四、需求分析</w:instrText>
        </w:r>
        <w:r>
          <w:instrText xml:space="preserve">" </w:instrText>
        </w:r>
        <w:r>
          <w:fldChar w:fldCharType="separate"/>
        </w:r>
        <w:r w:rsidRPr="00DC5792">
          <w:rPr>
            <w:rStyle w:val="a7"/>
            <w:rFonts w:hint="eastAsia"/>
          </w:rPr>
          <w:t>需求分析</w:t>
        </w:r>
        <w:r>
          <w:fldChar w:fldCharType="end"/>
        </w:r>
        <w:r>
          <w:rPr>
            <w:rFonts w:hint="eastAsia"/>
          </w:rPr>
          <w:t>（</w:t>
        </w:r>
      </w:ins>
      <w:ins w:id="134" w:author="mico1999@foxmail.com" w:date="2021-03-23T01:31:00Z">
        <w:r>
          <w:rPr>
            <w:rFonts w:hint="eastAsia"/>
          </w:rPr>
          <w:t>包括</w:t>
        </w:r>
      </w:ins>
      <w:ins w:id="135" w:author="mico1999@foxmail.com" w:date="2021-03-23T01:29:00Z">
        <w:r>
          <w:rPr>
            <w:rFonts w:hint="eastAsia"/>
          </w:rPr>
          <w:t>行业分析、用户需求分析、</w:t>
        </w:r>
        <w:proofErr w:type="gramStart"/>
        <w:r>
          <w:rPr>
            <w:rFonts w:hint="eastAsia"/>
          </w:rPr>
          <w:t>竞争竞品分析</w:t>
        </w:r>
        <w:proofErr w:type="gramEnd"/>
        <w:r>
          <w:rPr>
            <w:rFonts w:hint="eastAsia"/>
          </w:rPr>
          <w:t>）</w:t>
        </w:r>
      </w:ins>
    </w:p>
    <w:p w14:paraId="43F6CAA7" w14:textId="4C08C26F" w:rsidR="00DC5792" w:rsidRDefault="00DC5792" w:rsidP="002D78A2">
      <w:pPr>
        <w:rPr>
          <w:ins w:id="136" w:author="mico1999@foxmail.com" w:date="2021-03-23T01:33:00Z"/>
        </w:rPr>
      </w:pPr>
      <w:ins w:id="137" w:author="mico1999@foxmail.com" w:date="2021-03-23T01:30:00Z">
        <w:r>
          <w:fldChar w:fldCharType="begin"/>
        </w:r>
        <w:r>
          <w:instrText xml:space="preserve"> HYPERLINK  \l "</w:instrText>
        </w:r>
        <w:r>
          <w:rPr>
            <w:rFonts w:hint="eastAsia"/>
          </w:rPr>
          <w:instrText>_</w:instrText>
        </w:r>
        <w:r>
          <w:rPr>
            <w:rFonts w:hint="eastAsia"/>
          </w:rPr>
          <w:instrText>五、</w:instrText>
        </w:r>
        <w:r>
          <w:rPr>
            <w:rFonts w:hint="eastAsia"/>
          </w:rPr>
          <w:instrText>\</w:instrText>
        </w:r>
        <w:r>
          <w:rPr>
            <w:rFonts w:hint="eastAsia"/>
          </w:rPr>
          <w:instrText>“老伴儿</w:instrText>
        </w:r>
        <w:r>
          <w:rPr>
            <w:rFonts w:hint="eastAsia"/>
          </w:rPr>
          <w:instrText>\</w:instrText>
        </w:r>
        <w:r>
          <w:rPr>
            <w:rFonts w:hint="eastAsia"/>
          </w:rPr>
          <w:instrText>”</w:instrText>
        </w:r>
        <w:r>
          <w:rPr>
            <w:rFonts w:hint="eastAsia"/>
          </w:rPr>
          <w:instrText>APP</w:instrText>
        </w:r>
        <w:r>
          <w:rPr>
            <w:rFonts w:hint="eastAsia"/>
          </w:rPr>
          <w:instrText>概况</w:instrText>
        </w:r>
        <w:r>
          <w:instrText xml:space="preserve">" </w:instrText>
        </w:r>
        <w:r>
          <w:fldChar w:fldCharType="separate"/>
        </w:r>
        <w:r w:rsidRPr="00DC5792">
          <w:rPr>
            <w:rStyle w:val="a7"/>
          </w:rPr>
          <w:t>APP</w:t>
        </w:r>
        <w:r w:rsidRPr="00DC5792">
          <w:rPr>
            <w:rStyle w:val="a7"/>
            <w:rFonts w:hint="eastAsia"/>
          </w:rPr>
          <w:t>原型图、功能设计</w:t>
        </w:r>
        <w:r>
          <w:fldChar w:fldCharType="end"/>
        </w:r>
        <w:r>
          <w:rPr>
            <w:rFonts w:hint="eastAsia"/>
          </w:rPr>
          <w:t>（</w:t>
        </w:r>
      </w:ins>
      <w:ins w:id="138" w:author="mico1999@foxmail.com" w:date="2021-03-23T01:31:00Z">
        <w:r>
          <w:rPr>
            <w:rFonts w:hint="eastAsia"/>
          </w:rPr>
          <w:t>包括用户群体、</w:t>
        </w:r>
        <w:r>
          <w:t>LOGO</w:t>
        </w:r>
        <w:r>
          <w:rPr>
            <w:rFonts w:hint="eastAsia"/>
          </w:rPr>
          <w:t>、功能</w:t>
        </w:r>
      </w:ins>
      <w:ins w:id="139" w:author="mico1999@foxmail.com" w:date="2021-03-23T01:33:00Z">
        <w:r>
          <w:rPr>
            <w:rFonts w:hint="eastAsia"/>
          </w:rPr>
          <w:t>设计</w:t>
        </w:r>
      </w:ins>
      <w:ins w:id="140" w:author="mico1999@foxmail.com" w:date="2021-03-23T01:32:00Z">
        <w:r>
          <w:rPr>
            <w:rFonts w:hint="eastAsia"/>
          </w:rPr>
          <w:t>、成本预算</w:t>
        </w:r>
      </w:ins>
      <w:ins w:id="141" w:author="mico1999@foxmail.com" w:date="2021-03-23T01:30:00Z">
        <w:r>
          <w:rPr>
            <w:rFonts w:hint="eastAsia"/>
          </w:rPr>
          <w:t>）</w:t>
        </w:r>
      </w:ins>
    </w:p>
    <w:p w14:paraId="071809F3" w14:textId="5EFAF2E3" w:rsidR="00DC5792" w:rsidRDefault="00B118D3" w:rsidP="002D78A2">
      <w:pPr>
        <w:rPr>
          <w:ins w:id="142" w:author="mico1999@foxmail.com" w:date="2021-03-23T01:35:00Z"/>
        </w:rPr>
      </w:pPr>
      <w:ins w:id="143" w:author="mico1999@foxmail.com" w:date="2021-03-23T01:34:00Z">
        <w:r>
          <w:fldChar w:fldCharType="begin"/>
        </w:r>
        <w:r>
          <w:instrText xml:space="preserve"> </w:instrText>
        </w:r>
        <w:r>
          <w:rPr>
            <w:rFonts w:hint="eastAsia"/>
          </w:rPr>
          <w:instrText xml:space="preserve">HYPERLINK </w:instrText>
        </w:r>
        <w:r>
          <w:instrText xml:space="preserve"> \l "</w:instrText>
        </w:r>
        <w:r>
          <w:rPr>
            <w:rFonts w:hint="eastAsia"/>
          </w:rPr>
          <w:instrText>_</w:instrText>
        </w:r>
        <w:r>
          <w:rPr>
            <w:rFonts w:hint="eastAsia"/>
          </w:rPr>
          <w:instrText>六、</w:instrText>
        </w:r>
        <w:r>
          <w:rPr>
            <w:rFonts w:hint="eastAsia"/>
          </w:rPr>
          <w:instrText>APP</w:instrText>
        </w:r>
        <w:r>
          <w:rPr>
            <w:rFonts w:hint="eastAsia"/>
          </w:rPr>
          <w:instrText>运营推广</w:instrText>
        </w:r>
        <w:r>
          <w:instrText xml:space="preserve">" </w:instrText>
        </w:r>
        <w:r>
          <w:fldChar w:fldCharType="separate"/>
        </w:r>
        <w:r w:rsidR="00DC5792" w:rsidRPr="00B118D3">
          <w:rPr>
            <w:rStyle w:val="a7"/>
            <w:rFonts w:hint="eastAsia"/>
          </w:rPr>
          <w:t>运营推广</w:t>
        </w:r>
        <w:r>
          <w:fldChar w:fldCharType="end"/>
        </w:r>
        <w:r>
          <w:rPr>
            <w:rFonts w:hint="eastAsia"/>
          </w:rPr>
          <w:t>（资源对接、上线</w:t>
        </w:r>
      </w:ins>
      <w:ins w:id="144" w:author="mico1999@foxmail.com" w:date="2021-03-23T01:35:00Z">
        <w:r>
          <w:rPr>
            <w:rFonts w:hint="eastAsia"/>
          </w:rPr>
          <w:t>、线上线下的推广、推广成本预估</w:t>
        </w:r>
      </w:ins>
      <w:ins w:id="145" w:author="mico1999@foxmail.com" w:date="2021-03-23T01:34:00Z">
        <w:r>
          <w:rPr>
            <w:rFonts w:hint="eastAsia"/>
          </w:rPr>
          <w:t>）</w:t>
        </w:r>
      </w:ins>
    </w:p>
    <w:p w14:paraId="5C44D5B7" w14:textId="7181C060" w:rsidR="00B118D3" w:rsidRDefault="00A65957" w:rsidP="002D78A2">
      <w:pPr>
        <w:rPr>
          <w:ins w:id="146" w:author="mico1999@foxmail.com" w:date="2021-03-23T01:46:00Z"/>
        </w:rPr>
      </w:pPr>
      <w:ins w:id="147" w:author="mico1999@foxmail.com" w:date="2021-03-23T01:36:00Z">
        <w:r>
          <w:fldChar w:fldCharType="begin"/>
        </w:r>
        <w:r>
          <w:instrText xml:space="preserve"> </w:instrText>
        </w:r>
        <w:r>
          <w:rPr>
            <w:rFonts w:hint="eastAsia"/>
          </w:rPr>
          <w:instrText xml:space="preserve">HYPERLINK </w:instrText>
        </w:r>
        <w:r>
          <w:instrText xml:space="preserve"> \l "</w:instrText>
        </w:r>
        <w:r>
          <w:rPr>
            <w:rFonts w:hint="eastAsia"/>
          </w:rPr>
          <w:instrText>_</w:instrText>
        </w:r>
        <w:r>
          <w:rPr>
            <w:rFonts w:hint="eastAsia"/>
          </w:rPr>
          <w:instrText>七、风险分析</w:instrText>
        </w:r>
        <w:r>
          <w:instrText xml:space="preserve">" </w:instrText>
        </w:r>
        <w:r>
          <w:fldChar w:fldCharType="separate"/>
        </w:r>
        <w:r w:rsidRPr="00A65957">
          <w:rPr>
            <w:rStyle w:val="a7"/>
            <w:rFonts w:hint="eastAsia"/>
          </w:rPr>
          <w:t>风险分析</w:t>
        </w:r>
        <w:r>
          <w:fldChar w:fldCharType="end"/>
        </w:r>
      </w:ins>
    </w:p>
    <w:p w14:paraId="19BE20C2" w14:textId="4FFA8116" w:rsidR="00373263" w:rsidRDefault="00373263" w:rsidP="002D78A2">
      <w:pPr>
        <w:rPr>
          <w:ins w:id="148" w:author="mico1999@foxmail.com" w:date="2021-03-23T01:46:00Z"/>
        </w:rPr>
      </w:pPr>
      <w:ins w:id="149" w:author="mico1999@foxmail.com" w:date="2021-03-23T01:48:00Z">
        <w:r>
          <w:fldChar w:fldCharType="begin"/>
        </w:r>
        <w:r>
          <w:instrText xml:space="preserve"> </w:instrText>
        </w:r>
        <w:r>
          <w:rPr>
            <w:rFonts w:hint="eastAsia"/>
          </w:rPr>
          <w:instrText xml:space="preserve">HYPERLINK </w:instrText>
        </w:r>
        <w:r>
          <w:instrText xml:space="preserve"> \l "</w:instrText>
        </w:r>
        <w:r>
          <w:rPr>
            <w:rFonts w:hint="eastAsia"/>
          </w:rPr>
          <w:instrText>_</w:instrText>
        </w:r>
        <w:r>
          <w:rPr>
            <w:rFonts w:hint="eastAsia"/>
          </w:rPr>
          <w:instrText>附录</w:instrText>
        </w:r>
        <w:r>
          <w:rPr>
            <w:rFonts w:hint="eastAsia"/>
          </w:rPr>
          <w:instrText>4</w:instrText>
        </w:r>
        <w:r>
          <w:rPr>
            <w:rFonts w:hint="eastAsia"/>
          </w:rPr>
          <w:instrText>：调查问卷</w:instrText>
        </w:r>
        <w:r>
          <w:instrText xml:space="preserve">" </w:instrText>
        </w:r>
        <w:r>
          <w:fldChar w:fldCharType="separate"/>
        </w:r>
        <w:r w:rsidRPr="00373263">
          <w:rPr>
            <w:rStyle w:val="a7"/>
            <w:rFonts w:hint="eastAsia"/>
          </w:rPr>
          <w:t>调查问卷</w:t>
        </w:r>
        <w:r>
          <w:fldChar w:fldCharType="end"/>
        </w:r>
      </w:ins>
      <w:ins w:id="150" w:author="mico1999@foxmail.com" w:date="2021-03-23T01:47:00Z">
        <w:r>
          <w:rPr>
            <w:rFonts w:hint="eastAsia"/>
          </w:rPr>
          <w:t>（需求大部分是通过线下调查问卷整理</w:t>
        </w:r>
      </w:ins>
      <w:ins w:id="151" w:author="mico1999@foxmail.com" w:date="2021-03-23T01:48:00Z">
        <w:r>
          <w:rPr>
            <w:rFonts w:hint="eastAsia"/>
          </w:rPr>
          <w:t>分析</w:t>
        </w:r>
      </w:ins>
      <w:ins w:id="152" w:author="mico1999@foxmail.com" w:date="2021-03-23T01:47:00Z">
        <w:r>
          <w:rPr>
            <w:rFonts w:hint="eastAsia"/>
          </w:rPr>
          <w:t>得到）</w:t>
        </w:r>
      </w:ins>
    </w:p>
    <w:p w14:paraId="16D3469C" w14:textId="634A3DEC" w:rsidR="00373263" w:rsidRPr="00B118D3" w:rsidRDefault="00C30964" w:rsidP="002D78A2">
      <w:pPr>
        <w:rPr>
          <w:ins w:id="153" w:author="mico1999@foxmail.com" w:date="2021-03-23T01:28:00Z"/>
        </w:rPr>
      </w:pPr>
      <w:ins w:id="154" w:author="mico1999@foxmail.com" w:date="2021-03-23T01:53:00Z">
        <w:r>
          <w:fldChar w:fldCharType="begin"/>
        </w:r>
        <w:r>
          <w:instrText xml:space="preserve"> </w:instrText>
        </w:r>
        <w:r>
          <w:rPr>
            <w:rFonts w:hint="eastAsia"/>
          </w:rPr>
          <w:instrText xml:space="preserve">HYPERLINK </w:instrText>
        </w:r>
        <w:r>
          <w:instrText xml:space="preserve"> \l "</w:instrText>
        </w:r>
        <w:r>
          <w:rPr>
            <w:rFonts w:hint="eastAsia"/>
          </w:rPr>
          <w:instrText>_</w:instrText>
        </w:r>
        <w:r>
          <w:rPr>
            <w:rFonts w:hint="eastAsia"/>
          </w:rPr>
          <w:instrText>附录</w:instrText>
        </w:r>
        <w:r>
          <w:rPr>
            <w:rFonts w:hint="eastAsia"/>
          </w:rPr>
          <w:instrText>5</w:instrText>
        </w:r>
        <w:r>
          <w:rPr>
            <w:rFonts w:hint="eastAsia"/>
          </w:rPr>
          <w:instrText>：调研照片</w:instrText>
        </w:r>
        <w:r>
          <w:instrText xml:space="preserve">" </w:instrText>
        </w:r>
        <w:r>
          <w:fldChar w:fldCharType="separate"/>
        </w:r>
        <w:r w:rsidR="006608F2" w:rsidRPr="00C30964">
          <w:rPr>
            <w:rStyle w:val="a7"/>
            <w:rFonts w:hint="eastAsia"/>
          </w:rPr>
          <w:t>调研照片</w:t>
        </w:r>
        <w:r>
          <w:fldChar w:fldCharType="end"/>
        </w:r>
      </w:ins>
      <w:ins w:id="155" w:author="mico1999@foxmail.com" w:date="2021-03-23T01:51:00Z">
        <w:r w:rsidR="006608F2">
          <w:rPr>
            <w:rFonts w:hint="eastAsia"/>
          </w:rPr>
          <w:t>（照片记录当时的我</w:t>
        </w:r>
      </w:ins>
      <w:ins w:id="156" w:author="mico1999@foxmail.com" w:date="2021-03-23T01:52:00Z">
        <w:r w:rsidR="006608F2">
          <w:rPr>
            <w:rFonts w:hint="eastAsia"/>
          </w:rPr>
          <w:t>们在线下收集问卷</w:t>
        </w:r>
      </w:ins>
      <w:ins w:id="157" w:author="mico1999@foxmail.com" w:date="2021-03-23T01:51:00Z">
        <w:r w:rsidR="006608F2">
          <w:rPr>
            <w:rFonts w:hint="eastAsia"/>
          </w:rPr>
          <w:t>）</w:t>
        </w:r>
      </w:ins>
    </w:p>
    <w:p w14:paraId="7AD6982E" w14:textId="20299FCD" w:rsidR="00DC5792" w:rsidRDefault="00DC5792" w:rsidP="002D78A2"/>
    <w:p w14:paraId="5D91510B" w14:textId="77777777" w:rsidR="00CB70FA" w:rsidRDefault="00CB70FA">
      <w:pPr>
        <w:widowControl/>
        <w:ind w:firstLineChars="0" w:firstLine="0"/>
        <w:jc w:val="left"/>
      </w:pPr>
      <w:r>
        <w:br w:type="page"/>
      </w:r>
    </w:p>
    <w:p w14:paraId="290941F4" w14:textId="77777777" w:rsidR="00CB70FA" w:rsidRDefault="00CB70FA" w:rsidP="00CB70FA">
      <w:pPr>
        <w:ind w:firstLineChars="0" w:firstLine="0"/>
        <w:jc w:val="center"/>
      </w:pPr>
    </w:p>
    <w:bookmarkEnd w:id="3" w:displacedByCustomXml="next"/>
    <w:sdt>
      <w:sdtPr>
        <w:rPr>
          <w:rFonts w:ascii="Times New Roman" w:eastAsia="宋体" w:hAnsi="Times New Roman" w:cstheme="minorBidi"/>
          <w:color w:val="auto"/>
          <w:kern w:val="2"/>
          <w:sz w:val="24"/>
          <w:szCs w:val="22"/>
          <w:lang w:val="zh-CN"/>
        </w:rPr>
        <w:id w:val="-495565223"/>
        <w:docPartObj>
          <w:docPartGallery w:val="Table of Contents"/>
          <w:docPartUnique/>
        </w:docPartObj>
      </w:sdtPr>
      <w:sdtEndPr>
        <w:rPr>
          <w:b/>
          <w:bCs/>
        </w:rPr>
      </w:sdtEndPr>
      <w:sdtContent>
        <w:p w14:paraId="6178AE01" w14:textId="0780334B" w:rsidR="00025C4A" w:rsidRDefault="00025C4A" w:rsidP="00025C4A">
          <w:pPr>
            <w:pStyle w:val="TOC"/>
            <w:jc w:val="center"/>
          </w:pPr>
          <w:r>
            <w:rPr>
              <w:lang w:val="zh-CN"/>
            </w:rPr>
            <w:t>目录</w:t>
          </w:r>
        </w:p>
        <w:p w14:paraId="16793DEA" w14:textId="4609E80D" w:rsidR="00526DAD" w:rsidRDefault="00025C4A">
          <w:pPr>
            <w:pStyle w:val="TOC2"/>
            <w:tabs>
              <w:tab w:val="right" w:leader="dot" w:pos="8296"/>
            </w:tabs>
            <w:ind w:left="480"/>
            <w:rPr>
              <w:ins w:id="158" w:author="mico1999@foxmail.com" w:date="2021-03-23T23:05:00Z"/>
              <w:rFonts w:asciiTheme="minorHAnsi" w:eastAsiaTheme="minorEastAsia" w:hAnsiTheme="minorHAnsi"/>
              <w:noProof/>
              <w:sz w:val="21"/>
            </w:rPr>
          </w:pPr>
          <w:r>
            <w:fldChar w:fldCharType="begin"/>
          </w:r>
          <w:r>
            <w:instrText xml:space="preserve"> TOC \o "1-3" \h \z \u </w:instrText>
          </w:r>
          <w:r>
            <w:fldChar w:fldCharType="separate"/>
          </w:r>
          <w:ins w:id="159" w:author="mico1999@foxmail.com" w:date="2021-03-23T23:05:00Z">
            <w:r w:rsidR="00526DAD" w:rsidRPr="00266415">
              <w:rPr>
                <w:rStyle w:val="a7"/>
                <w:noProof/>
              </w:rPr>
              <w:fldChar w:fldCharType="begin"/>
            </w:r>
            <w:r w:rsidR="00526DAD" w:rsidRPr="00266415">
              <w:rPr>
                <w:rStyle w:val="a7"/>
                <w:noProof/>
              </w:rPr>
              <w:instrText xml:space="preserve"> </w:instrText>
            </w:r>
            <w:r w:rsidR="00526DAD">
              <w:rPr>
                <w:noProof/>
              </w:rPr>
              <w:instrText>HYPERLINK \l "_Toc67433161"</w:instrText>
            </w:r>
            <w:r w:rsidR="00526DAD" w:rsidRPr="00266415">
              <w:rPr>
                <w:rStyle w:val="a7"/>
                <w:noProof/>
              </w:rPr>
              <w:instrText xml:space="preserve"> </w:instrText>
            </w:r>
            <w:r w:rsidR="00526DAD" w:rsidRPr="00266415">
              <w:rPr>
                <w:rStyle w:val="a7"/>
                <w:noProof/>
              </w:rPr>
            </w:r>
            <w:r w:rsidR="00526DAD" w:rsidRPr="00266415">
              <w:rPr>
                <w:rStyle w:val="a7"/>
                <w:noProof/>
              </w:rPr>
              <w:fldChar w:fldCharType="separate"/>
            </w:r>
            <w:r w:rsidR="00526DAD" w:rsidRPr="00266415">
              <w:rPr>
                <w:rStyle w:val="a7"/>
                <w:noProof/>
              </w:rPr>
              <w:t>一、背景</w:t>
            </w:r>
            <w:r w:rsidR="00526DAD">
              <w:rPr>
                <w:noProof/>
                <w:webHidden/>
              </w:rPr>
              <w:tab/>
            </w:r>
            <w:r w:rsidR="00526DAD">
              <w:rPr>
                <w:noProof/>
                <w:webHidden/>
              </w:rPr>
              <w:fldChar w:fldCharType="begin"/>
            </w:r>
            <w:r w:rsidR="00526DAD">
              <w:rPr>
                <w:noProof/>
                <w:webHidden/>
              </w:rPr>
              <w:instrText xml:space="preserve"> PAGEREF _Toc67433161 \h </w:instrText>
            </w:r>
            <w:r w:rsidR="00526DAD">
              <w:rPr>
                <w:noProof/>
                <w:webHidden/>
              </w:rPr>
            </w:r>
          </w:ins>
          <w:r w:rsidR="00526DAD">
            <w:rPr>
              <w:noProof/>
              <w:webHidden/>
            </w:rPr>
            <w:fldChar w:fldCharType="separate"/>
          </w:r>
          <w:ins w:id="160" w:author="mico1999@foxmail.com" w:date="2021-03-23T23:05:00Z">
            <w:r w:rsidR="00526DAD">
              <w:rPr>
                <w:noProof/>
                <w:webHidden/>
              </w:rPr>
              <w:t>4</w:t>
            </w:r>
            <w:r w:rsidR="00526DAD">
              <w:rPr>
                <w:noProof/>
                <w:webHidden/>
              </w:rPr>
              <w:fldChar w:fldCharType="end"/>
            </w:r>
            <w:r w:rsidR="00526DAD" w:rsidRPr="00266415">
              <w:rPr>
                <w:rStyle w:val="a7"/>
                <w:noProof/>
              </w:rPr>
              <w:fldChar w:fldCharType="end"/>
            </w:r>
          </w:ins>
        </w:p>
        <w:p w14:paraId="4448F7D3" w14:textId="5C64AF05" w:rsidR="00526DAD" w:rsidRDefault="00526DAD">
          <w:pPr>
            <w:pStyle w:val="TOC2"/>
            <w:tabs>
              <w:tab w:val="right" w:leader="dot" w:pos="8296"/>
            </w:tabs>
            <w:ind w:left="480"/>
            <w:rPr>
              <w:ins w:id="161" w:author="mico1999@foxmail.com" w:date="2021-03-23T23:05:00Z"/>
              <w:rFonts w:asciiTheme="minorHAnsi" w:eastAsiaTheme="minorEastAsia" w:hAnsiTheme="minorHAnsi"/>
              <w:noProof/>
              <w:sz w:val="21"/>
            </w:rPr>
          </w:pPr>
          <w:ins w:id="162"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"_Toc67433162"</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二、公司介绍</w:t>
            </w:r>
            <w:r>
              <w:rPr>
                <w:noProof/>
                <w:webHidden/>
              </w:rPr>
              <w:tab/>
            </w:r>
            <w:r>
              <w:rPr>
                <w:noProof/>
                <w:webHidden/>
              </w:rPr>
              <w:fldChar w:fldCharType="begin"/>
            </w:r>
            <w:r>
              <w:rPr>
                <w:noProof/>
                <w:webHidden/>
              </w:rPr>
              <w:instrText xml:space="preserve"> PAGEREF _Toc67433162 \h </w:instrText>
            </w:r>
            <w:r>
              <w:rPr>
                <w:noProof/>
                <w:webHidden/>
              </w:rPr>
            </w:r>
          </w:ins>
          <w:r>
            <w:rPr>
              <w:noProof/>
              <w:webHidden/>
            </w:rPr>
            <w:fldChar w:fldCharType="separate"/>
          </w:r>
          <w:ins w:id="163" w:author="mico1999@foxmail.com" w:date="2021-03-23T23:05:00Z">
            <w:r>
              <w:rPr>
                <w:noProof/>
                <w:webHidden/>
              </w:rPr>
              <w:t>4</w:t>
            </w:r>
            <w:r>
              <w:rPr>
                <w:noProof/>
                <w:webHidden/>
              </w:rPr>
              <w:fldChar w:fldCharType="end"/>
            </w:r>
            <w:r w:rsidRPr="00266415">
              <w:rPr>
                <w:rStyle w:val="a7"/>
                <w:noProof/>
              </w:rPr>
              <w:fldChar w:fldCharType="end"/>
            </w:r>
          </w:ins>
        </w:p>
        <w:p w14:paraId="3E582DDF" w14:textId="763EA95F" w:rsidR="00526DAD" w:rsidRDefault="00526DAD">
          <w:pPr>
            <w:pStyle w:val="TOC2"/>
            <w:tabs>
              <w:tab w:val="right" w:leader="dot" w:pos="8296"/>
            </w:tabs>
            <w:ind w:left="480"/>
            <w:rPr>
              <w:ins w:id="164" w:author="mico1999@foxmail.com" w:date="2021-03-23T23:05:00Z"/>
              <w:rFonts w:asciiTheme="minorHAnsi" w:eastAsiaTheme="minorEastAsia" w:hAnsiTheme="minorHAnsi"/>
              <w:noProof/>
              <w:sz w:val="21"/>
            </w:rPr>
          </w:pPr>
          <w:ins w:id="165"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"_Toc67433163"</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三、公司管理</w:t>
            </w:r>
            <w:r>
              <w:rPr>
                <w:noProof/>
                <w:webHidden/>
              </w:rPr>
              <w:tab/>
            </w:r>
            <w:r>
              <w:rPr>
                <w:noProof/>
                <w:webHidden/>
              </w:rPr>
              <w:fldChar w:fldCharType="begin"/>
            </w:r>
            <w:r>
              <w:rPr>
                <w:noProof/>
                <w:webHidden/>
              </w:rPr>
              <w:instrText xml:space="preserve"> PAGEREF _Toc67433163 \h </w:instrText>
            </w:r>
            <w:r>
              <w:rPr>
                <w:noProof/>
                <w:webHidden/>
              </w:rPr>
            </w:r>
          </w:ins>
          <w:r>
            <w:rPr>
              <w:noProof/>
              <w:webHidden/>
            </w:rPr>
            <w:fldChar w:fldCharType="separate"/>
          </w:r>
          <w:ins w:id="166" w:author="mico1999@foxmail.com" w:date="2021-03-23T23:05:00Z">
            <w:r>
              <w:rPr>
                <w:noProof/>
                <w:webHidden/>
              </w:rPr>
              <w:t>4</w:t>
            </w:r>
            <w:r>
              <w:rPr>
                <w:noProof/>
                <w:webHidden/>
              </w:rPr>
              <w:fldChar w:fldCharType="end"/>
            </w:r>
            <w:r w:rsidRPr="00266415">
              <w:rPr>
                <w:rStyle w:val="a7"/>
                <w:noProof/>
              </w:rPr>
              <w:fldChar w:fldCharType="end"/>
            </w:r>
          </w:ins>
        </w:p>
        <w:p w14:paraId="57E4A425" w14:textId="51E76925" w:rsidR="00526DAD" w:rsidRDefault="00526DAD">
          <w:pPr>
            <w:pStyle w:val="TOC2"/>
            <w:tabs>
              <w:tab w:val="right" w:leader="dot" w:pos="8296"/>
            </w:tabs>
            <w:ind w:left="480"/>
            <w:rPr>
              <w:ins w:id="167" w:author="mico1999@foxmail.com" w:date="2021-03-23T23:05:00Z"/>
              <w:rFonts w:asciiTheme="minorHAnsi" w:eastAsiaTheme="minorEastAsia" w:hAnsiTheme="minorHAnsi"/>
              <w:noProof/>
              <w:sz w:val="21"/>
            </w:rPr>
          </w:pPr>
          <w:ins w:id="168"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"_Toc67433164"</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四、需求分析</w:t>
            </w:r>
            <w:r>
              <w:rPr>
                <w:noProof/>
                <w:webHidden/>
              </w:rPr>
              <w:tab/>
            </w:r>
            <w:r>
              <w:rPr>
                <w:noProof/>
                <w:webHidden/>
              </w:rPr>
              <w:fldChar w:fldCharType="begin"/>
            </w:r>
            <w:r>
              <w:rPr>
                <w:noProof/>
                <w:webHidden/>
              </w:rPr>
              <w:instrText xml:space="preserve"> PAGEREF _Toc67433164 \h </w:instrText>
            </w:r>
            <w:r>
              <w:rPr>
                <w:noProof/>
                <w:webHidden/>
              </w:rPr>
            </w:r>
          </w:ins>
          <w:r>
            <w:rPr>
              <w:noProof/>
              <w:webHidden/>
            </w:rPr>
            <w:fldChar w:fldCharType="separate"/>
          </w:r>
          <w:ins w:id="169" w:author="mico1999@foxmail.com" w:date="2021-03-23T23:05:00Z">
            <w:r>
              <w:rPr>
                <w:noProof/>
                <w:webHidden/>
              </w:rPr>
              <w:t>4</w:t>
            </w:r>
            <w:r>
              <w:rPr>
                <w:noProof/>
                <w:webHidden/>
              </w:rPr>
              <w:fldChar w:fldCharType="end"/>
            </w:r>
            <w:r w:rsidRPr="00266415">
              <w:rPr>
                <w:rStyle w:val="a7"/>
                <w:noProof/>
              </w:rPr>
              <w:fldChar w:fldCharType="end"/>
            </w:r>
          </w:ins>
        </w:p>
        <w:p w14:paraId="7979FB00" w14:textId="5152C248" w:rsidR="00526DAD" w:rsidRDefault="00526DAD">
          <w:pPr>
            <w:pStyle w:val="TOC3"/>
            <w:tabs>
              <w:tab w:val="right" w:leader="dot" w:pos="8296"/>
            </w:tabs>
            <w:ind w:left="960"/>
            <w:rPr>
              <w:ins w:id="170" w:author="mico1999@foxmail.com" w:date="2021-03-23T23:05:00Z"/>
              <w:rFonts w:asciiTheme="minorHAnsi" w:eastAsiaTheme="minorEastAsia" w:hAnsiTheme="minorHAnsi"/>
              <w:noProof/>
              <w:sz w:val="21"/>
            </w:rPr>
          </w:pPr>
          <w:ins w:id="171"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"_Toc67433165"</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（一）行业分析</w:t>
            </w:r>
            <w:r>
              <w:rPr>
                <w:noProof/>
                <w:webHidden/>
              </w:rPr>
              <w:tab/>
            </w:r>
            <w:r>
              <w:rPr>
                <w:noProof/>
                <w:webHidden/>
              </w:rPr>
              <w:fldChar w:fldCharType="begin"/>
            </w:r>
            <w:r>
              <w:rPr>
                <w:noProof/>
                <w:webHidden/>
              </w:rPr>
              <w:instrText xml:space="preserve"> PAGEREF _Toc67433165 \h </w:instrText>
            </w:r>
            <w:r>
              <w:rPr>
                <w:noProof/>
                <w:webHidden/>
              </w:rPr>
            </w:r>
          </w:ins>
          <w:r>
            <w:rPr>
              <w:noProof/>
              <w:webHidden/>
            </w:rPr>
            <w:fldChar w:fldCharType="separate"/>
          </w:r>
          <w:ins w:id="172" w:author="mico1999@foxmail.com" w:date="2021-03-23T23:05:00Z">
            <w:r>
              <w:rPr>
                <w:noProof/>
                <w:webHidden/>
              </w:rPr>
              <w:t>4</w:t>
            </w:r>
            <w:r>
              <w:rPr>
                <w:noProof/>
                <w:webHidden/>
              </w:rPr>
              <w:fldChar w:fldCharType="end"/>
            </w:r>
            <w:r w:rsidRPr="00266415">
              <w:rPr>
                <w:rStyle w:val="a7"/>
                <w:noProof/>
              </w:rPr>
              <w:fldChar w:fldCharType="end"/>
            </w:r>
          </w:ins>
        </w:p>
        <w:p w14:paraId="579F2DDA" w14:textId="70C8AADE" w:rsidR="00526DAD" w:rsidRDefault="00526DAD">
          <w:pPr>
            <w:pStyle w:val="TOC3"/>
            <w:tabs>
              <w:tab w:val="right" w:leader="dot" w:pos="8296"/>
            </w:tabs>
            <w:ind w:left="960"/>
            <w:rPr>
              <w:ins w:id="173" w:author="mico1999@foxmail.com" w:date="2021-03-23T23:05:00Z"/>
              <w:rFonts w:asciiTheme="minorHAnsi" w:eastAsiaTheme="minorEastAsia" w:hAnsiTheme="minorHAnsi"/>
              <w:noProof/>
              <w:sz w:val="21"/>
            </w:rPr>
          </w:pPr>
          <w:ins w:id="174"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"_Toc67433166"</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（二）用户需求分析</w:t>
            </w:r>
            <w:r>
              <w:rPr>
                <w:noProof/>
                <w:webHidden/>
              </w:rPr>
              <w:tab/>
            </w:r>
            <w:r>
              <w:rPr>
                <w:noProof/>
                <w:webHidden/>
              </w:rPr>
              <w:fldChar w:fldCharType="begin"/>
            </w:r>
            <w:r>
              <w:rPr>
                <w:noProof/>
                <w:webHidden/>
              </w:rPr>
              <w:instrText xml:space="preserve"> PAGEREF _Toc67433166 \h </w:instrText>
            </w:r>
            <w:r>
              <w:rPr>
                <w:noProof/>
                <w:webHidden/>
              </w:rPr>
            </w:r>
          </w:ins>
          <w:r>
            <w:rPr>
              <w:noProof/>
              <w:webHidden/>
            </w:rPr>
            <w:fldChar w:fldCharType="separate"/>
          </w:r>
          <w:ins w:id="175" w:author="mico1999@foxmail.com" w:date="2021-03-23T23:05:00Z">
            <w:r>
              <w:rPr>
                <w:noProof/>
                <w:webHidden/>
              </w:rPr>
              <w:t>7</w:t>
            </w:r>
            <w:r>
              <w:rPr>
                <w:noProof/>
                <w:webHidden/>
              </w:rPr>
              <w:fldChar w:fldCharType="end"/>
            </w:r>
            <w:r w:rsidRPr="00266415">
              <w:rPr>
                <w:rStyle w:val="a7"/>
                <w:noProof/>
              </w:rPr>
              <w:fldChar w:fldCharType="end"/>
            </w:r>
          </w:ins>
        </w:p>
        <w:p w14:paraId="10AEF1F8" w14:textId="22CF44D0" w:rsidR="00526DAD" w:rsidRDefault="00526DAD">
          <w:pPr>
            <w:pStyle w:val="TOC3"/>
            <w:tabs>
              <w:tab w:val="right" w:leader="dot" w:pos="8296"/>
            </w:tabs>
            <w:ind w:left="960"/>
            <w:rPr>
              <w:ins w:id="176" w:author="mico1999@foxmail.com" w:date="2021-03-23T23:05:00Z"/>
              <w:rFonts w:asciiTheme="minorHAnsi" w:eastAsiaTheme="minorEastAsia" w:hAnsiTheme="minorHAnsi"/>
              <w:noProof/>
              <w:sz w:val="21"/>
            </w:rPr>
          </w:pPr>
          <w:ins w:id="177"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"_Toc67433167"</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（三）竞争分析</w:t>
            </w:r>
            <w:r>
              <w:rPr>
                <w:noProof/>
                <w:webHidden/>
              </w:rPr>
              <w:tab/>
            </w:r>
            <w:r>
              <w:rPr>
                <w:noProof/>
                <w:webHidden/>
              </w:rPr>
              <w:fldChar w:fldCharType="begin"/>
            </w:r>
            <w:r>
              <w:rPr>
                <w:noProof/>
                <w:webHidden/>
              </w:rPr>
              <w:instrText xml:space="preserve"> PAGEREF _Toc67433167 \h </w:instrText>
            </w:r>
            <w:r>
              <w:rPr>
                <w:noProof/>
                <w:webHidden/>
              </w:rPr>
            </w:r>
          </w:ins>
          <w:r>
            <w:rPr>
              <w:noProof/>
              <w:webHidden/>
            </w:rPr>
            <w:fldChar w:fldCharType="separate"/>
          </w:r>
          <w:ins w:id="178" w:author="mico1999@foxmail.com" w:date="2021-03-23T23:05:00Z">
            <w:r>
              <w:rPr>
                <w:noProof/>
                <w:webHidden/>
              </w:rPr>
              <w:t>11</w:t>
            </w:r>
            <w:r>
              <w:rPr>
                <w:noProof/>
                <w:webHidden/>
              </w:rPr>
              <w:fldChar w:fldCharType="end"/>
            </w:r>
            <w:r w:rsidRPr="00266415">
              <w:rPr>
                <w:rStyle w:val="a7"/>
                <w:noProof/>
              </w:rPr>
              <w:fldChar w:fldCharType="end"/>
            </w:r>
          </w:ins>
        </w:p>
        <w:p w14:paraId="22856E8B" w14:textId="46233CB3" w:rsidR="00526DAD" w:rsidRDefault="00526DAD">
          <w:pPr>
            <w:pStyle w:val="TOC3"/>
            <w:tabs>
              <w:tab w:val="right" w:leader="dot" w:pos="8296"/>
            </w:tabs>
            <w:ind w:left="960"/>
            <w:rPr>
              <w:ins w:id="179" w:author="mico1999@foxmail.com" w:date="2021-03-23T23:05:00Z"/>
              <w:rFonts w:asciiTheme="minorHAnsi" w:eastAsiaTheme="minorEastAsia" w:hAnsiTheme="minorHAnsi"/>
              <w:noProof/>
              <w:sz w:val="21"/>
            </w:rPr>
          </w:pPr>
          <w:ins w:id="180"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"_Toc67433168"</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（四）</w:t>
            </w:r>
            <w:r w:rsidRPr="00266415">
              <w:rPr>
                <w:rStyle w:val="a7"/>
                <w:noProof/>
              </w:rPr>
              <w:t>SWOT</w:t>
            </w:r>
            <w:r w:rsidRPr="00266415">
              <w:rPr>
                <w:rStyle w:val="a7"/>
                <w:noProof/>
              </w:rPr>
              <w:t>分析</w:t>
            </w:r>
            <w:r>
              <w:rPr>
                <w:noProof/>
                <w:webHidden/>
              </w:rPr>
              <w:tab/>
            </w:r>
            <w:r>
              <w:rPr>
                <w:noProof/>
                <w:webHidden/>
              </w:rPr>
              <w:fldChar w:fldCharType="begin"/>
            </w:r>
            <w:r>
              <w:rPr>
                <w:noProof/>
                <w:webHidden/>
              </w:rPr>
              <w:instrText xml:space="preserve"> PAGEREF _Toc67433168 \h </w:instrText>
            </w:r>
            <w:r>
              <w:rPr>
                <w:noProof/>
                <w:webHidden/>
              </w:rPr>
            </w:r>
          </w:ins>
          <w:r>
            <w:rPr>
              <w:noProof/>
              <w:webHidden/>
            </w:rPr>
            <w:fldChar w:fldCharType="separate"/>
          </w:r>
          <w:ins w:id="181" w:author="mico1999@foxmail.com" w:date="2021-03-23T23:05:00Z">
            <w:r>
              <w:rPr>
                <w:noProof/>
                <w:webHidden/>
              </w:rPr>
              <w:t>12</w:t>
            </w:r>
            <w:r>
              <w:rPr>
                <w:noProof/>
                <w:webHidden/>
              </w:rPr>
              <w:fldChar w:fldCharType="end"/>
            </w:r>
            <w:r w:rsidRPr="00266415">
              <w:rPr>
                <w:rStyle w:val="a7"/>
                <w:noProof/>
              </w:rPr>
              <w:fldChar w:fldCharType="end"/>
            </w:r>
          </w:ins>
        </w:p>
        <w:p w14:paraId="73EE8DDB" w14:textId="678C9BB4" w:rsidR="00526DAD" w:rsidRDefault="00526DAD">
          <w:pPr>
            <w:pStyle w:val="TOC2"/>
            <w:tabs>
              <w:tab w:val="right" w:leader="dot" w:pos="8296"/>
            </w:tabs>
            <w:ind w:left="480"/>
            <w:rPr>
              <w:ins w:id="182" w:author="mico1999@foxmail.com" w:date="2021-03-23T23:05:00Z"/>
              <w:rFonts w:asciiTheme="minorHAnsi" w:eastAsiaTheme="minorEastAsia" w:hAnsiTheme="minorHAnsi"/>
              <w:noProof/>
              <w:sz w:val="21"/>
            </w:rPr>
          </w:pPr>
          <w:ins w:id="183"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"_Toc67433169"</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五、</w:t>
            </w:r>
            <w:r w:rsidRPr="00266415">
              <w:rPr>
                <w:rStyle w:val="a7"/>
                <w:noProof/>
              </w:rPr>
              <w:t>“</w:t>
            </w:r>
            <w:r w:rsidRPr="00266415">
              <w:rPr>
                <w:rStyle w:val="a7"/>
                <w:noProof/>
              </w:rPr>
              <w:t>老伴儿</w:t>
            </w:r>
            <w:r w:rsidRPr="00266415">
              <w:rPr>
                <w:rStyle w:val="a7"/>
                <w:noProof/>
              </w:rPr>
              <w:t>”APP</w:t>
            </w:r>
            <w:r w:rsidRPr="00266415">
              <w:rPr>
                <w:rStyle w:val="a7"/>
                <w:noProof/>
              </w:rPr>
              <w:t>概况</w:t>
            </w:r>
            <w:r>
              <w:rPr>
                <w:noProof/>
                <w:webHidden/>
              </w:rPr>
              <w:tab/>
            </w:r>
            <w:r>
              <w:rPr>
                <w:noProof/>
                <w:webHidden/>
              </w:rPr>
              <w:fldChar w:fldCharType="begin"/>
            </w:r>
            <w:r>
              <w:rPr>
                <w:noProof/>
                <w:webHidden/>
              </w:rPr>
              <w:instrText xml:space="preserve"> PAGEREF _Toc67433169 \h </w:instrText>
            </w:r>
            <w:r>
              <w:rPr>
                <w:noProof/>
                <w:webHidden/>
              </w:rPr>
            </w:r>
          </w:ins>
          <w:r>
            <w:rPr>
              <w:noProof/>
              <w:webHidden/>
            </w:rPr>
            <w:fldChar w:fldCharType="separate"/>
          </w:r>
          <w:ins w:id="184" w:author="mico1999@foxmail.com" w:date="2021-03-23T23:05:00Z">
            <w:r>
              <w:rPr>
                <w:noProof/>
                <w:webHidden/>
              </w:rPr>
              <w:t>14</w:t>
            </w:r>
            <w:r>
              <w:rPr>
                <w:noProof/>
                <w:webHidden/>
              </w:rPr>
              <w:fldChar w:fldCharType="end"/>
            </w:r>
            <w:r w:rsidRPr="00266415">
              <w:rPr>
                <w:rStyle w:val="a7"/>
                <w:noProof/>
              </w:rPr>
              <w:fldChar w:fldCharType="end"/>
            </w:r>
          </w:ins>
        </w:p>
        <w:p w14:paraId="21C4EFB7" w14:textId="5F5A6135" w:rsidR="00526DAD" w:rsidRDefault="00526DAD">
          <w:pPr>
            <w:pStyle w:val="TOC3"/>
            <w:tabs>
              <w:tab w:val="right" w:leader="dot" w:pos="8296"/>
            </w:tabs>
            <w:ind w:left="960"/>
            <w:rPr>
              <w:ins w:id="185" w:author="mico1999@foxmail.com" w:date="2021-03-23T23:05:00Z"/>
              <w:rFonts w:asciiTheme="minorHAnsi" w:eastAsiaTheme="minorEastAsia" w:hAnsiTheme="minorHAnsi"/>
              <w:noProof/>
              <w:sz w:val="21"/>
            </w:rPr>
          </w:pPr>
          <w:ins w:id="186"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"_Toc67433170"</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（一）用户群体</w:t>
            </w:r>
            <w:r>
              <w:rPr>
                <w:noProof/>
                <w:webHidden/>
              </w:rPr>
              <w:tab/>
            </w:r>
            <w:r>
              <w:rPr>
                <w:noProof/>
                <w:webHidden/>
              </w:rPr>
              <w:fldChar w:fldCharType="begin"/>
            </w:r>
            <w:r>
              <w:rPr>
                <w:noProof/>
                <w:webHidden/>
              </w:rPr>
              <w:instrText xml:space="preserve"> PAGEREF _Toc67433170 \h </w:instrText>
            </w:r>
            <w:r>
              <w:rPr>
                <w:noProof/>
                <w:webHidden/>
              </w:rPr>
            </w:r>
          </w:ins>
          <w:r>
            <w:rPr>
              <w:noProof/>
              <w:webHidden/>
            </w:rPr>
            <w:fldChar w:fldCharType="separate"/>
          </w:r>
          <w:ins w:id="187" w:author="mico1999@foxmail.com" w:date="2021-03-23T23:05:00Z">
            <w:r>
              <w:rPr>
                <w:noProof/>
                <w:webHidden/>
              </w:rPr>
              <w:t>14</w:t>
            </w:r>
            <w:r>
              <w:rPr>
                <w:noProof/>
                <w:webHidden/>
              </w:rPr>
              <w:fldChar w:fldCharType="end"/>
            </w:r>
            <w:r w:rsidRPr="00266415">
              <w:rPr>
                <w:rStyle w:val="a7"/>
                <w:noProof/>
              </w:rPr>
              <w:fldChar w:fldCharType="end"/>
            </w:r>
          </w:ins>
        </w:p>
        <w:p w14:paraId="1B2CFB5A" w14:textId="6D1FDBD2" w:rsidR="00526DAD" w:rsidRDefault="00526DAD">
          <w:pPr>
            <w:pStyle w:val="TOC3"/>
            <w:tabs>
              <w:tab w:val="right" w:leader="dot" w:pos="8296"/>
            </w:tabs>
            <w:ind w:left="960"/>
            <w:rPr>
              <w:ins w:id="188" w:author="mico1999@foxmail.com" w:date="2021-03-23T23:05:00Z"/>
              <w:rFonts w:asciiTheme="minorHAnsi" w:eastAsiaTheme="minorEastAsia" w:hAnsiTheme="minorHAnsi"/>
              <w:noProof/>
              <w:sz w:val="21"/>
            </w:rPr>
          </w:pPr>
          <w:ins w:id="189"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"_Toc67433171"</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（二）</w:t>
            </w:r>
            <w:r w:rsidRPr="00266415">
              <w:rPr>
                <w:rStyle w:val="a7"/>
                <w:noProof/>
              </w:rPr>
              <w:t>LOGO</w:t>
            </w:r>
            <w:r w:rsidRPr="00266415">
              <w:rPr>
                <w:rStyle w:val="a7"/>
                <w:noProof/>
              </w:rPr>
              <w:t>和标语</w:t>
            </w:r>
            <w:r>
              <w:rPr>
                <w:noProof/>
                <w:webHidden/>
              </w:rPr>
              <w:tab/>
            </w:r>
            <w:r>
              <w:rPr>
                <w:noProof/>
                <w:webHidden/>
              </w:rPr>
              <w:fldChar w:fldCharType="begin"/>
            </w:r>
            <w:r>
              <w:rPr>
                <w:noProof/>
                <w:webHidden/>
              </w:rPr>
              <w:instrText xml:space="preserve"> PAGEREF _Toc67433171 \h </w:instrText>
            </w:r>
            <w:r>
              <w:rPr>
                <w:noProof/>
                <w:webHidden/>
              </w:rPr>
            </w:r>
          </w:ins>
          <w:r>
            <w:rPr>
              <w:noProof/>
              <w:webHidden/>
            </w:rPr>
            <w:fldChar w:fldCharType="separate"/>
          </w:r>
          <w:ins w:id="190" w:author="mico1999@foxmail.com" w:date="2021-03-23T23:05:00Z">
            <w:r>
              <w:rPr>
                <w:noProof/>
                <w:webHidden/>
              </w:rPr>
              <w:t>14</w:t>
            </w:r>
            <w:r>
              <w:rPr>
                <w:noProof/>
                <w:webHidden/>
              </w:rPr>
              <w:fldChar w:fldCharType="end"/>
            </w:r>
            <w:r w:rsidRPr="00266415">
              <w:rPr>
                <w:rStyle w:val="a7"/>
                <w:noProof/>
              </w:rPr>
              <w:fldChar w:fldCharType="end"/>
            </w:r>
          </w:ins>
        </w:p>
        <w:p w14:paraId="27B36431" w14:textId="61314BA1" w:rsidR="00526DAD" w:rsidRDefault="00526DAD">
          <w:pPr>
            <w:pStyle w:val="TOC3"/>
            <w:tabs>
              <w:tab w:val="right" w:leader="dot" w:pos="8296"/>
            </w:tabs>
            <w:ind w:left="960"/>
            <w:rPr>
              <w:ins w:id="191" w:author="mico1999@foxmail.com" w:date="2021-03-23T23:05:00Z"/>
              <w:rFonts w:asciiTheme="minorHAnsi" w:eastAsiaTheme="minorEastAsia" w:hAnsiTheme="minorHAnsi"/>
              <w:noProof/>
              <w:sz w:val="21"/>
            </w:rPr>
          </w:pPr>
          <w:ins w:id="192"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"_Toc67433172"</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（三）功能介绍</w:t>
            </w:r>
            <w:r>
              <w:rPr>
                <w:noProof/>
                <w:webHidden/>
              </w:rPr>
              <w:tab/>
            </w:r>
            <w:r>
              <w:rPr>
                <w:noProof/>
                <w:webHidden/>
              </w:rPr>
              <w:fldChar w:fldCharType="begin"/>
            </w:r>
            <w:r>
              <w:rPr>
                <w:noProof/>
                <w:webHidden/>
              </w:rPr>
              <w:instrText xml:space="preserve"> PAGEREF _Toc67433172 \h </w:instrText>
            </w:r>
            <w:r>
              <w:rPr>
                <w:noProof/>
                <w:webHidden/>
              </w:rPr>
            </w:r>
          </w:ins>
          <w:r>
            <w:rPr>
              <w:noProof/>
              <w:webHidden/>
            </w:rPr>
            <w:fldChar w:fldCharType="separate"/>
          </w:r>
          <w:ins w:id="193" w:author="mico1999@foxmail.com" w:date="2021-03-23T23:05:00Z">
            <w:r>
              <w:rPr>
                <w:noProof/>
                <w:webHidden/>
              </w:rPr>
              <w:t>14</w:t>
            </w:r>
            <w:r>
              <w:rPr>
                <w:noProof/>
                <w:webHidden/>
              </w:rPr>
              <w:fldChar w:fldCharType="end"/>
            </w:r>
            <w:r w:rsidRPr="00266415">
              <w:rPr>
                <w:rStyle w:val="a7"/>
                <w:noProof/>
              </w:rPr>
              <w:fldChar w:fldCharType="end"/>
            </w:r>
          </w:ins>
        </w:p>
        <w:p w14:paraId="281783FE" w14:textId="65A0D5CF" w:rsidR="00526DAD" w:rsidRDefault="00526DAD">
          <w:pPr>
            <w:pStyle w:val="TOC3"/>
            <w:tabs>
              <w:tab w:val="right" w:leader="dot" w:pos="8296"/>
            </w:tabs>
            <w:ind w:left="960"/>
            <w:rPr>
              <w:ins w:id="194" w:author="mico1999@foxmail.com" w:date="2021-03-23T23:05:00Z"/>
              <w:rFonts w:asciiTheme="minorHAnsi" w:eastAsiaTheme="minorEastAsia" w:hAnsiTheme="minorHAnsi"/>
              <w:noProof/>
              <w:sz w:val="21"/>
            </w:rPr>
          </w:pPr>
          <w:ins w:id="195"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"_Toc67433173"</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（四）</w:t>
            </w:r>
            <w:r w:rsidRPr="00266415">
              <w:rPr>
                <w:rStyle w:val="a7"/>
                <w:noProof/>
              </w:rPr>
              <w:t>APP</w:t>
            </w:r>
            <w:r w:rsidRPr="00266415">
              <w:rPr>
                <w:rStyle w:val="a7"/>
                <w:noProof/>
              </w:rPr>
              <w:t>研发成本预算</w:t>
            </w:r>
            <w:r>
              <w:rPr>
                <w:noProof/>
                <w:webHidden/>
              </w:rPr>
              <w:tab/>
            </w:r>
            <w:r>
              <w:rPr>
                <w:noProof/>
                <w:webHidden/>
              </w:rPr>
              <w:fldChar w:fldCharType="begin"/>
            </w:r>
            <w:r>
              <w:rPr>
                <w:noProof/>
                <w:webHidden/>
              </w:rPr>
              <w:instrText xml:space="preserve"> PAGEREF _Toc67433173 \h </w:instrText>
            </w:r>
            <w:r>
              <w:rPr>
                <w:noProof/>
                <w:webHidden/>
              </w:rPr>
            </w:r>
          </w:ins>
          <w:r>
            <w:rPr>
              <w:noProof/>
              <w:webHidden/>
            </w:rPr>
            <w:fldChar w:fldCharType="separate"/>
          </w:r>
          <w:ins w:id="196" w:author="mico1999@foxmail.com" w:date="2021-03-23T23:05:00Z">
            <w:r>
              <w:rPr>
                <w:noProof/>
                <w:webHidden/>
              </w:rPr>
              <w:t>18</w:t>
            </w:r>
            <w:r>
              <w:rPr>
                <w:noProof/>
                <w:webHidden/>
              </w:rPr>
              <w:fldChar w:fldCharType="end"/>
            </w:r>
            <w:r w:rsidRPr="00266415">
              <w:rPr>
                <w:rStyle w:val="a7"/>
                <w:noProof/>
              </w:rPr>
              <w:fldChar w:fldCharType="end"/>
            </w:r>
          </w:ins>
        </w:p>
        <w:p w14:paraId="292F7919" w14:textId="08F2DF6F" w:rsidR="00526DAD" w:rsidRDefault="00526DAD">
          <w:pPr>
            <w:pStyle w:val="TOC2"/>
            <w:tabs>
              <w:tab w:val="right" w:leader="dot" w:pos="8296"/>
            </w:tabs>
            <w:ind w:left="480"/>
            <w:rPr>
              <w:ins w:id="197" w:author="mico1999@foxmail.com" w:date="2021-03-23T23:05:00Z"/>
              <w:rFonts w:asciiTheme="minorHAnsi" w:eastAsiaTheme="minorEastAsia" w:hAnsiTheme="minorHAnsi"/>
              <w:noProof/>
              <w:sz w:val="21"/>
            </w:rPr>
          </w:pPr>
          <w:ins w:id="198"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"_Toc67433174"</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六、</w:t>
            </w:r>
            <w:r w:rsidRPr="00266415">
              <w:rPr>
                <w:rStyle w:val="a7"/>
                <w:noProof/>
              </w:rPr>
              <w:t>APP</w:t>
            </w:r>
            <w:r w:rsidRPr="00266415">
              <w:rPr>
                <w:rStyle w:val="a7"/>
                <w:noProof/>
              </w:rPr>
              <w:t>运营推广</w:t>
            </w:r>
            <w:r>
              <w:rPr>
                <w:noProof/>
                <w:webHidden/>
              </w:rPr>
              <w:tab/>
            </w:r>
            <w:r>
              <w:rPr>
                <w:noProof/>
                <w:webHidden/>
              </w:rPr>
              <w:fldChar w:fldCharType="begin"/>
            </w:r>
            <w:r>
              <w:rPr>
                <w:noProof/>
                <w:webHidden/>
              </w:rPr>
              <w:instrText xml:space="preserve"> PAGEREF _Toc67433174 \h </w:instrText>
            </w:r>
            <w:r>
              <w:rPr>
                <w:noProof/>
                <w:webHidden/>
              </w:rPr>
            </w:r>
          </w:ins>
          <w:r>
            <w:rPr>
              <w:noProof/>
              <w:webHidden/>
            </w:rPr>
            <w:fldChar w:fldCharType="separate"/>
          </w:r>
          <w:ins w:id="199" w:author="mico1999@foxmail.com" w:date="2021-03-23T23:05:00Z">
            <w:r>
              <w:rPr>
                <w:noProof/>
                <w:webHidden/>
              </w:rPr>
              <w:t>18</w:t>
            </w:r>
            <w:r>
              <w:rPr>
                <w:noProof/>
                <w:webHidden/>
              </w:rPr>
              <w:fldChar w:fldCharType="end"/>
            </w:r>
            <w:r w:rsidRPr="00266415">
              <w:rPr>
                <w:rStyle w:val="a7"/>
                <w:noProof/>
              </w:rPr>
              <w:fldChar w:fldCharType="end"/>
            </w:r>
          </w:ins>
        </w:p>
        <w:p w14:paraId="1D45750C" w14:textId="67B4E856" w:rsidR="00526DAD" w:rsidRDefault="00526DAD">
          <w:pPr>
            <w:pStyle w:val="TOC3"/>
            <w:tabs>
              <w:tab w:val="right" w:leader="dot" w:pos="8296"/>
            </w:tabs>
            <w:ind w:left="960"/>
            <w:rPr>
              <w:ins w:id="200" w:author="mico1999@foxmail.com" w:date="2021-03-23T23:05:00Z"/>
              <w:rFonts w:asciiTheme="minorHAnsi" w:eastAsiaTheme="minorEastAsia" w:hAnsiTheme="minorHAnsi"/>
              <w:noProof/>
              <w:sz w:val="21"/>
            </w:rPr>
          </w:pPr>
          <w:ins w:id="201"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"_Toc67433175"</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（一）资源对接</w:t>
            </w:r>
            <w:r>
              <w:rPr>
                <w:noProof/>
                <w:webHidden/>
              </w:rPr>
              <w:tab/>
            </w:r>
            <w:r>
              <w:rPr>
                <w:noProof/>
                <w:webHidden/>
              </w:rPr>
              <w:fldChar w:fldCharType="begin"/>
            </w:r>
            <w:r>
              <w:rPr>
                <w:noProof/>
                <w:webHidden/>
              </w:rPr>
              <w:instrText xml:space="preserve"> PAGEREF _Toc67433175 \h </w:instrText>
            </w:r>
            <w:r>
              <w:rPr>
                <w:noProof/>
                <w:webHidden/>
              </w:rPr>
            </w:r>
          </w:ins>
          <w:r>
            <w:rPr>
              <w:noProof/>
              <w:webHidden/>
            </w:rPr>
            <w:fldChar w:fldCharType="separate"/>
          </w:r>
          <w:ins w:id="202" w:author="mico1999@foxmail.com" w:date="2021-03-23T23:05:00Z">
            <w:r>
              <w:rPr>
                <w:noProof/>
                <w:webHidden/>
              </w:rPr>
              <w:t>18</w:t>
            </w:r>
            <w:r>
              <w:rPr>
                <w:noProof/>
                <w:webHidden/>
              </w:rPr>
              <w:fldChar w:fldCharType="end"/>
            </w:r>
            <w:r w:rsidRPr="00266415">
              <w:rPr>
                <w:rStyle w:val="a7"/>
                <w:noProof/>
              </w:rPr>
              <w:fldChar w:fldCharType="end"/>
            </w:r>
          </w:ins>
        </w:p>
        <w:p w14:paraId="0CA81359" w14:textId="356359C2" w:rsidR="00526DAD" w:rsidRDefault="00526DAD">
          <w:pPr>
            <w:pStyle w:val="TOC3"/>
            <w:tabs>
              <w:tab w:val="right" w:leader="dot" w:pos="8296"/>
            </w:tabs>
            <w:ind w:left="960"/>
            <w:rPr>
              <w:ins w:id="203" w:author="mico1999@foxmail.com" w:date="2021-03-23T23:05:00Z"/>
              <w:rFonts w:asciiTheme="minorHAnsi" w:eastAsiaTheme="minorEastAsia" w:hAnsiTheme="minorHAnsi"/>
              <w:noProof/>
              <w:sz w:val="21"/>
            </w:rPr>
          </w:pPr>
          <w:ins w:id="204"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"_Toc67433176"</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（二）基础上线</w:t>
            </w:r>
            <w:r>
              <w:rPr>
                <w:noProof/>
                <w:webHidden/>
              </w:rPr>
              <w:tab/>
            </w:r>
            <w:r>
              <w:rPr>
                <w:noProof/>
                <w:webHidden/>
              </w:rPr>
              <w:fldChar w:fldCharType="begin"/>
            </w:r>
            <w:r>
              <w:rPr>
                <w:noProof/>
                <w:webHidden/>
              </w:rPr>
              <w:instrText xml:space="preserve"> PAGEREF _Toc67433176 \h </w:instrText>
            </w:r>
            <w:r>
              <w:rPr>
                <w:noProof/>
                <w:webHidden/>
              </w:rPr>
            </w:r>
          </w:ins>
          <w:r>
            <w:rPr>
              <w:noProof/>
              <w:webHidden/>
            </w:rPr>
            <w:fldChar w:fldCharType="separate"/>
          </w:r>
          <w:ins w:id="205" w:author="mico1999@foxmail.com" w:date="2021-03-23T23:05:00Z">
            <w:r>
              <w:rPr>
                <w:noProof/>
                <w:webHidden/>
              </w:rPr>
              <w:t>20</w:t>
            </w:r>
            <w:r>
              <w:rPr>
                <w:noProof/>
                <w:webHidden/>
              </w:rPr>
              <w:fldChar w:fldCharType="end"/>
            </w:r>
            <w:r w:rsidRPr="00266415">
              <w:rPr>
                <w:rStyle w:val="a7"/>
                <w:noProof/>
              </w:rPr>
              <w:fldChar w:fldCharType="end"/>
            </w:r>
          </w:ins>
        </w:p>
        <w:p w14:paraId="26FAE379" w14:textId="37133C92" w:rsidR="00526DAD" w:rsidRDefault="00526DAD">
          <w:pPr>
            <w:pStyle w:val="TOC3"/>
            <w:tabs>
              <w:tab w:val="right" w:leader="dot" w:pos="8296"/>
            </w:tabs>
            <w:ind w:left="960"/>
            <w:rPr>
              <w:ins w:id="206" w:author="mico1999@foxmail.com" w:date="2021-03-23T23:05:00Z"/>
              <w:rFonts w:asciiTheme="minorHAnsi" w:eastAsiaTheme="minorEastAsia" w:hAnsiTheme="minorHAnsi"/>
              <w:noProof/>
              <w:sz w:val="21"/>
            </w:rPr>
          </w:pPr>
          <w:ins w:id="207"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"_Toc67433177"</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（三）线上推广</w:t>
            </w:r>
            <w:r>
              <w:rPr>
                <w:noProof/>
                <w:webHidden/>
              </w:rPr>
              <w:tab/>
            </w:r>
            <w:r>
              <w:rPr>
                <w:noProof/>
                <w:webHidden/>
              </w:rPr>
              <w:fldChar w:fldCharType="begin"/>
            </w:r>
            <w:r>
              <w:rPr>
                <w:noProof/>
                <w:webHidden/>
              </w:rPr>
              <w:instrText xml:space="preserve"> PAGEREF _Toc67433177 \h </w:instrText>
            </w:r>
            <w:r>
              <w:rPr>
                <w:noProof/>
                <w:webHidden/>
              </w:rPr>
            </w:r>
          </w:ins>
          <w:r>
            <w:rPr>
              <w:noProof/>
              <w:webHidden/>
            </w:rPr>
            <w:fldChar w:fldCharType="separate"/>
          </w:r>
          <w:ins w:id="208" w:author="mico1999@foxmail.com" w:date="2021-03-23T23:05:00Z">
            <w:r>
              <w:rPr>
                <w:noProof/>
                <w:webHidden/>
              </w:rPr>
              <w:t>21</w:t>
            </w:r>
            <w:r>
              <w:rPr>
                <w:noProof/>
                <w:webHidden/>
              </w:rPr>
              <w:fldChar w:fldCharType="end"/>
            </w:r>
            <w:r w:rsidRPr="00266415">
              <w:rPr>
                <w:rStyle w:val="a7"/>
                <w:noProof/>
              </w:rPr>
              <w:fldChar w:fldCharType="end"/>
            </w:r>
          </w:ins>
        </w:p>
        <w:p w14:paraId="01F55DE5" w14:textId="403B3C49" w:rsidR="00526DAD" w:rsidRDefault="00526DAD">
          <w:pPr>
            <w:pStyle w:val="TOC3"/>
            <w:tabs>
              <w:tab w:val="right" w:leader="dot" w:pos="8296"/>
            </w:tabs>
            <w:ind w:left="960"/>
            <w:rPr>
              <w:ins w:id="209" w:author="mico1999@foxmail.com" w:date="2021-03-23T23:05:00Z"/>
              <w:rFonts w:asciiTheme="minorHAnsi" w:eastAsiaTheme="minorEastAsia" w:hAnsiTheme="minorHAnsi"/>
              <w:noProof/>
              <w:sz w:val="21"/>
            </w:rPr>
          </w:pPr>
          <w:ins w:id="210"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"_Toc67433178"</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（四）线下推广</w:t>
            </w:r>
            <w:r>
              <w:rPr>
                <w:noProof/>
                <w:webHidden/>
              </w:rPr>
              <w:tab/>
            </w:r>
            <w:r>
              <w:rPr>
                <w:noProof/>
                <w:webHidden/>
              </w:rPr>
              <w:fldChar w:fldCharType="begin"/>
            </w:r>
            <w:r>
              <w:rPr>
                <w:noProof/>
                <w:webHidden/>
              </w:rPr>
              <w:instrText xml:space="preserve"> PAGEREF _Toc67433178 \h </w:instrText>
            </w:r>
            <w:r>
              <w:rPr>
                <w:noProof/>
                <w:webHidden/>
              </w:rPr>
            </w:r>
          </w:ins>
          <w:r>
            <w:rPr>
              <w:noProof/>
              <w:webHidden/>
            </w:rPr>
            <w:fldChar w:fldCharType="separate"/>
          </w:r>
          <w:ins w:id="211" w:author="mico1999@foxmail.com" w:date="2021-03-23T23:05:00Z">
            <w:r>
              <w:rPr>
                <w:noProof/>
                <w:webHidden/>
              </w:rPr>
              <w:t>21</w:t>
            </w:r>
            <w:r>
              <w:rPr>
                <w:noProof/>
                <w:webHidden/>
              </w:rPr>
              <w:fldChar w:fldCharType="end"/>
            </w:r>
            <w:r w:rsidRPr="00266415">
              <w:rPr>
                <w:rStyle w:val="a7"/>
                <w:noProof/>
              </w:rPr>
              <w:fldChar w:fldCharType="end"/>
            </w:r>
          </w:ins>
        </w:p>
        <w:p w14:paraId="3D1FD1DD" w14:textId="5634C9C9" w:rsidR="00526DAD" w:rsidRDefault="00526DAD">
          <w:pPr>
            <w:pStyle w:val="TOC3"/>
            <w:tabs>
              <w:tab w:val="right" w:leader="dot" w:pos="8296"/>
            </w:tabs>
            <w:ind w:left="960"/>
            <w:rPr>
              <w:ins w:id="212" w:author="mico1999@foxmail.com" w:date="2021-03-23T23:05:00Z"/>
              <w:rFonts w:asciiTheme="minorHAnsi" w:eastAsiaTheme="minorEastAsia" w:hAnsiTheme="minorHAnsi"/>
              <w:noProof/>
              <w:sz w:val="21"/>
            </w:rPr>
          </w:pPr>
          <w:ins w:id="213"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"_Toc67433179"</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（五）推广预算</w:t>
            </w:r>
            <w:r>
              <w:rPr>
                <w:noProof/>
                <w:webHidden/>
              </w:rPr>
              <w:tab/>
            </w:r>
            <w:r>
              <w:rPr>
                <w:noProof/>
                <w:webHidden/>
              </w:rPr>
              <w:fldChar w:fldCharType="begin"/>
            </w:r>
            <w:r>
              <w:rPr>
                <w:noProof/>
                <w:webHidden/>
              </w:rPr>
              <w:instrText xml:space="preserve"> PAGEREF _Toc67433179 \h </w:instrText>
            </w:r>
            <w:r>
              <w:rPr>
                <w:noProof/>
                <w:webHidden/>
              </w:rPr>
            </w:r>
          </w:ins>
          <w:r>
            <w:rPr>
              <w:noProof/>
              <w:webHidden/>
            </w:rPr>
            <w:fldChar w:fldCharType="separate"/>
          </w:r>
          <w:ins w:id="214" w:author="mico1999@foxmail.com" w:date="2021-03-23T23:05:00Z">
            <w:r>
              <w:rPr>
                <w:noProof/>
                <w:webHidden/>
              </w:rPr>
              <w:t>22</w:t>
            </w:r>
            <w:r>
              <w:rPr>
                <w:noProof/>
                <w:webHidden/>
              </w:rPr>
              <w:fldChar w:fldCharType="end"/>
            </w:r>
            <w:r w:rsidRPr="00266415">
              <w:rPr>
                <w:rStyle w:val="a7"/>
                <w:noProof/>
              </w:rPr>
              <w:fldChar w:fldCharType="end"/>
            </w:r>
          </w:ins>
        </w:p>
        <w:p w14:paraId="08C2E38F" w14:textId="236DA627" w:rsidR="00526DAD" w:rsidRDefault="00526DAD">
          <w:pPr>
            <w:pStyle w:val="TOC2"/>
            <w:tabs>
              <w:tab w:val="right" w:leader="dot" w:pos="8296"/>
            </w:tabs>
            <w:ind w:left="480"/>
            <w:rPr>
              <w:ins w:id="215" w:author="mico1999@foxmail.com" w:date="2021-03-23T23:05:00Z"/>
              <w:rFonts w:asciiTheme="minorHAnsi" w:eastAsiaTheme="minorEastAsia" w:hAnsiTheme="minorHAnsi"/>
              <w:noProof/>
              <w:sz w:val="21"/>
            </w:rPr>
          </w:pPr>
          <w:ins w:id="216"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"_Toc67433180"</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七、风险分析</w:t>
            </w:r>
            <w:r>
              <w:rPr>
                <w:noProof/>
                <w:webHidden/>
              </w:rPr>
              <w:tab/>
            </w:r>
            <w:r>
              <w:rPr>
                <w:noProof/>
                <w:webHidden/>
              </w:rPr>
              <w:fldChar w:fldCharType="begin"/>
            </w:r>
            <w:r>
              <w:rPr>
                <w:noProof/>
                <w:webHidden/>
              </w:rPr>
              <w:instrText xml:space="preserve"> PAGEREF _Toc67433180 \h </w:instrText>
            </w:r>
            <w:r>
              <w:rPr>
                <w:noProof/>
                <w:webHidden/>
              </w:rPr>
            </w:r>
          </w:ins>
          <w:r>
            <w:rPr>
              <w:noProof/>
              <w:webHidden/>
            </w:rPr>
            <w:fldChar w:fldCharType="separate"/>
          </w:r>
          <w:ins w:id="217" w:author="mico1999@foxmail.com" w:date="2021-03-23T23:05:00Z">
            <w:r>
              <w:rPr>
                <w:noProof/>
                <w:webHidden/>
              </w:rPr>
              <w:t>22</w:t>
            </w:r>
            <w:r>
              <w:rPr>
                <w:noProof/>
                <w:webHidden/>
              </w:rPr>
              <w:fldChar w:fldCharType="end"/>
            </w:r>
            <w:r w:rsidRPr="00266415">
              <w:rPr>
                <w:rStyle w:val="a7"/>
                <w:noProof/>
              </w:rPr>
              <w:fldChar w:fldCharType="end"/>
            </w:r>
          </w:ins>
        </w:p>
        <w:p w14:paraId="37A08804" w14:textId="03556720" w:rsidR="00526DAD" w:rsidRDefault="00526DAD">
          <w:pPr>
            <w:pStyle w:val="TOC3"/>
            <w:tabs>
              <w:tab w:val="right" w:leader="dot" w:pos="8296"/>
            </w:tabs>
            <w:ind w:left="960"/>
            <w:rPr>
              <w:ins w:id="218" w:author="mico1999@foxmail.com" w:date="2021-03-23T23:05:00Z"/>
              <w:rFonts w:asciiTheme="minorHAnsi" w:eastAsiaTheme="minorEastAsia" w:hAnsiTheme="minorHAnsi"/>
              <w:noProof/>
              <w:sz w:val="21"/>
            </w:rPr>
          </w:pPr>
          <w:ins w:id="219"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"_Toc67433181"</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（一）管理风险</w:t>
            </w:r>
            <w:r>
              <w:rPr>
                <w:noProof/>
                <w:webHidden/>
              </w:rPr>
              <w:tab/>
            </w:r>
            <w:r>
              <w:rPr>
                <w:noProof/>
                <w:webHidden/>
              </w:rPr>
              <w:fldChar w:fldCharType="begin"/>
            </w:r>
            <w:r>
              <w:rPr>
                <w:noProof/>
                <w:webHidden/>
              </w:rPr>
              <w:instrText xml:space="preserve"> PAGEREF _Toc67433181 \h </w:instrText>
            </w:r>
            <w:r>
              <w:rPr>
                <w:noProof/>
                <w:webHidden/>
              </w:rPr>
            </w:r>
          </w:ins>
          <w:r>
            <w:rPr>
              <w:noProof/>
              <w:webHidden/>
            </w:rPr>
            <w:fldChar w:fldCharType="separate"/>
          </w:r>
          <w:ins w:id="220" w:author="mico1999@foxmail.com" w:date="2021-03-23T23:05:00Z">
            <w:r>
              <w:rPr>
                <w:noProof/>
                <w:webHidden/>
              </w:rPr>
              <w:t>22</w:t>
            </w:r>
            <w:r>
              <w:rPr>
                <w:noProof/>
                <w:webHidden/>
              </w:rPr>
              <w:fldChar w:fldCharType="end"/>
            </w:r>
            <w:r w:rsidRPr="00266415">
              <w:rPr>
                <w:rStyle w:val="a7"/>
                <w:noProof/>
              </w:rPr>
              <w:fldChar w:fldCharType="end"/>
            </w:r>
          </w:ins>
        </w:p>
        <w:p w14:paraId="248EDB98" w14:textId="693C9F4C" w:rsidR="00526DAD" w:rsidRDefault="00526DAD">
          <w:pPr>
            <w:pStyle w:val="TOC3"/>
            <w:tabs>
              <w:tab w:val="right" w:leader="dot" w:pos="8296"/>
            </w:tabs>
            <w:ind w:left="960"/>
            <w:rPr>
              <w:ins w:id="221" w:author="mico1999@foxmail.com" w:date="2021-03-23T23:05:00Z"/>
              <w:rFonts w:asciiTheme="minorHAnsi" w:eastAsiaTheme="minorEastAsia" w:hAnsiTheme="minorHAnsi"/>
              <w:noProof/>
              <w:sz w:val="21"/>
            </w:rPr>
          </w:pPr>
          <w:ins w:id="222"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"_Toc67433182"</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（二）安全风险</w:t>
            </w:r>
            <w:r>
              <w:rPr>
                <w:noProof/>
                <w:webHidden/>
              </w:rPr>
              <w:tab/>
            </w:r>
            <w:r>
              <w:rPr>
                <w:noProof/>
                <w:webHidden/>
              </w:rPr>
              <w:fldChar w:fldCharType="begin"/>
            </w:r>
            <w:r>
              <w:rPr>
                <w:noProof/>
                <w:webHidden/>
              </w:rPr>
              <w:instrText xml:space="preserve"> PAGEREF _Toc67433182 \h </w:instrText>
            </w:r>
            <w:r>
              <w:rPr>
                <w:noProof/>
                <w:webHidden/>
              </w:rPr>
            </w:r>
          </w:ins>
          <w:r>
            <w:rPr>
              <w:noProof/>
              <w:webHidden/>
            </w:rPr>
            <w:fldChar w:fldCharType="separate"/>
          </w:r>
          <w:ins w:id="223" w:author="mico1999@foxmail.com" w:date="2021-03-23T23:05:00Z">
            <w:r>
              <w:rPr>
                <w:noProof/>
                <w:webHidden/>
              </w:rPr>
              <w:t>23</w:t>
            </w:r>
            <w:r>
              <w:rPr>
                <w:noProof/>
                <w:webHidden/>
              </w:rPr>
              <w:fldChar w:fldCharType="end"/>
            </w:r>
            <w:r w:rsidRPr="00266415">
              <w:rPr>
                <w:rStyle w:val="a7"/>
                <w:noProof/>
              </w:rPr>
              <w:fldChar w:fldCharType="end"/>
            </w:r>
          </w:ins>
        </w:p>
        <w:p w14:paraId="178B1D67" w14:textId="6CE5A988" w:rsidR="00526DAD" w:rsidRDefault="00526DAD">
          <w:pPr>
            <w:pStyle w:val="TOC3"/>
            <w:tabs>
              <w:tab w:val="right" w:leader="dot" w:pos="8296"/>
            </w:tabs>
            <w:ind w:left="960"/>
            <w:rPr>
              <w:ins w:id="224" w:author="mico1999@foxmail.com" w:date="2021-03-23T23:05:00Z"/>
              <w:rFonts w:asciiTheme="minorHAnsi" w:eastAsiaTheme="minorEastAsia" w:hAnsiTheme="minorHAnsi"/>
              <w:noProof/>
              <w:sz w:val="21"/>
            </w:rPr>
          </w:pPr>
          <w:ins w:id="225"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"_Toc67433183"</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（三）政策风险</w:t>
            </w:r>
            <w:r>
              <w:rPr>
                <w:noProof/>
                <w:webHidden/>
              </w:rPr>
              <w:tab/>
            </w:r>
            <w:r>
              <w:rPr>
                <w:noProof/>
                <w:webHidden/>
              </w:rPr>
              <w:fldChar w:fldCharType="begin"/>
            </w:r>
            <w:r>
              <w:rPr>
                <w:noProof/>
                <w:webHidden/>
              </w:rPr>
              <w:instrText xml:space="preserve"> PAGEREF _Toc67433183 \h </w:instrText>
            </w:r>
            <w:r>
              <w:rPr>
                <w:noProof/>
                <w:webHidden/>
              </w:rPr>
            </w:r>
          </w:ins>
          <w:r>
            <w:rPr>
              <w:noProof/>
              <w:webHidden/>
            </w:rPr>
            <w:fldChar w:fldCharType="separate"/>
          </w:r>
          <w:ins w:id="226" w:author="mico1999@foxmail.com" w:date="2021-03-23T23:05:00Z">
            <w:r>
              <w:rPr>
                <w:noProof/>
                <w:webHidden/>
              </w:rPr>
              <w:t>23</w:t>
            </w:r>
            <w:r>
              <w:rPr>
                <w:noProof/>
                <w:webHidden/>
              </w:rPr>
              <w:fldChar w:fldCharType="end"/>
            </w:r>
            <w:r w:rsidRPr="00266415">
              <w:rPr>
                <w:rStyle w:val="a7"/>
                <w:noProof/>
              </w:rPr>
              <w:fldChar w:fldCharType="end"/>
            </w:r>
          </w:ins>
        </w:p>
        <w:p w14:paraId="4EF3C153" w14:textId="5743FDAB" w:rsidR="00526DAD" w:rsidRDefault="00526DAD">
          <w:pPr>
            <w:pStyle w:val="TOC3"/>
            <w:tabs>
              <w:tab w:val="right" w:leader="dot" w:pos="8296"/>
            </w:tabs>
            <w:ind w:left="960"/>
            <w:rPr>
              <w:ins w:id="227" w:author="mico1999@foxmail.com" w:date="2021-03-23T23:05:00Z"/>
              <w:rFonts w:asciiTheme="minorHAnsi" w:eastAsiaTheme="minorEastAsia" w:hAnsiTheme="minorHAnsi"/>
              <w:noProof/>
              <w:sz w:val="21"/>
            </w:rPr>
          </w:pPr>
          <w:ins w:id="228"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"_Toc67433184"</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（四）人力资源风险</w:t>
            </w:r>
            <w:r>
              <w:rPr>
                <w:noProof/>
                <w:webHidden/>
              </w:rPr>
              <w:tab/>
            </w:r>
            <w:r>
              <w:rPr>
                <w:noProof/>
                <w:webHidden/>
              </w:rPr>
              <w:fldChar w:fldCharType="begin"/>
            </w:r>
            <w:r>
              <w:rPr>
                <w:noProof/>
                <w:webHidden/>
              </w:rPr>
              <w:instrText xml:space="preserve"> PAGEREF _Toc67433184 \h </w:instrText>
            </w:r>
            <w:r>
              <w:rPr>
                <w:noProof/>
                <w:webHidden/>
              </w:rPr>
            </w:r>
          </w:ins>
          <w:r>
            <w:rPr>
              <w:noProof/>
              <w:webHidden/>
            </w:rPr>
            <w:fldChar w:fldCharType="separate"/>
          </w:r>
          <w:ins w:id="229" w:author="mico1999@foxmail.com" w:date="2021-03-23T23:05:00Z">
            <w:r>
              <w:rPr>
                <w:noProof/>
                <w:webHidden/>
              </w:rPr>
              <w:t>23</w:t>
            </w:r>
            <w:r>
              <w:rPr>
                <w:noProof/>
                <w:webHidden/>
              </w:rPr>
              <w:fldChar w:fldCharType="end"/>
            </w:r>
            <w:r w:rsidRPr="00266415">
              <w:rPr>
                <w:rStyle w:val="a7"/>
                <w:noProof/>
              </w:rPr>
              <w:fldChar w:fldCharType="end"/>
            </w:r>
          </w:ins>
        </w:p>
        <w:p w14:paraId="784C5CDF" w14:textId="139BF85A" w:rsidR="00526DAD" w:rsidRDefault="00526DAD">
          <w:pPr>
            <w:pStyle w:val="TOC3"/>
            <w:tabs>
              <w:tab w:val="right" w:leader="dot" w:pos="8296"/>
            </w:tabs>
            <w:ind w:left="960"/>
            <w:rPr>
              <w:ins w:id="230" w:author="mico1999@foxmail.com" w:date="2021-03-23T23:05:00Z"/>
              <w:rFonts w:asciiTheme="minorHAnsi" w:eastAsiaTheme="minorEastAsia" w:hAnsiTheme="minorHAnsi"/>
              <w:noProof/>
              <w:sz w:val="21"/>
            </w:rPr>
          </w:pPr>
          <w:ins w:id="231"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"_Toc67433185"</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（五）技术风险</w:t>
            </w:r>
            <w:r>
              <w:rPr>
                <w:noProof/>
                <w:webHidden/>
              </w:rPr>
              <w:tab/>
            </w:r>
            <w:r>
              <w:rPr>
                <w:noProof/>
                <w:webHidden/>
              </w:rPr>
              <w:fldChar w:fldCharType="begin"/>
            </w:r>
            <w:r>
              <w:rPr>
                <w:noProof/>
                <w:webHidden/>
              </w:rPr>
              <w:instrText xml:space="preserve"> PAGEREF _Toc67433185 \h </w:instrText>
            </w:r>
            <w:r>
              <w:rPr>
                <w:noProof/>
                <w:webHidden/>
              </w:rPr>
            </w:r>
          </w:ins>
          <w:r>
            <w:rPr>
              <w:noProof/>
              <w:webHidden/>
            </w:rPr>
            <w:fldChar w:fldCharType="separate"/>
          </w:r>
          <w:ins w:id="232" w:author="mico1999@foxmail.com" w:date="2021-03-23T23:05:00Z">
            <w:r>
              <w:rPr>
                <w:noProof/>
                <w:webHidden/>
              </w:rPr>
              <w:t>23</w:t>
            </w:r>
            <w:r>
              <w:rPr>
                <w:noProof/>
                <w:webHidden/>
              </w:rPr>
              <w:fldChar w:fldCharType="end"/>
            </w:r>
            <w:r w:rsidRPr="00266415">
              <w:rPr>
                <w:rStyle w:val="a7"/>
                <w:noProof/>
              </w:rPr>
              <w:fldChar w:fldCharType="end"/>
            </w:r>
          </w:ins>
        </w:p>
        <w:p w14:paraId="2493E168" w14:textId="6AEAA7B0" w:rsidR="00526DAD" w:rsidRDefault="00526DAD">
          <w:pPr>
            <w:pStyle w:val="TOC3"/>
            <w:tabs>
              <w:tab w:val="right" w:leader="dot" w:pos="8296"/>
            </w:tabs>
            <w:ind w:left="960"/>
            <w:rPr>
              <w:ins w:id="233" w:author="mico1999@foxmail.com" w:date="2021-03-23T23:05:00Z"/>
              <w:rFonts w:asciiTheme="minorHAnsi" w:eastAsiaTheme="minorEastAsia" w:hAnsiTheme="minorHAnsi"/>
              <w:noProof/>
              <w:sz w:val="21"/>
            </w:rPr>
          </w:pPr>
          <w:ins w:id="234"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"_Toc67433186"</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（六）财务风险</w:t>
            </w:r>
            <w:r>
              <w:rPr>
                <w:noProof/>
                <w:webHidden/>
              </w:rPr>
              <w:tab/>
            </w:r>
            <w:r>
              <w:rPr>
                <w:noProof/>
                <w:webHidden/>
              </w:rPr>
              <w:fldChar w:fldCharType="begin"/>
            </w:r>
            <w:r>
              <w:rPr>
                <w:noProof/>
                <w:webHidden/>
              </w:rPr>
              <w:instrText xml:space="preserve"> PAGEREF _Toc67433186 \h </w:instrText>
            </w:r>
            <w:r>
              <w:rPr>
                <w:noProof/>
                <w:webHidden/>
              </w:rPr>
            </w:r>
          </w:ins>
          <w:r>
            <w:rPr>
              <w:noProof/>
              <w:webHidden/>
            </w:rPr>
            <w:fldChar w:fldCharType="separate"/>
          </w:r>
          <w:ins w:id="235" w:author="mico1999@foxmail.com" w:date="2021-03-23T23:05:00Z">
            <w:r>
              <w:rPr>
                <w:noProof/>
                <w:webHidden/>
              </w:rPr>
              <w:t>23</w:t>
            </w:r>
            <w:r>
              <w:rPr>
                <w:noProof/>
                <w:webHidden/>
              </w:rPr>
              <w:fldChar w:fldCharType="end"/>
            </w:r>
            <w:r w:rsidRPr="00266415">
              <w:rPr>
                <w:rStyle w:val="a7"/>
                <w:noProof/>
              </w:rPr>
              <w:fldChar w:fldCharType="end"/>
            </w:r>
          </w:ins>
        </w:p>
        <w:p w14:paraId="583B1923" w14:textId="0404099B" w:rsidR="00526DAD" w:rsidRDefault="00526DAD">
          <w:pPr>
            <w:pStyle w:val="TOC3"/>
            <w:tabs>
              <w:tab w:val="right" w:leader="dot" w:pos="8296"/>
            </w:tabs>
            <w:ind w:left="960"/>
            <w:rPr>
              <w:ins w:id="236" w:author="mico1999@foxmail.com" w:date="2021-03-23T23:05:00Z"/>
              <w:rFonts w:asciiTheme="minorHAnsi" w:eastAsiaTheme="minorEastAsia" w:hAnsiTheme="minorHAnsi"/>
              <w:noProof/>
              <w:sz w:val="21"/>
            </w:rPr>
          </w:pPr>
          <w:ins w:id="237"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"_Toc67433187"</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（七）信誉风险</w:t>
            </w:r>
            <w:r>
              <w:rPr>
                <w:noProof/>
                <w:webHidden/>
              </w:rPr>
              <w:tab/>
            </w:r>
            <w:r>
              <w:rPr>
                <w:noProof/>
                <w:webHidden/>
              </w:rPr>
              <w:fldChar w:fldCharType="begin"/>
            </w:r>
            <w:r>
              <w:rPr>
                <w:noProof/>
                <w:webHidden/>
              </w:rPr>
              <w:instrText xml:space="preserve"> PAGEREF _Toc67433187 \h </w:instrText>
            </w:r>
            <w:r>
              <w:rPr>
                <w:noProof/>
                <w:webHidden/>
              </w:rPr>
            </w:r>
          </w:ins>
          <w:r>
            <w:rPr>
              <w:noProof/>
              <w:webHidden/>
            </w:rPr>
            <w:fldChar w:fldCharType="separate"/>
          </w:r>
          <w:ins w:id="238" w:author="mico1999@foxmail.com" w:date="2021-03-23T23:05:00Z">
            <w:r>
              <w:rPr>
                <w:noProof/>
                <w:webHidden/>
              </w:rPr>
              <w:t>23</w:t>
            </w:r>
            <w:r>
              <w:rPr>
                <w:noProof/>
                <w:webHidden/>
              </w:rPr>
              <w:fldChar w:fldCharType="end"/>
            </w:r>
            <w:r w:rsidRPr="00266415">
              <w:rPr>
                <w:rStyle w:val="a7"/>
                <w:noProof/>
              </w:rPr>
              <w:fldChar w:fldCharType="end"/>
            </w:r>
          </w:ins>
        </w:p>
        <w:p w14:paraId="6E40430E" w14:textId="667B7961" w:rsidR="00526DAD" w:rsidRDefault="00526DAD">
          <w:pPr>
            <w:pStyle w:val="TOC2"/>
            <w:tabs>
              <w:tab w:val="right" w:leader="dot" w:pos="8296"/>
            </w:tabs>
            <w:ind w:left="480"/>
            <w:rPr>
              <w:ins w:id="239" w:author="mico1999@foxmail.com" w:date="2021-03-23T23:05:00Z"/>
              <w:rFonts w:asciiTheme="minorHAnsi" w:eastAsiaTheme="minorEastAsia" w:hAnsiTheme="minorHAnsi"/>
              <w:noProof/>
              <w:sz w:val="21"/>
            </w:rPr>
          </w:pPr>
          <w:ins w:id="240"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"_Toc67433188"</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八、财务预测</w:t>
            </w:r>
            <w:r>
              <w:rPr>
                <w:noProof/>
                <w:webHidden/>
              </w:rPr>
              <w:tab/>
            </w:r>
            <w:r>
              <w:rPr>
                <w:noProof/>
                <w:webHidden/>
              </w:rPr>
              <w:fldChar w:fldCharType="begin"/>
            </w:r>
            <w:r>
              <w:rPr>
                <w:noProof/>
                <w:webHidden/>
              </w:rPr>
              <w:instrText xml:space="preserve"> PAGEREF _Toc67433188 \h </w:instrText>
            </w:r>
            <w:r>
              <w:rPr>
                <w:noProof/>
                <w:webHidden/>
              </w:rPr>
            </w:r>
          </w:ins>
          <w:r>
            <w:rPr>
              <w:noProof/>
              <w:webHidden/>
            </w:rPr>
            <w:fldChar w:fldCharType="separate"/>
          </w:r>
          <w:ins w:id="241" w:author="mico1999@foxmail.com" w:date="2021-03-23T23:05:00Z">
            <w:r>
              <w:rPr>
                <w:noProof/>
                <w:webHidden/>
              </w:rPr>
              <w:t>25</w:t>
            </w:r>
            <w:r>
              <w:rPr>
                <w:noProof/>
                <w:webHidden/>
              </w:rPr>
              <w:fldChar w:fldCharType="end"/>
            </w:r>
            <w:r w:rsidRPr="00266415">
              <w:rPr>
                <w:rStyle w:val="a7"/>
                <w:noProof/>
              </w:rPr>
              <w:fldChar w:fldCharType="end"/>
            </w:r>
          </w:ins>
        </w:p>
        <w:p w14:paraId="32596D24" w14:textId="4CD96C2E" w:rsidR="00526DAD" w:rsidRDefault="00526DAD">
          <w:pPr>
            <w:pStyle w:val="TOC2"/>
            <w:tabs>
              <w:tab w:val="right" w:leader="dot" w:pos="8296"/>
            </w:tabs>
            <w:ind w:left="480"/>
            <w:rPr>
              <w:ins w:id="242" w:author="mico1999@foxmail.com" w:date="2021-03-23T23:05:00Z"/>
              <w:rFonts w:asciiTheme="minorHAnsi" w:eastAsiaTheme="minorEastAsia" w:hAnsiTheme="minorHAnsi"/>
              <w:noProof/>
              <w:sz w:val="21"/>
            </w:rPr>
          </w:pPr>
          <w:ins w:id="243"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"_Toc67433189"</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九、公司未来发展趋势</w:t>
            </w:r>
            <w:r>
              <w:rPr>
                <w:noProof/>
                <w:webHidden/>
              </w:rPr>
              <w:tab/>
            </w:r>
            <w:r>
              <w:rPr>
                <w:noProof/>
                <w:webHidden/>
              </w:rPr>
              <w:fldChar w:fldCharType="begin"/>
            </w:r>
            <w:r>
              <w:rPr>
                <w:noProof/>
                <w:webHidden/>
              </w:rPr>
              <w:instrText xml:space="preserve"> PAGEREF _Toc67433189 \h </w:instrText>
            </w:r>
            <w:r>
              <w:rPr>
                <w:noProof/>
                <w:webHidden/>
              </w:rPr>
            </w:r>
          </w:ins>
          <w:r>
            <w:rPr>
              <w:noProof/>
              <w:webHidden/>
            </w:rPr>
            <w:fldChar w:fldCharType="separate"/>
          </w:r>
          <w:ins w:id="244" w:author="mico1999@foxmail.com" w:date="2021-03-23T23:05:00Z">
            <w:r>
              <w:rPr>
                <w:noProof/>
                <w:webHidden/>
              </w:rPr>
              <w:t>25</w:t>
            </w:r>
            <w:r>
              <w:rPr>
                <w:noProof/>
                <w:webHidden/>
              </w:rPr>
              <w:fldChar w:fldCharType="end"/>
            </w:r>
            <w:r w:rsidRPr="00266415">
              <w:rPr>
                <w:rStyle w:val="a7"/>
                <w:noProof/>
              </w:rPr>
              <w:fldChar w:fldCharType="end"/>
            </w:r>
          </w:ins>
        </w:p>
        <w:p w14:paraId="2BBCDE10" w14:textId="4CAAB7B6" w:rsidR="00526DAD" w:rsidRDefault="00526DAD">
          <w:pPr>
            <w:pStyle w:val="TOC3"/>
            <w:tabs>
              <w:tab w:val="right" w:leader="dot" w:pos="8296"/>
            </w:tabs>
            <w:ind w:left="960"/>
            <w:rPr>
              <w:ins w:id="245" w:author="mico1999@foxmail.com" w:date="2021-03-23T23:05:00Z"/>
              <w:rFonts w:asciiTheme="minorHAnsi" w:eastAsiaTheme="minorEastAsia" w:hAnsiTheme="minorHAnsi"/>
              <w:noProof/>
              <w:sz w:val="21"/>
            </w:rPr>
          </w:pPr>
          <w:ins w:id="246"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"_Toc67433190"</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趋势一：着眼设计，细化分工</w:t>
            </w:r>
            <w:r>
              <w:rPr>
                <w:noProof/>
                <w:webHidden/>
              </w:rPr>
              <w:tab/>
            </w:r>
            <w:r>
              <w:rPr>
                <w:noProof/>
                <w:webHidden/>
              </w:rPr>
              <w:fldChar w:fldCharType="begin"/>
            </w:r>
            <w:r>
              <w:rPr>
                <w:noProof/>
                <w:webHidden/>
              </w:rPr>
              <w:instrText xml:space="preserve"> PAGEREF _Toc67433190 \h </w:instrText>
            </w:r>
            <w:r>
              <w:rPr>
                <w:noProof/>
                <w:webHidden/>
              </w:rPr>
            </w:r>
          </w:ins>
          <w:r>
            <w:rPr>
              <w:noProof/>
              <w:webHidden/>
            </w:rPr>
            <w:fldChar w:fldCharType="separate"/>
          </w:r>
          <w:ins w:id="247" w:author="mico1999@foxmail.com" w:date="2021-03-23T23:05:00Z">
            <w:r>
              <w:rPr>
                <w:noProof/>
                <w:webHidden/>
              </w:rPr>
              <w:t>25</w:t>
            </w:r>
            <w:r>
              <w:rPr>
                <w:noProof/>
                <w:webHidden/>
              </w:rPr>
              <w:fldChar w:fldCharType="end"/>
            </w:r>
            <w:r w:rsidRPr="00266415">
              <w:rPr>
                <w:rStyle w:val="a7"/>
                <w:noProof/>
              </w:rPr>
              <w:fldChar w:fldCharType="end"/>
            </w:r>
          </w:ins>
        </w:p>
        <w:p w14:paraId="079FD971" w14:textId="2DE31A6F" w:rsidR="00526DAD" w:rsidRDefault="00526DAD">
          <w:pPr>
            <w:pStyle w:val="TOC3"/>
            <w:tabs>
              <w:tab w:val="right" w:leader="dot" w:pos="8296"/>
            </w:tabs>
            <w:ind w:left="960"/>
            <w:rPr>
              <w:ins w:id="248" w:author="mico1999@foxmail.com" w:date="2021-03-23T23:05:00Z"/>
              <w:rFonts w:asciiTheme="minorHAnsi" w:eastAsiaTheme="minorEastAsia" w:hAnsiTheme="minorHAnsi"/>
              <w:noProof/>
              <w:sz w:val="21"/>
            </w:rPr>
          </w:pPr>
          <w:ins w:id="249"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"_Toc67433191"</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趋势二：提升能力，推广业务</w:t>
            </w:r>
            <w:r>
              <w:rPr>
                <w:noProof/>
                <w:webHidden/>
              </w:rPr>
              <w:tab/>
            </w:r>
            <w:r>
              <w:rPr>
                <w:noProof/>
                <w:webHidden/>
              </w:rPr>
              <w:fldChar w:fldCharType="begin"/>
            </w:r>
            <w:r>
              <w:rPr>
                <w:noProof/>
                <w:webHidden/>
              </w:rPr>
              <w:instrText xml:space="preserve"> PAGEREF _Toc67433191 \h </w:instrText>
            </w:r>
            <w:r>
              <w:rPr>
                <w:noProof/>
                <w:webHidden/>
              </w:rPr>
            </w:r>
          </w:ins>
          <w:r>
            <w:rPr>
              <w:noProof/>
              <w:webHidden/>
            </w:rPr>
            <w:fldChar w:fldCharType="separate"/>
          </w:r>
          <w:ins w:id="250" w:author="mico1999@foxmail.com" w:date="2021-03-23T23:05:00Z">
            <w:r>
              <w:rPr>
                <w:noProof/>
                <w:webHidden/>
              </w:rPr>
              <w:t>25</w:t>
            </w:r>
            <w:r>
              <w:rPr>
                <w:noProof/>
                <w:webHidden/>
              </w:rPr>
              <w:fldChar w:fldCharType="end"/>
            </w:r>
            <w:r w:rsidRPr="00266415">
              <w:rPr>
                <w:rStyle w:val="a7"/>
                <w:noProof/>
              </w:rPr>
              <w:fldChar w:fldCharType="end"/>
            </w:r>
          </w:ins>
        </w:p>
        <w:p w14:paraId="1A657E6C" w14:textId="3110FEF4" w:rsidR="00526DAD" w:rsidRDefault="00526DAD">
          <w:pPr>
            <w:pStyle w:val="TOC3"/>
            <w:tabs>
              <w:tab w:val="right" w:leader="dot" w:pos="8296"/>
            </w:tabs>
            <w:ind w:left="960"/>
            <w:rPr>
              <w:ins w:id="251" w:author="mico1999@foxmail.com" w:date="2021-03-23T23:05:00Z"/>
              <w:rFonts w:asciiTheme="minorHAnsi" w:eastAsiaTheme="minorEastAsia" w:hAnsiTheme="minorHAnsi"/>
              <w:noProof/>
              <w:sz w:val="21"/>
            </w:rPr>
          </w:pPr>
          <w:ins w:id="252"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"_Toc67433192"</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趋势三：积极创新，拓宽领域</w:t>
            </w:r>
            <w:r>
              <w:rPr>
                <w:noProof/>
                <w:webHidden/>
              </w:rPr>
              <w:tab/>
            </w:r>
            <w:r>
              <w:rPr>
                <w:noProof/>
                <w:webHidden/>
              </w:rPr>
              <w:fldChar w:fldCharType="begin"/>
            </w:r>
            <w:r>
              <w:rPr>
                <w:noProof/>
                <w:webHidden/>
              </w:rPr>
              <w:instrText xml:space="preserve"> PAGEREF _Toc67433192 \h </w:instrText>
            </w:r>
            <w:r>
              <w:rPr>
                <w:noProof/>
                <w:webHidden/>
              </w:rPr>
            </w:r>
          </w:ins>
          <w:r>
            <w:rPr>
              <w:noProof/>
              <w:webHidden/>
            </w:rPr>
            <w:fldChar w:fldCharType="separate"/>
          </w:r>
          <w:ins w:id="253" w:author="mico1999@foxmail.com" w:date="2021-03-23T23:05:00Z">
            <w:r>
              <w:rPr>
                <w:noProof/>
                <w:webHidden/>
              </w:rPr>
              <w:t>25</w:t>
            </w:r>
            <w:r>
              <w:rPr>
                <w:noProof/>
                <w:webHidden/>
              </w:rPr>
              <w:fldChar w:fldCharType="end"/>
            </w:r>
            <w:r w:rsidRPr="00266415">
              <w:rPr>
                <w:rStyle w:val="a7"/>
                <w:noProof/>
              </w:rPr>
              <w:fldChar w:fldCharType="end"/>
            </w:r>
          </w:ins>
        </w:p>
        <w:p w14:paraId="42AFBBD1" w14:textId="5987F4B5" w:rsidR="00526DAD" w:rsidRDefault="00526DAD">
          <w:pPr>
            <w:pStyle w:val="TOC2"/>
            <w:tabs>
              <w:tab w:val="right" w:leader="dot" w:pos="8296"/>
            </w:tabs>
            <w:ind w:left="480"/>
            <w:rPr>
              <w:ins w:id="254" w:author="mico1999@foxmail.com" w:date="2021-03-23T23:05:00Z"/>
              <w:rFonts w:asciiTheme="minorHAnsi" w:eastAsiaTheme="minorEastAsia" w:hAnsiTheme="minorHAnsi"/>
              <w:noProof/>
              <w:sz w:val="21"/>
            </w:rPr>
          </w:pPr>
          <w:ins w:id="255"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"_Toc67433193"</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附录</w:t>
            </w:r>
            <w:r w:rsidRPr="00266415">
              <w:rPr>
                <w:rStyle w:val="a7"/>
                <w:noProof/>
              </w:rPr>
              <w:t>1</w:t>
            </w:r>
            <w:r w:rsidRPr="00266415">
              <w:rPr>
                <w:rStyle w:val="a7"/>
                <w:noProof/>
              </w:rPr>
              <w:t>：公司章程</w:t>
            </w:r>
            <w:r>
              <w:rPr>
                <w:noProof/>
                <w:webHidden/>
              </w:rPr>
              <w:tab/>
            </w:r>
            <w:r>
              <w:rPr>
                <w:noProof/>
                <w:webHidden/>
              </w:rPr>
              <w:fldChar w:fldCharType="begin"/>
            </w:r>
            <w:r>
              <w:rPr>
                <w:noProof/>
                <w:webHidden/>
              </w:rPr>
              <w:instrText xml:space="preserve"> PAGEREF _Toc67433193 \h </w:instrText>
            </w:r>
            <w:r>
              <w:rPr>
                <w:noProof/>
                <w:webHidden/>
              </w:rPr>
            </w:r>
          </w:ins>
          <w:r>
            <w:rPr>
              <w:noProof/>
              <w:webHidden/>
            </w:rPr>
            <w:fldChar w:fldCharType="separate"/>
          </w:r>
          <w:ins w:id="256" w:author="mico1999@foxmail.com" w:date="2021-03-23T23:05:00Z">
            <w:r>
              <w:rPr>
                <w:noProof/>
                <w:webHidden/>
              </w:rPr>
              <w:t>26</w:t>
            </w:r>
            <w:r>
              <w:rPr>
                <w:noProof/>
                <w:webHidden/>
              </w:rPr>
              <w:fldChar w:fldCharType="end"/>
            </w:r>
            <w:r w:rsidRPr="00266415">
              <w:rPr>
                <w:rStyle w:val="a7"/>
                <w:noProof/>
              </w:rPr>
              <w:fldChar w:fldCharType="end"/>
            </w:r>
          </w:ins>
        </w:p>
        <w:p w14:paraId="6AC51ECF" w14:textId="042E313B" w:rsidR="00526DAD" w:rsidRDefault="00526DAD">
          <w:pPr>
            <w:pStyle w:val="TOC2"/>
            <w:tabs>
              <w:tab w:val="right" w:leader="dot" w:pos="8296"/>
            </w:tabs>
            <w:ind w:left="480"/>
            <w:rPr>
              <w:ins w:id="257" w:author="mico1999@foxmail.com" w:date="2021-03-23T23:05:00Z"/>
              <w:rFonts w:asciiTheme="minorHAnsi" w:eastAsiaTheme="minorEastAsia" w:hAnsiTheme="minorHAnsi"/>
              <w:noProof/>
              <w:sz w:val="21"/>
            </w:rPr>
          </w:pPr>
          <w:ins w:id="258"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"_Toc67433194"</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附录</w:t>
            </w:r>
            <w:r w:rsidRPr="00266415">
              <w:rPr>
                <w:rStyle w:val="a7"/>
                <w:noProof/>
              </w:rPr>
              <w:t>2</w:t>
            </w:r>
            <w:r w:rsidRPr="00266415">
              <w:rPr>
                <w:rStyle w:val="a7"/>
                <w:noProof/>
              </w:rPr>
              <w:t>：老伴儿</w:t>
            </w:r>
            <w:r w:rsidRPr="00266415">
              <w:rPr>
                <w:rStyle w:val="a7"/>
                <w:noProof/>
              </w:rPr>
              <w:t>APP</w:t>
            </w:r>
            <w:r w:rsidRPr="00266415">
              <w:rPr>
                <w:rStyle w:val="a7"/>
                <w:noProof/>
              </w:rPr>
              <w:t>项目成本评估报告</w:t>
            </w:r>
            <w:r>
              <w:rPr>
                <w:noProof/>
                <w:webHidden/>
              </w:rPr>
              <w:tab/>
            </w:r>
            <w:r>
              <w:rPr>
                <w:noProof/>
                <w:webHidden/>
              </w:rPr>
              <w:fldChar w:fldCharType="begin"/>
            </w:r>
            <w:r>
              <w:rPr>
                <w:noProof/>
                <w:webHidden/>
              </w:rPr>
              <w:instrText xml:space="preserve"> PAGEREF _Toc67433194 \h </w:instrText>
            </w:r>
            <w:r>
              <w:rPr>
                <w:noProof/>
                <w:webHidden/>
              </w:rPr>
            </w:r>
          </w:ins>
          <w:r>
            <w:rPr>
              <w:noProof/>
              <w:webHidden/>
            </w:rPr>
            <w:fldChar w:fldCharType="separate"/>
          </w:r>
          <w:ins w:id="259" w:author="mico1999@foxmail.com" w:date="2021-03-23T23:05:00Z">
            <w:r>
              <w:rPr>
                <w:noProof/>
                <w:webHidden/>
              </w:rPr>
              <w:t>26</w:t>
            </w:r>
            <w:r>
              <w:rPr>
                <w:noProof/>
                <w:webHidden/>
              </w:rPr>
              <w:fldChar w:fldCharType="end"/>
            </w:r>
            <w:r w:rsidRPr="00266415">
              <w:rPr>
                <w:rStyle w:val="a7"/>
                <w:noProof/>
              </w:rPr>
              <w:fldChar w:fldCharType="end"/>
            </w:r>
          </w:ins>
        </w:p>
        <w:p w14:paraId="273BDBE5" w14:textId="514E2982" w:rsidR="00526DAD" w:rsidRDefault="00526DAD">
          <w:pPr>
            <w:pStyle w:val="TOC2"/>
            <w:tabs>
              <w:tab w:val="right" w:leader="dot" w:pos="8296"/>
            </w:tabs>
            <w:ind w:left="480"/>
            <w:rPr>
              <w:ins w:id="260" w:author="mico1999@foxmail.com" w:date="2021-03-23T23:05:00Z"/>
              <w:rFonts w:asciiTheme="minorHAnsi" w:eastAsiaTheme="minorEastAsia" w:hAnsiTheme="minorHAnsi"/>
              <w:noProof/>
              <w:sz w:val="21"/>
            </w:rPr>
          </w:pPr>
          <w:ins w:id="261"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"_Toc67433195"</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附录</w:t>
            </w:r>
            <w:r w:rsidRPr="00266415">
              <w:rPr>
                <w:rStyle w:val="a7"/>
                <w:noProof/>
              </w:rPr>
              <w:t>3</w:t>
            </w:r>
            <w:r w:rsidRPr="00266415">
              <w:rPr>
                <w:rStyle w:val="a7"/>
                <w:noProof/>
              </w:rPr>
              <w:t>：相关政策</w:t>
            </w:r>
            <w:r>
              <w:rPr>
                <w:noProof/>
                <w:webHidden/>
              </w:rPr>
              <w:tab/>
            </w:r>
            <w:r>
              <w:rPr>
                <w:noProof/>
                <w:webHidden/>
              </w:rPr>
              <w:fldChar w:fldCharType="begin"/>
            </w:r>
            <w:r>
              <w:rPr>
                <w:noProof/>
                <w:webHidden/>
              </w:rPr>
              <w:instrText xml:space="preserve"> PAGEREF _Toc67433195 \h </w:instrText>
            </w:r>
            <w:r>
              <w:rPr>
                <w:noProof/>
                <w:webHidden/>
              </w:rPr>
            </w:r>
          </w:ins>
          <w:r>
            <w:rPr>
              <w:noProof/>
              <w:webHidden/>
            </w:rPr>
            <w:fldChar w:fldCharType="separate"/>
          </w:r>
          <w:ins w:id="262" w:author="mico1999@foxmail.com" w:date="2021-03-23T23:05:00Z">
            <w:r>
              <w:rPr>
                <w:noProof/>
                <w:webHidden/>
              </w:rPr>
              <w:t>27</w:t>
            </w:r>
            <w:r>
              <w:rPr>
                <w:noProof/>
                <w:webHidden/>
              </w:rPr>
              <w:fldChar w:fldCharType="end"/>
            </w:r>
            <w:r w:rsidRPr="00266415">
              <w:rPr>
                <w:rStyle w:val="a7"/>
                <w:noProof/>
              </w:rPr>
              <w:fldChar w:fldCharType="end"/>
            </w:r>
          </w:ins>
        </w:p>
        <w:p w14:paraId="3E6F9ADC" w14:textId="31F15140" w:rsidR="00526DAD" w:rsidRDefault="00526DAD">
          <w:pPr>
            <w:pStyle w:val="TOC2"/>
            <w:tabs>
              <w:tab w:val="right" w:leader="dot" w:pos="8296"/>
            </w:tabs>
            <w:ind w:left="480"/>
            <w:rPr>
              <w:ins w:id="263" w:author="mico1999@foxmail.com" w:date="2021-03-23T23:05:00Z"/>
              <w:rFonts w:asciiTheme="minorHAnsi" w:eastAsiaTheme="minorEastAsia" w:hAnsiTheme="minorHAnsi"/>
              <w:noProof/>
              <w:sz w:val="21"/>
            </w:rPr>
          </w:pPr>
          <w:ins w:id="264"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"_Toc67433196"</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附录</w:t>
            </w:r>
            <w:r w:rsidRPr="00266415">
              <w:rPr>
                <w:rStyle w:val="a7"/>
                <w:rFonts w:cs="Times New Roman"/>
                <w:noProof/>
              </w:rPr>
              <w:t>4</w:t>
            </w:r>
            <w:r w:rsidRPr="00266415">
              <w:rPr>
                <w:rStyle w:val="a7"/>
                <w:noProof/>
              </w:rPr>
              <w:t>：调查问卷</w:t>
            </w:r>
            <w:r>
              <w:rPr>
                <w:noProof/>
                <w:webHidden/>
              </w:rPr>
              <w:tab/>
            </w:r>
            <w:r>
              <w:rPr>
                <w:noProof/>
                <w:webHidden/>
              </w:rPr>
              <w:fldChar w:fldCharType="begin"/>
            </w:r>
            <w:r>
              <w:rPr>
                <w:noProof/>
                <w:webHidden/>
              </w:rPr>
              <w:instrText xml:space="preserve"> PAGEREF _Toc67433196 \h </w:instrText>
            </w:r>
            <w:r>
              <w:rPr>
                <w:noProof/>
                <w:webHidden/>
              </w:rPr>
            </w:r>
          </w:ins>
          <w:r>
            <w:rPr>
              <w:noProof/>
              <w:webHidden/>
            </w:rPr>
            <w:fldChar w:fldCharType="separate"/>
          </w:r>
          <w:ins w:id="265" w:author="mico1999@foxmail.com" w:date="2021-03-23T23:05:00Z">
            <w:r>
              <w:rPr>
                <w:noProof/>
                <w:webHidden/>
              </w:rPr>
              <w:t>27</w:t>
            </w:r>
            <w:r>
              <w:rPr>
                <w:noProof/>
                <w:webHidden/>
              </w:rPr>
              <w:fldChar w:fldCharType="end"/>
            </w:r>
            <w:r w:rsidRPr="00266415">
              <w:rPr>
                <w:rStyle w:val="a7"/>
                <w:noProof/>
              </w:rPr>
              <w:fldChar w:fldCharType="end"/>
            </w:r>
          </w:ins>
        </w:p>
        <w:p w14:paraId="5A94CC60" w14:textId="0462C692" w:rsidR="00526DAD" w:rsidRDefault="00526DAD">
          <w:pPr>
            <w:pStyle w:val="TOC2"/>
            <w:tabs>
              <w:tab w:val="right" w:leader="dot" w:pos="8296"/>
            </w:tabs>
            <w:ind w:left="480"/>
            <w:rPr>
              <w:ins w:id="266" w:author="mico1999@foxmail.com" w:date="2021-03-23T23:05:00Z"/>
              <w:rFonts w:asciiTheme="minorHAnsi" w:eastAsiaTheme="minorEastAsia" w:hAnsiTheme="minorHAnsi"/>
              <w:noProof/>
              <w:sz w:val="21"/>
            </w:rPr>
          </w:pPr>
          <w:ins w:id="267" w:author="mico1999@foxmail.com" w:date="2021-03-23T23:05:00Z">
            <w:r w:rsidRPr="00266415">
              <w:rPr>
                <w:rStyle w:val="a7"/>
                <w:noProof/>
              </w:rPr>
              <w:fldChar w:fldCharType="begin"/>
            </w:r>
            <w:r w:rsidRPr="00266415">
              <w:rPr>
                <w:rStyle w:val="a7"/>
                <w:noProof/>
              </w:rPr>
              <w:instrText xml:space="preserve"> </w:instrText>
            </w:r>
            <w:r>
              <w:rPr>
                <w:noProof/>
              </w:rPr>
              <w:instrText>HYPERLINK \l "_Toc67433197"</w:instrText>
            </w:r>
            <w:r w:rsidRPr="00266415">
              <w:rPr>
                <w:rStyle w:val="a7"/>
                <w:noProof/>
              </w:rPr>
              <w:instrText xml:space="preserve"> </w:instrText>
            </w:r>
            <w:r w:rsidRPr="00266415">
              <w:rPr>
                <w:rStyle w:val="a7"/>
                <w:noProof/>
              </w:rPr>
            </w:r>
            <w:r w:rsidRPr="00266415">
              <w:rPr>
                <w:rStyle w:val="a7"/>
                <w:noProof/>
              </w:rPr>
              <w:fldChar w:fldCharType="separate"/>
            </w:r>
            <w:r w:rsidRPr="00266415">
              <w:rPr>
                <w:rStyle w:val="a7"/>
                <w:noProof/>
              </w:rPr>
              <w:t>附录</w:t>
            </w:r>
            <w:r w:rsidRPr="00266415">
              <w:rPr>
                <w:rStyle w:val="a7"/>
                <w:noProof/>
              </w:rPr>
              <w:t>5</w:t>
            </w:r>
            <w:r w:rsidRPr="00266415">
              <w:rPr>
                <w:rStyle w:val="a7"/>
                <w:noProof/>
              </w:rPr>
              <w:t>：调研照片</w:t>
            </w:r>
            <w:r>
              <w:rPr>
                <w:noProof/>
                <w:webHidden/>
              </w:rPr>
              <w:tab/>
            </w:r>
            <w:r>
              <w:rPr>
                <w:noProof/>
                <w:webHidden/>
              </w:rPr>
              <w:fldChar w:fldCharType="begin"/>
            </w:r>
            <w:r>
              <w:rPr>
                <w:noProof/>
                <w:webHidden/>
              </w:rPr>
              <w:instrText xml:space="preserve"> PAGEREF _Toc67433197 \h </w:instrText>
            </w:r>
            <w:r>
              <w:rPr>
                <w:noProof/>
                <w:webHidden/>
              </w:rPr>
            </w:r>
          </w:ins>
          <w:r>
            <w:rPr>
              <w:noProof/>
              <w:webHidden/>
            </w:rPr>
            <w:fldChar w:fldCharType="separate"/>
          </w:r>
          <w:ins w:id="268" w:author="mico1999@foxmail.com" w:date="2021-03-23T23:05:00Z">
            <w:r>
              <w:rPr>
                <w:noProof/>
                <w:webHidden/>
              </w:rPr>
              <w:t>29</w:t>
            </w:r>
            <w:r>
              <w:rPr>
                <w:noProof/>
                <w:webHidden/>
              </w:rPr>
              <w:fldChar w:fldCharType="end"/>
            </w:r>
            <w:r w:rsidRPr="00266415">
              <w:rPr>
                <w:rStyle w:val="a7"/>
                <w:noProof/>
              </w:rPr>
              <w:fldChar w:fldCharType="end"/>
            </w:r>
          </w:ins>
        </w:p>
        <w:p w14:paraId="71143035" w14:textId="3107AC41" w:rsidR="00941137" w:rsidDel="00B118D3" w:rsidRDefault="00941137">
          <w:pPr>
            <w:pStyle w:val="TOC2"/>
            <w:tabs>
              <w:tab w:val="right" w:leader="dot" w:pos="8296"/>
            </w:tabs>
            <w:ind w:left="480"/>
            <w:rPr>
              <w:del w:id="269" w:author="mico1999@foxmail.com" w:date="2021-03-23T01:34:00Z"/>
              <w:rFonts w:asciiTheme="minorHAnsi" w:eastAsiaTheme="minorEastAsia" w:hAnsiTheme="minorHAnsi"/>
              <w:noProof/>
              <w:sz w:val="21"/>
            </w:rPr>
          </w:pPr>
          <w:del w:id="27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"_Toc67354958"</w:delInstrText>
            </w:r>
            <w:r w:rsidRPr="00784886" w:rsidDel="00B118D3">
              <w:rPr>
                <w:rStyle w:val="a7"/>
                <w:noProof/>
              </w:rPr>
              <w:delInstrText xml:space="preserve"> </w:delInstrText>
            </w:r>
            <w:r w:rsidRPr="00784886" w:rsidDel="00B118D3">
              <w:rPr>
                <w:rStyle w:val="a7"/>
                <w:noProof/>
              </w:rPr>
              <w:fldChar w:fldCharType="separate"/>
            </w:r>
          </w:del>
          <w:ins w:id="27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272" w:author="mico1999@foxmail.com" w:date="2021-03-23T01:34:00Z">
            <w:r w:rsidRPr="00784886" w:rsidDel="00B118D3">
              <w:rPr>
                <w:rStyle w:val="a7"/>
                <w:noProof/>
              </w:rPr>
              <w:delText>一、背景</w:delText>
            </w:r>
            <w:r w:rsidDel="00B118D3">
              <w:rPr>
                <w:noProof/>
                <w:webHidden/>
              </w:rPr>
              <w:tab/>
            </w:r>
            <w:r w:rsidDel="00B118D3">
              <w:rPr>
                <w:noProof/>
                <w:webHidden/>
              </w:rPr>
              <w:fldChar w:fldCharType="begin"/>
            </w:r>
            <w:r w:rsidDel="00B118D3">
              <w:rPr>
                <w:noProof/>
                <w:webHidden/>
              </w:rPr>
              <w:delInstrText xml:space="preserve"> PAGEREF _Toc67354958 \h </w:delInstrText>
            </w:r>
            <w:r w:rsidDel="00B118D3">
              <w:rPr>
                <w:noProof/>
                <w:webHidden/>
              </w:rPr>
            </w:r>
            <w:r w:rsidDel="00B118D3">
              <w:rPr>
                <w:noProof/>
                <w:webHidden/>
              </w:rPr>
              <w:fldChar w:fldCharType="separate"/>
            </w:r>
            <w:r w:rsidDel="00B118D3">
              <w:rPr>
                <w:noProof/>
                <w:webHidden/>
              </w:rPr>
              <w:delText>4</w:delText>
            </w:r>
            <w:r w:rsidDel="00B118D3">
              <w:rPr>
                <w:noProof/>
                <w:webHidden/>
              </w:rPr>
              <w:fldChar w:fldCharType="end"/>
            </w:r>
            <w:r w:rsidRPr="00784886" w:rsidDel="00B118D3">
              <w:rPr>
                <w:rStyle w:val="a7"/>
                <w:noProof/>
              </w:rPr>
              <w:fldChar w:fldCharType="end"/>
            </w:r>
          </w:del>
        </w:p>
        <w:p w14:paraId="2E8A4596" w14:textId="48F8C3BC" w:rsidR="00941137" w:rsidDel="00B118D3" w:rsidRDefault="00941137">
          <w:pPr>
            <w:pStyle w:val="TOC3"/>
            <w:tabs>
              <w:tab w:val="right" w:leader="dot" w:pos="8296"/>
            </w:tabs>
            <w:ind w:left="960"/>
            <w:rPr>
              <w:del w:id="273" w:author="mico1999@foxmail.com" w:date="2021-03-23T01:34:00Z"/>
              <w:rFonts w:asciiTheme="minorHAnsi" w:eastAsiaTheme="minorEastAsia" w:hAnsiTheme="minorHAnsi"/>
              <w:noProof/>
              <w:sz w:val="21"/>
            </w:rPr>
          </w:pPr>
          <w:del w:id="27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"_Toc67354959"</w:delInstrText>
            </w:r>
            <w:r w:rsidRPr="00784886" w:rsidDel="00B118D3">
              <w:rPr>
                <w:rStyle w:val="a7"/>
                <w:noProof/>
              </w:rPr>
              <w:delInstrText xml:space="preserve"> </w:delInstrText>
            </w:r>
            <w:r w:rsidRPr="00784886" w:rsidDel="00B118D3">
              <w:rPr>
                <w:rStyle w:val="a7"/>
                <w:noProof/>
              </w:rPr>
              <w:fldChar w:fldCharType="separate"/>
            </w:r>
          </w:del>
          <w:ins w:id="27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276" w:author="mico1999@foxmail.com" w:date="2021-03-23T01:34:00Z">
            <w:r w:rsidRPr="00784886" w:rsidDel="00B118D3">
              <w:rPr>
                <w:rStyle w:val="a7"/>
                <w:noProof/>
              </w:rPr>
              <w:delText>（一）人口老龄化趋势明显，养老需求增加</w:delText>
            </w:r>
            <w:r w:rsidDel="00B118D3">
              <w:rPr>
                <w:noProof/>
                <w:webHidden/>
              </w:rPr>
              <w:tab/>
            </w:r>
            <w:r w:rsidDel="00B118D3">
              <w:rPr>
                <w:noProof/>
                <w:webHidden/>
              </w:rPr>
              <w:fldChar w:fldCharType="begin"/>
            </w:r>
            <w:r w:rsidDel="00B118D3">
              <w:rPr>
                <w:noProof/>
                <w:webHidden/>
              </w:rPr>
              <w:delInstrText xml:space="preserve"> PAGEREF _Toc67354959 \h </w:delInstrText>
            </w:r>
            <w:r w:rsidDel="00B118D3">
              <w:rPr>
                <w:noProof/>
                <w:webHidden/>
              </w:rPr>
            </w:r>
            <w:r w:rsidDel="00B118D3">
              <w:rPr>
                <w:noProof/>
                <w:webHidden/>
              </w:rPr>
              <w:fldChar w:fldCharType="separate"/>
            </w:r>
            <w:r w:rsidDel="00B118D3">
              <w:rPr>
                <w:noProof/>
                <w:webHidden/>
              </w:rPr>
              <w:delText>4</w:delText>
            </w:r>
            <w:r w:rsidDel="00B118D3">
              <w:rPr>
                <w:noProof/>
                <w:webHidden/>
              </w:rPr>
              <w:fldChar w:fldCharType="end"/>
            </w:r>
            <w:r w:rsidRPr="00784886" w:rsidDel="00B118D3">
              <w:rPr>
                <w:rStyle w:val="a7"/>
                <w:noProof/>
              </w:rPr>
              <w:fldChar w:fldCharType="end"/>
            </w:r>
          </w:del>
        </w:p>
        <w:p w14:paraId="099C475D" w14:textId="02729EE1" w:rsidR="00941137" w:rsidDel="00B118D3" w:rsidRDefault="00941137">
          <w:pPr>
            <w:pStyle w:val="TOC3"/>
            <w:tabs>
              <w:tab w:val="right" w:leader="dot" w:pos="8296"/>
            </w:tabs>
            <w:ind w:left="960"/>
            <w:rPr>
              <w:del w:id="277" w:author="mico1999@foxmail.com" w:date="2021-03-23T01:34:00Z"/>
              <w:rFonts w:asciiTheme="minorHAnsi" w:eastAsiaTheme="minorEastAsia" w:hAnsiTheme="minorHAnsi"/>
              <w:noProof/>
              <w:sz w:val="21"/>
            </w:rPr>
          </w:pPr>
          <w:del w:id="27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"_Toc67354960"</w:delInstrText>
            </w:r>
            <w:r w:rsidRPr="00784886" w:rsidDel="00B118D3">
              <w:rPr>
                <w:rStyle w:val="a7"/>
                <w:noProof/>
              </w:rPr>
              <w:delInstrText xml:space="preserve"> </w:delInstrText>
            </w:r>
            <w:r w:rsidRPr="00784886" w:rsidDel="00B118D3">
              <w:rPr>
                <w:rStyle w:val="a7"/>
                <w:noProof/>
              </w:rPr>
              <w:fldChar w:fldCharType="separate"/>
            </w:r>
          </w:del>
          <w:ins w:id="27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280" w:author="mico1999@foxmail.com" w:date="2021-03-23T01:34:00Z">
            <w:r w:rsidRPr="00784886" w:rsidDel="00B118D3">
              <w:rPr>
                <w:rStyle w:val="a7"/>
                <w:noProof/>
              </w:rPr>
              <w:delText>（二）现有养老模式，难以满足当前需求</w:delText>
            </w:r>
            <w:r w:rsidDel="00B118D3">
              <w:rPr>
                <w:noProof/>
                <w:webHidden/>
              </w:rPr>
              <w:tab/>
            </w:r>
            <w:r w:rsidDel="00B118D3">
              <w:rPr>
                <w:noProof/>
                <w:webHidden/>
              </w:rPr>
              <w:fldChar w:fldCharType="begin"/>
            </w:r>
            <w:r w:rsidDel="00B118D3">
              <w:rPr>
                <w:noProof/>
                <w:webHidden/>
              </w:rPr>
              <w:delInstrText xml:space="preserve"> PAGEREF _Toc67354960 \h </w:delInstrText>
            </w:r>
            <w:r w:rsidDel="00B118D3">
              <w:rPr>
                <w:noProof/>
                <w:webHidden/>
              </w:rPr>
            </w:r>
            <w:r w:rsidDel="00B118D3">
              <w:rPr>
                <w:noProof/>
                <w:webHidden/>
              </w:rPr>
              <w:fldChar w:fldCharType="separate"/>
            </w:r>
            <w:r w:rsidDel="00B118D3">
              <w:rPr>
                <w:noProof/>
                <w:webHidden/>
              </w:rPr>
              <w:delText>4</w:delText>
            </w:r>
            <w:r w:rsidDel="00B118D3">
              <w:rPr>
                <w:noProof/>
                <w:webHidden/>
              </w:rPr>
              <w:fldChar w:fldCharType="end"/>
            </w:r>
            <w:r w:rsidRPr="00784886" w:rsidDel="00B118D3">
              <w:rPr>
                <w:rStyle w:val="a7"/>
                <w:noProof/>
              </w:rPr>
              <w:fldChar w:fldCharType="end"/>
            </w:r>
          </w:del>
        </w:p>
        <w:p w14:paraId="4B6A7348" w14:textId="4B471EDA" w:rsidR="00941137" w:rsidDel="00B118D3" w:rsidRDefault="00941137">
          <w:pPr>
            <w:pStyle w:val="TOC3"/>
            <w:tabs>
              <w:tab w:val="right" w:leader="dot" w:pos="8296"/>
            </w:tabs>
            <w:ind w:left="960"/>
            <w:rPr>
              <w:del w:id="281" w:author="mico1999@foxmail.com" w:date="2021-03-23T01:34:00Z"/>
              <w:rFonts w:asciiTheme="minorHAnsi" w:eastAsiaTheme="minorEastAsia" w:hAnsiTheme="minorHAnsi"/>
              <w:noProof/>
              <w:sz w:val="21"/>
            </w:rPr>
          </w:pPr>
          <w:del w:id="28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"_Toc67354961"</w:delInstrText>
            </w:r>
            <w:r w:rsidRPr="00784886" w:rsidDel="00B118D3">
              <w:rPr>
                <w:rStyle w:val="a7"/>
                <w:noProof/>
              </w:rPr>
              <w:delInstrText xml:space="preserve"> </w:delInstrText>
            </w:r>
            <w:r w:rsidRPr="00784886" w:rsidDel="00B118D3">
              <w:rPr>
                <w:rStyle w:val="a7"/>
                <w:noProof/>
              </w:rPr>
              <w:fldChar w:fldCharType="separate"/>
            </w:r>
          </w:del>
          <w:ins w:id="28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284" w:author="mico1999@foxmail.com" w:date="2021-03-23T01:34:00Z">
            <w:r w:rsidRPr="00784886" w:rsidDel="00B118D3">
              <w:rPr>
                <w:rStyle w:val="a7"/>
                <w:noProof/>
              </w:rPr>
              <w:delText>（三）建构网络虚拟社区，解决限制</w:delText>
            </w:r>
            <w:r w:rsidDel="00B118D3">
              <w:rPr>
                <w:noProof/>
                <w:webHidden/>
              </w:rPr>
              <w:tab/>
            </w:r>
            <w:r w:rsidDel="00B118D3">
              <w:rPr>
                <w:noProof/>
                <w:webHidden/>
              </w:rPr>
              <w:fldChar w:fldCharType="begin"/>
            </w:r>
            <w:r w:rsidDel="00B118D3">
              <w:rPr>
                <w:noProof/>
                <w:webHidden/>
              </w:rPr>
              <w:delInstrText xml:space="preserve"> PAGEREF _Toc67354961 \h </w:delInstrText>
            </w:r>
            <w:r w:rsidDel="00B118D3">
              <w:rPr>
                <w:noProof/>
                <w:webHidden/>
              </w:rPr>
            </w:r>
            <w:r w:rsidDel="00B118D3">
              <w:rPr>
                <w:noProof/>
                <w:webHidden/>
              </w:rPr>
              <w:fldChar w:fldCharType="separate"/>
            </w:r>
            <w:r w:rsidDel="00B118D3">
              <w:rPr>
                <w:noProof/>
                <w:webHidden/>
              </w:rPr>
              <w:delText>5</w:delText>
            </w:r>
            <w:r w:rsidDel="00B118D3">
              <w:rPr>
                <w:noProof/>
                <w:webHidden/>
              </w:rPr>
              <w:fldChar w:fldCharType="end"/>
            </w:r>
            <w:r w:rsidRPr="00784886" w:rsidDel="00B118D3">
              <w:rPr>
                <w:rStyle w:val="a7"/>
                <w:noProof/>
              </w:rPr>
              <w:fldChar w:fldCharType="end"/>
            </w:r>
          </w:del>
        </w:p>
        <w:p w14:paraId="4DD56959" w14:textId="3CB34085" w:rsidR="00941137" w:rsidDel="00B118D3" w:rsidRDefault="00941137">
          <w:pPr>
            <w:pStyle w:val="TOC2"/>
            <w:tabs>
              <w:tab w:val="right" w:leader="dot" w:pos="8296"/>
            </w:tabs>
            <w:ind w:left="480"/>
            <w:rPr>
              <w:del w:id="285" w:author="mico1999@foxmail.com" w:date="2021-03-23T01:34:00Z"/>
              <w:rFonts w:asciiTheme="minorHAnsi" w:eastAsiaTheme="minorEastAsia" w:hAnsiTheme="minorHAnsi"/>
              <w:noProof/>
              <w:sz w:val="21"/>
            </w:rPr>
          </w:pPr>
          <w:del w:id="28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"_Toc67354962"</w:delInstrText>
            </w:r>
            <w:r w:rsidRPr="00784886" w:rsidDel="00B118D3">
              <w:rPr>
                <w:rStyle w:val="a7"/>
                <w:noProof/>
              </w:rPr>
              <w:delInstrText xml:space="preserve"> </w:delInstrText>
            </w:r>
            <w:r w:rsidRPr="00784886" w:rsidDel="00B118D3">
              <w:rPr>
                <w:rStyle w:val="a7"/>
                <w:noProof/>
              </w:rPr>
              <w:fldChar w:fldCharType="separate"/>
            </w:r>
          </w:del>
          <w:ins w:id="28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288" w:author="mico1999@foxmail.com" w:date="2021-03-23T01:34:00Z">
            <w:r w:rsidRPr="00784886" w:rsidDel="00B118D3">
              <w:rPr>
                <w:rStyle w:val="a7"/>
                <w:noProof/>
              </w:rPr>
              <w:delText>二、公司介绍</w:delText>
            </w:r>
            <w:r w:rsidDel="00B118D3">
              <w:rPr>
                <w:noProof/>
                <w:webHidden/>
              </w:rPr>
              <w:tab/>
            </w:r>
            <w:r w:rsidDel="00B118D3">
              <w:rPr>
                <w:noProof/>
                <w:webHidden/>
              </w:rPr>
              <w:fldChar w:fldCharType="begin"/>
            </w:r>
            <w:r w:rsidDel="00B118D3">
              <w:rPr>
                <w:noProof/>
                <w:webHidden/>
              </w:rPr>
              <w:delInstrText xml:space="preserve"> PAGEREF _Toc67354962 \h </w:delInstrText>
            </w:r>
            <w:r w:rsidDel="00B118D3">
              <w:rPr>
                <w:noProof/>
                <w:webHidden/>
              </w:rPr>
            </w:r>
            <w:r w:rsidDel="00B118D3">
              <w:rPr>
                <w:noProof/>
                <w:webHidden/>
              </w:rPr>
              <w:fldChar w:fldCharType="separate"/>
            </w:r>
            <w:r w:rsidDel="00B118D3">
              <w:rPr>
                <w:noProof/>
                <w:webHidden/>
              </w:rPr>
              <w:delText>6</w:delText>
            </w:r>
            <w:r w:rsidDel="00B118D3">
              <w:rPr>
                <w:noProof/>
                <w:webHidden/>
              </w:rPr>
              <w:fldChar w:fldCharType="end"/>
            </w:r>
            <w:r w:rsidRPr="00784886" w:rsidDel="00B118D3">
              <w:rPr>
                <w:rStyle w:val="a7"/>
                <w:noProof/>
              </w:rPr>
              <w:fldChar w:fldCharType="end"/>
            </w:r>
          </w:del>
        </w:p>
        <w:p w14:paraId="0F374D28" w14:textId="10DCE3E7" w:rsidR="00941137" w:rsidDel="00B118D3" w:rsidRDefault="00941137">
          <w:pPr>
            <w:pStyle w:val="TOC3"/>
            <w:tabs>
              <w:tab w:val="right" w:leader="dot" w:pos="8296"/>
            </w:tabs>
            <w:ind w:left="960"/>
            <w:rPr>
              <w:del w:id="289" w:author="mico1999@foxmail.com" w:date="2021-03-23T01:34:00Z"/>
              <w:rFonts w:asciiTheme="minorHAnsi" w:eastAsiaTheme="minorEastAsia" w:hAnsiTheme="minorHAnsi"/>
              <w:noProof/>
              <w:sz w:val="21"/>
            </w:rPr>
          </w:pPr>
          <w:del w:id="29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"_Toc67354963"</w:delInstrText>
            </w:r>
            <w:r w:rsidRPr="00784886" w:rsidDel="00B118D3">
              <w:rPr>
                <w:rStyle w:val="a7"/>
                <w:noProof/>
              </w:rPr>
              <w:delInstrText xml:space="preserve"> </w:delInstrText>
            </w:r>
            <w:r w:rsidRPr="00784886" w:rsidDel="00B118D3">
              <w:rPr>
                <w:rStyle w:val="a7"/>
                <w:noProof/>
              </w:rPr>
              <w:fldChar w:fldCharType="separate"/>
            </w:r>
          </w:del>
          <w:ins w:id="29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292" w:author="mico1999@foxmail.com" w:date="2021-03-23T01:34:00Z">
            <w:r w:rsidRPr="00784886" w:rsidDel="00B118D3">
              <w:rPr>
                <w:rStyle w:val="a7"/>
                <w:noProof/>
              </w:rPr>
              <w:delText>（一）公司名称和</w:delText>
            </w:r>
            <w:r w:rsidRPr="00784886" w:rsidDel="00B118D3">
              <w:rPr>
                <w:rStyle w:val="a7"/>
                <w:rFonts w:cs="Times New Roman"/>
                <w:noProof/>
              </w:rPr>
              <w:delText>LOGO</w:delText>
            </w:r>
            <w:r w:rsidDel="00B118D3">
              <w:rPr>
                <w:noProof/>
                <w:webHidden/>
              </w:rPr>
              <w:tab/>
            </w:r>
            <w:r w:rsidDel="00B118D3">
              <w:rPr>
                <w:noProof/>
                <w:webHidden/>
              </w:rPr>
              <w:fldChar w:fldCharType="begin"/>
            </w:r>
            <w:r w:rsidDel="00B118D3">
              <w:rPr>
                <w:noProof/>
                <w:webHidden/>
              </w:rPr>
              <w:delInstrText xml:space="preserve"> PAGEREF _Toc67354963 \h </w:delInstrText>
            </w:r>
            <w:r w:rsidDel="00B118D3">
              <w:rPr>
                <w:noProof/>
                <w:webHidden/>
              </w:rPr>
            </w:r>
            <w:r w:rsidDel="00B118D3">
              <w:rPr>
                <w:noProof/>
                <w:webHidden/>
              </w:rPr>
              <w:fldChar w:fldCharType="separate"/>
            </w:r>
            <w:r w:rsidDel="00B118D3">
              <w:rPr>
                <w:noProof/>
                <w:webHidden/>
              </w:rPr>
              <w:delText>6</w:delText>
            </w:r>
            <w:r w:rsidDel="00B118D3">
              <w:rPr>
                <w:noProof/>
                <w:webHidden/>
              </w:rPr>
              <w:fldChar w:fldCharType="end"/>
            </w:r>
            <w:r w:rsidRPr="00784886" w:rsidDel="00B118D3">
              <w:rPr>
                <w:rStyle w:val="a7"/>
                <w:noProof/>
              </w:rPr>
              <w:fldChar w:fldCharType="end"/>
            </w:r>
          </w:del>
        </w:p>
        <w:p w14:paraId="5797B87E" w14:textId="2EFE8060" w:rsidR="00941137" w:rsidDel="00B118D3" w:rsidRDefault="00941137">
          <w:pPr>
            <w:pStyle w:val="TOC3"/>
            <w:tabs>
              <w:tab w:val="right" w:leader="dot" w:pos="8296"/>
            </w:tabs>
            <w:ind w:left="960"/>
            <w:rPr>
              <w:del w:id="293" w:author="mico1999@foxmail.com" w:date="2021-03-23T01:34:00Z"/>
              <w:rFonts w:asciiTheme="minorHAnsi" w:eastAsiaTheme="minorEastAsia" w:hAnsiTheme="minorHAnsi"/>
              <w:noProof/>
              <w:sz w:val="21"/>
            </w:rPr>
          </w:pPr>
          <w:del w:id="29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"_Toc67354964"</w:delInstrText>
            </w:r>
            <w:r w:rsidRPr="00784886" w:rsidDel="00B118D3">
              <w:rPr>
                <w:rStyle w:val="a7"/>
                <w:noProof/>
              </w:rPr>
              <w:delInstrText xml:space="preserve"> </w:delInstrText>
            </w:r>
            <w:r w:rsidRPr="00784886" w:rsidDel="00B118D3">
              <w:rPr>
                <w:rStyle w:val="a7"/>
                <w:noProof/>
              </w:rPr>
              <w:fldChar w:fldCharType="separate"/>
            </w:r>
          </w:del>
          <w:ins w:id="29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296" w:author="mico1999@foxmail.com" w:date="2021-03-23T01:34:00Z">
            <w:r w:rsidRPr="00784886" w:rsidDel="00B118D3">
              <w:rPr>
                <w:rStyle w:val="a7"/>
                <w:noProof/>
              </w:rPr>
              <w:delText>（二）公司地址</w:delText>
            </w:r>
            <w:r w:rsidDel="00B118D3">
              <w:rPr>
                <w:noProof/>
                <w:webHidden/>
              </w:rPr>
              <w:tab/>
            </w:r>
            <w:r w:rsidDel="00B118D3">
              <w:rPr>
                <w:noProof/>
                <w:webHidden/>
              </w:rPr>
              <w:fldChar w:fldCharType="begin"/>
            </w:r>
            <w:r w:rsidDel="00B118D3">
              <w:rPr>
                <w:noProof/>
                <w:webHidden/>
              </w:rPr>
              <w:delInstrText xml:space="preserve"> PAGEREF _Toc67354964 \h </w:delInstrText>
            </w:r>
            <w:r w:rsidDel="00B118D3">
              <w:rPr>
                <w:noProof/>
                <w:webHidden/>
              </w:rPr>
            </w:r>
            <w:r w:rsidDel="00B118D3">
              <w:rPr>
                <w:noProof/>
                <w:webHidden/>
              </w:rPr>
              <w:fldChar w:fldCharType="separate"/>
            </w:r>
            <w:r w:rsidDel="00B118D3">
              <w:rPr>
                <w:noProof/>
                <w:webHidden/>
              </w:rPr>
              <w:delText>6</w:delText>
            </w:r>
            <w:r w:rsidDel="00B118D3">
              <w:rPr>
                <w:noProof/>
                <w:webHidden/>
              </w:rPr>
              <w:fldChar w:fldCharType="end"/>
            </w:r>
            <w:r w:rsidRPr="00784886" w:rsidDel="00B118D3">
              <w:rPr>
                <w:rStyle w:val="a7"/>
                <w:noProof/>
              </w:rPr>
              <w:fldChar w:fldCharType="end"/>
            </w:r>
          </w:del>
        </w:p>
        <w:p w14:paraId="728DA61E" w14:textId="455C5749" w:rsidR="00941137" w:rsidDel="00B118D3" w:rsidRDefault="00941137">
          <w:pPr>
            <w:pStyle w:val="TOC3"/>
            <w:tabs>
              <w:tab w:val="right" w:leader="dot" w:pos="8296"/>
            </w:tabs>
            <w:ind w:left="960"/>
            <w:rPr>
              <w:del w:id="297" w:author="mico1999@foxmail.com" w:date="2021-03-23T01:34:00Z"/>
              <w:rFonts w:asciiTheme="minorHAnsi" w:eastAsiaTheme="minorEastAsia" w:hAnsiTheme="minorHAnsi"/>
              <w:noProof/>
              <w:sz w:val="21"/>
            </w:rPr>
          </w:pPr>
          <w:del w:id="29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"_Toc67354965"</w:delInstrText>
            </w:r>
            <w:r w:rsidRPr="00784886" w:rsidDel="00B118D3">
              <w:rPr>
                <w:rStyle w:val="a7"/>
                <w:noProof/>
              </w:rPr>
              <w:delInstrText xml:space="preserve"> </w:delInstrText>
            </w:r>
            <w:r w:rsidRPr="00784886" w:rsidDel="00B118D3">
              <w:rPr>
                <w:rStyle w:val="a7"/>
                <w:noProof/>
              </w:rPr>
              <w:fldChar w:fldCharType="separate"/>
            </w:r>
          </w:del>
          <w:ins w:id="29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00" w:author="mico1999@foxmail.com" w:date="2021-03-23T01:34:00Z">
            <w:r w:rsidRPr="00784886" w:rsidDel="00B118D3">
              <w:rPr>
                <w:rStyle w:val="a7"/>
                <w:noProof/>
              </w:rPr>
              <w:delText>（三）公司性质及经营范围</w:delText>
            </w:r>
            <w:r w:rsidDel="00B118D3">
              <w:rPr>
                <w:noProof/>
                <w:webHidden/>
              </w:rPr>
              <w:tab/>
            </w:r>
            <w:r w:rsidDel="00B118D3">
              <w:rPr>
                <w:noProof/>
                <w:webHidden/>
              </w:rPr>
              <w:fldChar w:fldCharType="begin"/>
            </w:r>
            <w:r w:rsidDel="00B118D3">
              <w:rPr>
                <w:noProof/>
                <w:webHidden/>
              </w:rPr>
              <w:delInstrText xml:space="preserve"> PAGEREF _Toc67354965 \h </w:delInstrText>
            </w:r>
            <w:r w:rsidDel="00B118D3">
              <w:rPr>
                <w:noProof/>
                <w:webHidden/>
              </w:rPr>
            </w:r>
            <w:r w:rsidDel="00B118D3">
              <w:rPr>
                <w:noProof/>
                <w:webHidden/>
              </w:rPr>
              <w:fldChar w:fldCharType="separate"/>
            </w:r>
            <w:r w:rsidDel="00B118D3">
              <w:rPr>
                <w:noProof/>
                <w:webHidden/>
              </w:rPr>
              <w:delText>6</w:delText>
            </w:r>
            <w:r w:rsidDel="00B118D3">
              <w:rPr>
                <w:noProof/>
                <w:webHidden/>
              </w:rPr>
              <w:fldChar w:fldCharType="end"/>
            </w:r>
            <w:r w:rsidRPr="00784886" w:rsidDel="00B118D3">
              <w:rPr>
                <w:rStyle w:val="a7"/>
                <w:noProof/>
              </w:rPr>
              <w:fldChar w:fldCharType="end"/>
            </w:r>
          </w:del>
        </w:p>
        <w:p w14:paraId="3F2ABFC4" w14:textId="08396C49" w:rsidR="00941137" w:rsidDel="00B118D3" w:rsidRDefault="00941137">
          <w:pPr>
            <w:pStyle w:val="TOC3"/>
            <w:tabs>
              <w:tab w:val="right" w:leader="dot" w:pos="8296"/>
            </w:tabs>
            <w:ind w:left="960"/>
            <w:rPr>
              <w:del w:id="301" w:author="mico1999@foxmail.com" w:date="2021-03-23T01:34:00Z"/>
              <w:rFonts w:asciiTheme="minorHAnsi" w:eastAsiaTheme="minorEastAsia" w:hAnsiTheme="minorHAnsi"/>
              <w:noProof/>
              <w:sz w:val="21"/>
            </w:rPr>
          </w:pPr>
          <w:del w:id="30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"_Toc67354966"</w:delInstrText>
            </w:r>
            <w:r w:rsidRPr="00784886" w:rsidDel="00B118D3">
              <w:rPr>
                <w:rStyle w:val="a7"/>
                <w:noProof/>
              </w:rPr>
              <w:delInstrText xml:space="preserve"> </w:delInstrText>
            </w:r>
            <w:r w:rsidRPr="00784886" w:rsidDel="00B118D3">
              <w:rPr>
                <w:rStyle w:val="a7"/>
                <w:noProof/>
              </w:rPr>
              <w:fldChar w:fldCharType="separate"/>
            </w:r>
          </w:del>
          <w:ins w:id="30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04" w:author="mico1999@foxmail.com" w:date="2021-03-23T01:34:00Z">
            <w:r w:rsidRPr="00784886" w:rsidDel="00B118D3">
              <w:rPr>
                <w:rStyle w:val="a7"/>
                <w:noProof/>
              </w:rPr>
              <w:delText>（四）公司目标</w:delText>
            </w:r>
            <w:r w:rsidDel="00B118D3">
              <w:rPr>
                <w:noProof/>
                <w:webHidden/>
              </w:rPr>
              <w:tab/>
            </w:r>
            <w:r w:rsidDel="00B118D3">
              <w:rPr>
                <w:noProof/>
                <w:webHidden/>
              </w:rPr>
              <w:fldChar w:fldCharType="begin"/>
            </w:r>
            <w:r w:rsidDel="00B118D3">
              <w:rPr>
                <w:noProof/>
                <w:webHidden/>
              </w:rPr>
              <w:delInstrText xml:space="preserve"> PAGEREF _Toc67354966 \h </w:delInstrText>
            </w:r>
            <w:r w:rsidDel="00B118D3">
              <w:rPr>
                <w:noProof/>
                <w:webHidden/>
              </w:rPr>
            </w:r>
            <w:r w:rsidDel="00B118D3">
              <w:rPr>
                <w:noProof/>
                <w:webHidden/>
              </w:rPr>
              <w:fldChar w:fldCharType="separate"/>
            </w:r>
            <w:r w:rsidDel="00B118D3">
              <w:rPr>
                <w:noProof/>
                <w:webHidden/>
              </w:rPr>
              <w:delText>6</w:delText>
            </w:r>
            <w:r w:rsidDel="00B118D3">
              <w:rPr>
                <w:noProof/>
                <w:webHidden/>
              </w:rPr>
              <w:fldChar w:fldCharType="end"/>
            </w:r>
            <w:r w:rsidRPr="00784886" w:rsidDel="00B118D3">
              <w:rPr>
                <w:rStyle w:val="a7"/>
                <w:noProof/>
              </w:rPr>
              <w:fldChar w:fldCharType="end"/>
            </w:r>
          </w:del>
        </w:p>
        <w:p w14:paraId="660B8736" w14:textId="60493F45" w:rsidR="00941137" w:rsidDel="00B118D3" w:rsidRDefault="00941137">
          <w:pPr>
            <w:pStyle w:val="TOC3"/>
            <w:tabs>
              <w:tab w:val="right" w:leader="dot" w:pos="8296"/>
            </w:tabs>
            <w:ind w:left="960"/>
            <w:rPr>
              <w:del w:id="305" w:author="mico1999@foxmail.com" w:date="2021-03-23T01:34:00Z"/>
              <w:rFonts w:asciiTheme="minorHAnsi" w:eastAsiaTheme="minorEastAsia" w:hAnsiTheme="minorHAnsi"/>
              <w:noProof/>
              <w:sz w:val="21"/>
            </w:rPr>
          </w:pPr>
          <w:del w:id="30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"_Toc67354967"</w:delInstrText>
            </w:r>
            <w:r w:rsidRPr="00784886" w:rsidDel="00B118D3">
              <w:rPr>
                <w:rStyle w:val="a7"/>
                <w:noProof/>
              </w:rPr>
              <w:delInstrText xml:space="preserve"> </w:delInstrText>
            </w:r>
            <w:r w:rsidRPr="00784886" w:rsidDel="00B118D3">
              <w:rPr>
                <w:rStyle w:val="a7"/>
                <w:noProof/>
              </w:rPr>
              <w:fldChar w:fldCharType="separate"/>
            </w:r>
          </w:del>
          <w:ins w:id="30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08" w:author="mico1999@foxmail.com" w:date="2021-03-23T01:34:00Z">
            <w:r w:rsidRPr="00784886" w:rsidDel="00B118D3">
              <w:rPr>
                <w:rStyle w:val="a7"/>
                <w:noProof/>
              </w:rPr>
              <w:delText>（五）公司理念</w:delText>
            </w:r>
            <w:r w:rsidDel="00B118D3">
              <w:rPr>
                <w:noProof/>
                <w:webHidden/>
              </w:rPr>
              <w:tab/>
            </w:r>
            <w:r w:rsidDel="00B118D3">
              <w:rPr>
                <w:noProof/>
                <w:webHidden/>
              </w:rPr>
              <w:fldChar w:fldCharType="begin"/>
            </w:r>
            <w:r w:rsidDel="00B118D3">
              <w:rPr>
                <w:noProof/>
                <w:webHidden/>
              </w:rPr>
              <w:delInstrText xml:space="preserve"> PAGEREF _Toc67354967 \h </w:delInstrText>
            </w:r>
            <w:r w:rsidDel="00B118D3">
              <w:rPr>
                <w:noProof/>
                <w:webHidden/>
              </w:rPr>
            </w:r>
            <w:r w:rsidDel="00B118D3">
              <w:rPr>
                <w:noProof/>
                <w:webHidden/>
              </w:rPr>
              <w:fldChar w:fldCharType="separate"/>
            </w:r>
            <w:r w:rsidDel="00B118D3">
              <w:rPr>
                <w:noProof/>
                <w:webHidden/>
              </w:rPr>
              <w:delText>7</w:delText>
            </w:r>
            <w:r w:rsidDel="00B118D3">
              <w:rPr>
                <w:noProof/>
                <w:webHidden/>
              </w:rPr>
              <w:fldChar w:fldCharType="end"/>
            </w:r>
            <w:r w:rsidRPr="00784886" w:rsidDel="00B118D3">
              <w:rPr>
                <w:rStyle w:val="a7"/>
                <w:noProof/>
              </w:rPr>
              <w:fldChar w:fldCharType="end"/>
            </w:r>
          </w:del>
        </w:p>
        <w:p w14:paraId="634F079E" w14:textId="14273162" w:rsidR="00941137" w:rsidDel="00B118D3" w:rsidRDefault="00941137">
          <w:pPr>
            <w:pStyle w:val="TOC3"/>
            <w:tabs>
              <w:tab w:val="right" w:leader="dot" w:pos="8296"/>
            </w:tabs>
            <w:ind w:left="960"/>
            <w:rPr>
              <w:del w:id="309" w:author="mico1999@foxmail.com" w:date="2021-03-23T01:34:00Z"/>
              <w:rFonts w:asciiTheme="minorHAnsi" w:eastAsiaTheme="minorEastAsia" w:hAnsiTheme="minorHAnsi"/>
              <w:noProof/>
              <w:sz w:val="21"/>
            </w:rPr>
          </w:pPr>
          <w:del w:id="31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"_Toc67354968"</w:delInstrText>
            </w:r>
            <w:r w:rsidRPr="00784886" w:rsidDel="00B118D3">
              <w:rPr>
                <w:rStyle w:val="a7"/>
                <w:noProof/>
              </w:rPr>
              <w:delInstrText xml:space="preserve"> </w:delInstrText>
            </w:r>
            <w:r w:rsidRPr="00784886" w:rsidDel="00B118D3">
              <w:rPr>
                <w:rStyle w:val="a7"/>
                <w:noProof/>
              </w:rPr>
              <w:fldChar w:fldCharType="separate"/>
            </w:r>
          </w:del>
          <w:ins w:id="31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12" w:author="mico1999@foxmail.com" w:date="2021-03-23T01:34:00Z">
            <w:r w:rsidRPr="00784886" w:rsidDel="00B118D3">
              <w:rPr>
                <w:rStyle w:val="a7"/>
                <w:noProof/>
              </w:rPr>
              <w:delText>（六）商业模式</w:delText>
            </w:r>
            <w:r w:rsidDel="00B118D3">
              <w:rPr>
                <w:noProof/>
                <w:webHidden/>
              </w:rPr>
              <w:tab/>
            </w:r>
            <w:r w:rsidDel="00B118D3">
              <w:rPr>
                <w:noProof/>
                <w:webHidden/>
              </w:rPr>
              <w:fldChar w:fldCharType="begin"/>
            </w:r>
            <w:r w:rsidDel="00B118D3">
              <w:rPr>
                <w:noProof/>
                <w:webHidden/>
              </w:rPr>
              <w:delInstrText xml:space="preserve"> PAGEREF _Toc67354968 \h </w:delInstrText>
            </w:r>
            <w:r w:rsidDel="00B118D3">
              <w:rPr>
                <w:noProof/>
                <w:webHidden/>
              </w:rPr>
            </w:r>
            <w:r w:rsidDel="00B118D3">
              <w:rPr>
                <w:noProof/>
                <w:webHidden/>
              </w:rPr>
              <w:fldChar w:fldCharType="separate"/>
            </w:r>
            <w:r w:rsidDel="00B118D3">
              <w:rPr>
                <w:noProof/>
                <w:webHidden/>
              </w:rPr>
              <w:delText>7</w:delText>
            </w:r>
            <w:r w:rsidDel="00B118D3">
              <w:rPr>
                <w:noProof/>
                <w:webHidden/>
              </w:rPr>
              <w:fldChar w:fldCharType="end"/>
            </w:r>
            <w:r w:rsidRPr="00784886" w:rsidDel="00B118D3">
              <w:rPr>
                <w:rStyle w:val="a7"/>
                <w:noProof/>
              </w:rPr>
              <w:fldChar w:fldCharType="end"/>
            </w:r>
          </w:del>
        </w:p>
        <w:p w14:paraId="69E432E7" w14:textId="5681B71C" w:rsidR="00941137" w:rsidDel="00B118D3" w:rsidRDefault="00941137">
          <w:pPr>
            <w:pStyle w:val="TOC2"/>
            <w:tabs>
              <w:tab w:val="right" w:leader="dot" w:pos="8296"/>
            </w:tabs>
            <w:ind w:left="480"/>
            <w:rPr>
              <w:del w:id="313" w:author="mico1999@foxmail.com" w:date="2021-03-23T01:34:00Z"/>
              <w:rFonts w:asciiTheme="minorHAnsi" w:eastAsiaTheme="minorEastAsia" w:hAnsiTheme="minorHAnsi"/>
              <w:noProof/>
              <w:sz w:val="21"/>
            </w:rPr>
          </w:pPr>
          <w:del w:id="31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"_Toc67354969"</w:delInstrText>
            </w:r>
            <w:r w:rsidRPr="00784886" w:rsidDel="00B118D3">
              <w:rPr>
                <w:rStyle w:val="a7"/>
                <w:noProof/>
              </w:rPr>
              <w:delInstrText xml:space="preserve"> </w:delInstrText>
            </w:r>
            <w:r w:rsidRPr="00784886" w:rsidDel="00B118D3">
              <w:rPr>
                <w:rStyle w:val="a7"/>
                <w:noProof/>
              </w:rPr>
              <w:fldChar w:fldCharType="separate"/>
            </w:r>
          </w:del>
          <w:ins w:id="31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16" w:author="mico1999@foxmail.com" w:date="2021-03-23T01:34:00Z">
            <w:r w:rsidRPr="00784886" w:rsidDel="00B118D3">
              <w:rPr>
                <w:rStyle w:val="a7"/>
                <w:noProof/>
              </w:rPr>
              <w:delText>三、公司管理</w:delText>
            </w:r>
            <w:r w:rsidDel="00B118D3">
              <w:rPr>
                <w:noProof/>
                <w:webHidden/>
              </w:rPr>
              <w:tab/>
            </w:r>
            <w:r w:rsidDel="00B118D3">
              <w:rPr>
                <w:noProof/>
                <w:webHidden/>
              </w:rPr>
              <w:fldChar w:fldCharType="begin"/>
            </w:r>
            <w:r w:rsidDel="00B118D3">
              <w:rPr>
                <w:noProof/>
                <w:webHidden/>
              </w:rPr>
              <w:delInstrText xml:space="preserve"> PAGEREF _Toc67354969 \h </w:delInstrText>
            </w:r>
            <w:r w:rsidDel="00B118D3">
              <w:rPr>
                <w:noProof/>
                <w:webHidden/>
              </w:rPr>
            </w:r>
            <w:r w:rsidDel="00B118D3">
              <w:rPr>
                <w:noProof/>
                <w:webHidden/>
              </w:rPr>
              <w:fldChar w:fldCharType="separate"/>
            </w:r>
            <w:r w:rsidDel="00B118D3">
              <w:rPr>
                <w:noProof/>
                <w:webHidden/>
              </w:rPr>
              <w:delText>9</w:delText>
            </w:r>
            <w:r w:rsidDel="00B118D3">
              <w:rPr>
                <w:noProof/>
                <w:webHidden/>
              </w:rPr>
              <w:fldChar w:fldCharType="end"/>
            </w:r>
            <w:r w:rsidRPr="00784886" w:rsidDel="00B118D3">
              <w:rPr>
                <w:rStyle w:val="a7"/>
                <w:noProof/>
              </w:rPr>
              <w:fldChar w:fldCharType="end"/>
            </w:r>
          </w:del>
        </w:p>
        <w:p w14:paraId="7281C771" w14:textId="2FF79B67" w:rsidR="00941137" w:rsidDel="00B118D3" w:rsidRDefault="00941137">
          <w:pPr>
            <w:pStyle w:val="TOC3"/>
            <w:tabs>
              <w:tab w:val="right" w:leader="dot" w:pos="8296"/>
            </w:tabs>
            <w:ind w:left="960"/>
            <w:rPr>
              <w:del w:id="317" w:author="mico1999@foxmail.com" w:date="2021-03-23T01:34:00Z"/>
              <w:rFonts w:asciiTheme="minorHAnsi" w:eastAsiaTheme="minorEastAsia" w:hAnsiTheme="minorHAnsi"/>
              <w:noProof/>
              <w:sz w:val="21"/>
            </w:rPr>
          </w:pPr>
          <w:del w:id="31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"_Toc67354970"</w:delInstrText>
            </w:r>
            <w:r w:rsidRPr="00784886" w:rsidDel="00B118D3">
              <w:rPr>
                <w:rStyle w:val="a7"/>
                <w:noProof/>
              </w:rPr>
              <w:delInstrText xml:space="preserve"> </w:delInstrText>
            </w:r>
            <w:r w:rsidRPr="00784886" w:rsidDel="00B118D3">
              <w:rPr>
                <w:rStyle w:val="a7"/>
                <w:noProof/>
              </w:rPr>
              <w:fldChar w:fldCharType="separate"/>
            </w:r>
          </w:del>
          <w:ins w:id="31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20" w:author="mico1999@foxmail.com" w:date="2021-03-23T01:34:00Z">
            <w:r w:rsidRPr="00784886" w:rsidDel="00B118D3">
              <w:rPr>
                <w:rStyle w:val="a7"/>
                <w:noProof/>
              </w:rPr>
              <w:delText>（一）公司组织架构</w:delText>
            </w:r>
            <w:r w:rsidDel="00B118D3">
              <w:rPr>
                <w:noProof/>
                <w:webHidden/>
              </w:rPr>
              <w:tab/>
            </w:r>
            <w:r w:rsidDel="00B118D3">
              <w:rPr>
                <w:noProof/>
                <w:webHidden/>
              </w:rPr>
              <w:fldChar w:fldCharType="begin"/>
            </w:r>
            <w:r w:rsidDel="00B118D3">
              <w:rPr>
                <w:noProof/>
                <w:webHidden/>
              </w:rPr>
              <w:delInstrText xml:space="preserve"> PAGEREF _Toc67354970 \h </w:delInstrText>
            </w:r>
            <w:r w:rsidDel="00B118D3">
              <w:rPr>
                <w:noProof/>
                <w:webHidden/>
              </w:rPr>
            </w:r>
            <w:r w:rsidDel="00B118D3">
              <w:rPr>
                <w:noProof/>
                <w:webHidden/>
              </w:rPr>
              <w:fldChar w:fldCharType="separate"/>
            </w:r>
            <w:r w:rsidDel="00B118D3">
              <w:rPr>
                <w:noProof/>
                <w:webHidden/>
              </w:rPr>
              <w:delText>9</w:delText>
            </w:r>
            <w:r w:rsidDel="00B118D3">
              <w:rPr>
                <w:noProof/>
                <w:webHidden/>
              </w:rPr>
              <w:fldChar w:fldCharType="end"/>
            </w:r>
            <w:r w:rsidRPr="00784886" w:rsidDel="00B118D3">
              <w:rPr>
                <w:rStyle w:val="a7"/>
                <w:noProof/>
              </w:rPr>
              <w:fldChar w:fldCharType="end"/>
            </w:r>
          </w:del>
        </w:p>
        <w:p w14:paraId="77CD4018" w14:textId="41110469" w:rsidR="00941137" w:rsidDel="00B118D3" w:rsidRDefault="00941137">
          <w:pPr>
            <w:pStyle w:val="TOC3"/>
            <w:tabs>
              <w:tab w:val="right" w:leader="dot" w:pos="8296"/>
            </w:tabs>
            <w:ind w:left="960"/>
            <w:rPr>
              <w:del w:id="321" w:author="mico1999@foxmail.com" w:date="2021-03-23T01:34:00Z"/>
              <w:rFonts w:asciiTheme="minorHAnsi" w:eastAsiaTheme="minorEastAsia" w:hAnsiTheme="minorHAnsi"/>
              <w:noProof/>
              <w:sz w:val="21"/>
            </w:rPr>
          </w:pPr>
          <w:del w:id="32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"_Toc67354971"</w:delInstrText>
            </w:r>
            <w:r w:rsidRPr="00784886" w:rsidDel="00B118D3">
              <w:rPr>
                <w:rStyle w:val="a7"/>
                <w:noProof/>
              </w:rPr>
              <w:delInstrText xml:space="preserve"> </w:delInstrText>
            </w:r>
            <w:r w:rsidRPr="00784886" w:rsidDel="00B118D3">
              <w:rPr>
                <w:rStyle w:val="a7"/>
                <w:noProof/>
              </w:rPr>
              <w:fldChar w:fldCharType="separate"/>
            </w:r>
          </w:del>
          <w:ins w:id="32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24" w:author="mico1999@foxmail.com" w:date="2021-03-23T01:34:00Z">
            <w:r w:rsidRPr="00784886" w:rsidDel="00B118D3">
              <w:rPr>
                <w:rStyle w:val="a7"/>
                <w:noProof/>
              </w:rPr>
              <w:delText>（二）主要部门职责</w:delText>
            </w:r>
            <w:r w:rsidDel="00B118D3">
              <w:rPr>
                <w:noProof/>
                <w:webHidden/>
              </w:rPr>
              <w:tab/>
            </w:r>
            <w:r w:rsidDel="00B118D3">
              <w:rPr>
                <w:noProof/>
                <w:webHidden/>
              </w:rPr>
              <w:fldChar w:fldCharType="begin"/>
            </w:r>
            <w:r w:rsidDel="00B118D3">
              <w:rPr>
                <w:noProof/>
                <w:webHidden/>
              </w:rPr>
              <w:delInstrText xml:space="preserve"> PAGEREF _Toc67354971 \h </w:delInstrText>
            </w:r>
            <w:r w:rsidDel="00B118D3">
              <w:rPr>
                <w:noProof/>
                <w:webHidden/>
              </w:rPr>
            </w:r>
            <w:r w:rsidDel="00B118D3">
              <w:rPr>
                <w:noProof/>
                <w:webHidden/>
              </w:rPr>
              <w:fldChar w:fldCharType="separate"/>
            </w:r>
            <w:r w:rsidDel="00B118D3">
              <w:rPr>
                <w:noProof/>
                <w:webHidden/>
              </w:rPr>
              <w:delText>10</w:delText>
            </w:r>
            <w:r w:rsidDel="00B118D3">
              <w:rPr>
                <w:noProof/>
                <w:webHidden/>
              </w:rPr>
              <w:fldChar w:fldCharType="end"/>
            </w:r>
            <w:r w:rsidRPr="00784886" w:rsidDel="00B118D3">
              <w:rPr>
                <w:rStyle w:val="a7"/>
                <w:noProof/>
              </w:rPr>
              <w:fldChar w:fldCharType="end"/>
            </w:r>
          </w:del>
        </w:p>
        <w:p w14:paraId="1820D747" w14:textId="5467A134" w:rsidR="00941137" w:rsidDel="00B118D3" w:rsidRDefault="00941137">
          <w:pPr>
            <w:pStyle w:val="TOC3"/>
            <w:tabs>
              <w:tab w:val="right" w:leader="dot" w:pos="8296"/>
            </w:tabs>
            <w:ind w:left="960"/>
            <w:rPr>
              <w:del w:id="325" w:author="mico1999@foxmail.com" w:date="2021-03-23T01:34:00Z"/>
              <w:rFonts w:asciiTheme="minorHAnsi" w:eastAsiaTheme="minorEastAsia" w:hAnsiTheme="minorHAnsi"/>
              <w:noProof/>
              <w:sz w:val="21"/>
            </w:rPr>
          </w:pPr>
          <w:del w:id="32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"_Toc67354972"</w:delInstrText>
            </w:r>
            <w:r w:rsidRPr="00784886" w:rsidDel="00B118D3">
              <w:rPr>
                <w:rStyle w:val="a7"/>
                <w:noProof/>
              </w:rPr>
              <w:delInstrText xml:space="preserve"> </w:delInstrText>
            </w:r>
            <w:r w:rsidRPr="00784886" w:rsidDel="00B118D3">
              <w:rPr>
                <w:rStyle w:val="a7"/>
                <w:noProof/>
              </w:rPr>
              <w:fldChar w:fldCharType="separate"/>
            </w:r>
          </w:del>
          <w:ins w:id="32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28" w:author="mico1999@foxmail.com" w:date="2021-03-23T01:34:00Z">
            <w:r w:rsidRPr="00784886" w:rsidDel="00B118D3">
              <w:rPr>
                <w:rStyle w:val="a7"/>
                <w:noProof/>
              </w:rPr>
              <w:delText>（三）公司章程</w:delText>
            </w:r>
            <w:r w:rsidDel="00B118D3">
              <w:rPr>
                <w:noProof/>
                <w:webHidden/>
              </w:rPr>
              <w:tab/>
            </w:r>
            <w:r w:rsidDel="00B118D3">
              <w:rPr>
                <w:noProof/>
                <w:webHidden/>
              </w:rPr>
              <w:fldChar w:fldCharType="begin"/>
            </w:r>
            <w:r w:rsidDel="00B118D3">
              <w:rPr>
                <w:noProof/>
                <w:webHidden/>
              </w:rPr>
              <w:delInstrText xml:space="preserve"> PAGEREF _Toc67354972 \h </w:delInstrText>
            </w:r>
            <w:r w:rsidDel="00B118D3">
              <w:rPr>
                <w:noProof/>
                <w:webHidden/>
              </w:rPr>
            </w:r>
            <w:r w:rsidDel="00B118D3">
              <w:rPr>
                <w:noProof/>
                <w:webHidden/>
              </w:rPr>
              <w:fldChar w:fldCharType="separate"/>
            </w:r>
            <w:r w:rsidDel="00B118D3">
              <w:rPr>
                <w:noProof/>
                <w:webHidden/>
              </w:rPr>
              <w:delText>11</w:delText>
            </w:r>
            <w:r w:rsidDel="00B118D3">
              <w:rPr>
                <w:noProof/>
                <w:webHidden/>
              </w:rPr>
              <w:fldChar w:fldCharType="end"/>
            </w:r>
            <w:r w:rsidRPr="00784886" w:rsidDel="00B118D3">
              <w:rPr>
                <w:rStyle w:val="a7"/>
                <w:noProof/>
              </w:rPr>
              <w:fldChar w:fldCharType="end"/>
            </w:r>
          </w:del>
        </w:p>
        <w:p w14:paraId="3EEF6A54" w14:textId="67046292" w:rsidR="00941137" w:rsidDel="00B118D3" w:rsidRDefault="00941137">
          <w:pPr>
            <w:pStyle w:val="TOC2"/>
            <w:tabs>
              <w:tab w:val="right" w:leader="dot" w:pos="8296"/>
            </w:tabs>
            <w:ind w:left="480"/>
            <w:rPr>
              <w:del w:id="329" w:author="mico1999@foxmail.com" w:date="2021-03-23T01:34:00Z"/>
              <w:rFonts w:asciiTheme="minorHAnsi" w:eastAsiaTheme="minorEastAsia" w:hAnsiTheme="minorHAnsi"/>
              <w:noProof/>
              <w:sz w:val="21"/>
            </w:rPr>
          </w:pPr>
          <w:del w:id="33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"_Toc67354973"</w:delInstrText>
            </w:r>
            <w:r w:rsidRPr="00784886" w:rsidDel="00B118D3">
              <w:rPr>
                <w:rStyle w:val="a7"/>
                <w:noProof/>
              </w:rPr>
              <w:delInstrText xml:space="preserve"> </w:delInstrText>
            </w:r>
            <w:r w:rsidRPr="00784886" w:rsidDel="00B118D3">
              <w:rPr>
                <w:rStyle w:val="a7"/>
                <w:noProof/>
              </w:rPr>
              <w:fldChar w:fldCharType="separate"/>
            </w:r>
          </w:del>
          <w:ins w:id="33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32" w:author="mico1999@foxmail.com" w:date="2021-03-23T01:34:00Z">
            <w:r w:rsidRPr="00784886" w:rsidDel="00B118D3">
              <w:rPr>
                <w:rStyle w:val="a7"/>
                <w:noProof/>
              </w:rPr>
              <w:delText>四、需求分析</w:delText>
            </w:r>
            <w:r w:rsidDel="00B118D3">
              <w:rPr>
                <w:noProof/>
                <w:webHidden/>
              </w:rPr>
              <w:tab/>
            </w:r>
            <w:r w:rsidDel="00B118D3">
              <w:rPr>
                <w:noProof/>
                <w:webHidden/>
              </w:rPr>
              <w:fldChar w:fldCharType="begin"/>
            </w:r>
            <w:r w:rsidDel="00B118D3">
              <w:rPr>
                <w:noProof/>
                <w:webHidden/>
              </w:rPr>
              <w:delInstrText xml:space="preserve"> PAGEREF _Toc67354973 \h </w:delInstrText>
            </w:r>
            <w:r w:rsidDel="00B118D3">
              <w:rPr>
                <w:noProof/>
                <w:webHidden/>
              </w:rPr>
            </w:r>
            <w:r w:rsidDel="00B118D3">
              <w:rPr>
                <w:noProof/>
                <w:webHidden/>
              </w:rPr>
              <w:fldChar w:fldCharType="separate"/>
            </w:r>
            <w:r w:rsidDel="00B118D3">
              <w:rPr>
                <w:noProof/>
                <w:webHidden/>
              </w:rPr>
              <w:delText>11</w:delText>
            </w:r>
            <w:r w:rsidDel="00B118D3">
              <w:rPr>
                <w:noProof/>
                <w:webHidden/>
              </w:rPr>
              <w:fldChar w:fldCharType="end"/>
            </w:r>
            <w:r w:rsidRPr="00784886" w:rsidDel="00B118D3">
              <w:rPr>
                <w:rStyle w:val="a7"/>
                <w:noProof/>
              </w:rPr>
              <w:fldChar w:fldCharType="end"/>
            </w:r>
          </w:del>
        </w:p>
        <w:p w14:paraId="01CEE073" w14:textId="5E97265A" w:rsidR="00941137" w:rsidDel="00B118D3" w:rsidRDefault="00941137">
          <w:pPr>
            <w:pStyle w:val="TOC3"/>
            <w:tabs>
              <w:tab w:val="right" w:leader="dot" w:pos="8296"/>
            </w:tabs>
            <w:ind w:left="960"/>
            <w:rPr>
              <w:del w:id="333" w:author="mico1999@foxmail.com" w:date="2021-03-23T01:34:00Z"/>
              <w:rFonts w:asciiTheme="minorHAnsi" w:eastAsiaTheme="minorEastAsia" w:hAnsiTheme="minorHAnsi"/>
              <w:noProof/>
              <w:sz w:val="21"/>
            </w:rPr>
          </w:pPr>
          <w:del w:id="33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"_Toc67354974"</w:delInstrText>
            </w:r>
            <w:r w:rsidRPr="00784886" w:rsidDel="00B118D3">
              <w:rPr>
                <w:rStyle w:val="a7"/>
                <w:noProof/>
              </w:rPr>
              <w:delInstrText xml:space="preserve"> </w:delInstrText>
            </w:r>
            <w:r w:rsidRPr="00784886" w:rsidDel="00B118D3">
              <w:rPr>
                <w:rStyle w:val="a7"/>
                <w:noProof/>
              </w:rPr>
              <w:fldChar w:fldCharType="separate"/>
            </w:r>
          </w:del>
          <w:ins w:id="33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36" w:author="mico1999@foxmail.com" w:date="2021-03-23T01:34:00Z">
            <w:r w:rsidRPr="00784886" w:rsidDel="00B118D3">
              <w:rPr>
                <w:rStyle w:val="a7"/>
                <w:noProof/>
              </w:rPr>
              <w:delText>（一）行业分析</w:delText>
            </w:r>
            <w:r w:rsidDel="00B118D3">
              <w:rPr>
                <w:noProof/>
                <w:webHidden/>
              </w:rPr>
              <w:tab/>
            </w:r>
            <w:r w:rsidDel="00B118D3">
              <w:rPr>
                <w:noProof/>
                <w:webHidden/>
              </w:rPr>
              <w:fldChar w:fldCharType="begin"/>
            </w:r>
            <w:r w:rsidDel="00B118D3">
              <w:rPr>
                <w:noProof/>
                <w:webHidden/>
              </w:rPr>
              <w:delInstrText xml:space="preserve"> PAGEREF _Toc67354974 \h </w:delInstrText>
            </w:r>
            <w:r w:rsidDel="00B118D3">
              <w:rPr>
                <w:noProof/>
                <w:webHidden/>
              </w:rPr>
            </w:r>
            <w:r w:rsidDel="00B118D3">
              <w:rPr>
                <w:noProof/>
                <w:webHidden/>
              </w:rPr>
              <w:fldChar w:fldCharType="separate"/>
            </w:r>
            <w:r w:rsidDel="00B118D3">
              <w:rPr>
                <w:noProof/>
                <w:webHidden/>
              </w:rPr>
              <w:delText>11</w:delText>
            </w:r>
            <w:r w:rsidDel="00B118D3">
              <w:rPr>
                <w:noProof/>
                <w:webHidden/>
              </w:rPr>
              <w:fldChar w:fldCharType="end"/>
            </w:r>
            <w:r w:rsidRPr="00784886" w:rsidDel="00B118D3">
              <w:rPr>
                <w:rStyle w:val="a7"/>
                <w:noProof/>
              </w:rPr>
              <w:fldChar w:fldCharType="end"/>
            </w:r>
          </w:del>
        </w:p>
        <w:p w14:paraId="78855DA3" w14:textId="1556493C" w:rsidR="00941137" w:rsidDel="00B118D3" w:rsidRDefault="00941137">
          <w:pPr>
            <w:pStyle w:val="TOC3"/>
            <w:tabs>
              <w:tab w:val="right" w:leader="dot" w:pos="8296"/>
            </w:tabs>
            <w:ind w:left="960"/>
            <w:rPr>
              <w:del w:id="337" w:author="mico1999@foxmail.com" w:date="2021-03-23T01:34:00Z"/>
              <w:rFonts w:asciiTheme="minorHAnsi" w:eastAsiaTheme="minorEastAsia" w:hAnsiTheme="minorHAnsi"/>
              <w:noProof/>
              <w:sz w:val="21"/>
            </w:rPr>
          </w:pPr>
          <w:del w:id="33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"_Toc67354975"</w:delInstrText>
            </w:r>
            <w:r w:rsidRPr="00784886" w:rsidDel="00B118D3">
              <w:rPr>
                <w:rStyle w:val="a7"/>
                <w:noProof/>
              </w:rPr>
              <w:delInstrText xml:space="preserve"> </w:delInstrText>
            </w:r>
            <w:r w:rsidRPr="00784886" w:rsidDel="00B118D3">
              <w:rPr>
                <w:rStyle w:val="a7"/>
                <w:noProof/>
              </w:rPr>
              <w:fldChar w:fldCharType="separate"/>
            </w:r>
          </w:del>
          <w:ins w:id="33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40" w:author="mico1999@foxmail.com" w:date="2021-03-23T01:34:00Z">
            <w:r w:rsidRPr="00784886" w:rsidDel="00B118D3">
              <w:rPr>
                <w:rStyle w:val="a7"/>
                <w:noProof/>
              </w:rPr>
              <w:delText>（二）用户需求分析</w:delText>
            </w:r>
            <w:r w:rsidDel="00B118D3">
              <w:rPr>
                <w:noProof/>
                <w:webHidden/>
              </w:rPr>
              <w:tab/>
            </w:r>
            <w:r w:rsidDel="00B118D3">
              <w:rPr>
                <w:noProof/>
                <w:webHidden/>
              </w:rPr>
              <w:fldChar w:fldCharType="begin"/>
            </w:r>
            <w:r w:rsidDel="00B118D3">
              <w:rPr>
                <w:noProof/>
                <w:webHidden/>
              </w:rPr>
              <w:delInstrText xml:space="preserve"> PAGEREF _Toc67354975 \h </w:delInstrText>
            </w:r>
            <w:r w:rsidDel="00B118D3">
              <w:rPr>
                <w:noProof/>
                <w:webHidden/>
              </w:rPr>
            </w:r>
            <w:r w:rsidDel="00B118D3">
              <w:rPr>
                <w:noProof/>
                <w:webHidden/>
              </w:rPr>
              <w:fldChar w:fldCharType="separate"/>
            </w:r>
            <w:r w:rsidDel="00B118D3">
              <w:rPr>
                <w:noProof/>
                <w:webHidden/>
              </w:rPr>
              <w:delText>14</w:delText>
            </w:r>
            <w:r w:rsidDel="00B118D3">
              <w:rPr>
                <w:noProof/>
                <w:webHidden/>
              </w:rPr>
              <w:fldChar w:fldCharType="end"/>
            </w:r>
            <w:r w:rsidRPr="00784886" w:rsidDel="00B118D3">
              <w:rPr>
                <w:rStyle w:val="a7"/>
                <w:noProof/>
              </w:rPr>
              <w:fldChar w:fldCharType="end"/>
            </w:r>
          </w:del>
        </w:p>
        <w:p w14:paraId="2F662975" w14:textId="155EB30E" w:rsidR="00941137" w:rsidDel="00B118D3" w:rsidRDefault="00941137">
          <w:pPr>
            <w:pStyle w:val="TOC3"/>
            <w:tabs>
              <w:tab w:val="right" w:leader="dot" w:pos="8296"/>
            </w:tabs>
            <w:ind w:left="960"/>
            <w:rPr>
              <w:del w:id="341" w:author="mico1999@foxmail.com" w:date="2021-03-23T01:34:00Z"/>
              <w:rFonts w:asciiTheme="minorHAnsi" w:eastAsiaTheme="minorEastAsia" w:hAnsiTheme="minorHAnsi"/>
              <w:noProof/>
              <w:sz w:val="21"/>
            </w:rPr>
          </w:pPr>
          <w:del w:id="34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"_Toc67354976"</w:delInstrText>
            </w:r>
            <w:r w:rsidRPr="00784886" w:rsidDel="00B118D3">
              <w:rPr>
                <w:rStyle w:val="a7"/>
                <w:noProof/>
              </w:rPr>
              <w:delInstrText xml:space="preserve"> </w:delInstrText>
            </w:r>
            <w:r w:rsidRPr="00784886" w:rsidDel="00B118D3">
              <w:rPr>
                <w:rStyle w:val="a7"/>
                <w:noProof/>
              </w:rPr>
              <w:fldChar w:fldCharType="separate"/>
            </w:r>
          </w:del>
          <w:ins w:id="34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44" w:author="mico1999@foxmail.com" w:date="2021-03-23T01:34:00Z">
            <w:r w:rsidRPr="00784886" w:rsidDel="00B118D3">
              <w:rPr>
                <w:rStyle w:val="a7"/>
                <w:noProof/>
              </w:rPr>
              <w:delText>（三）竞争分析</w:delText>
            </w:r>
            <w:r w:rsidDel="00B118D3">
              <w:rPr>
                <w:noProof/>
                <w:webHidden/>
              </w:rPr>
              <w:tab/>
            </w:r>
            <w:r w:rsidDel="00B118D3">
              <w:rPr>
                <w:noProof/>
                <w:webHidden/>
              </w:rPr>
              <w:fldChar w:fldCharType="begin"/>
            </w:r>
            <w:r w:rsidDel="00B118D3">
              <w:rPr>
                <w:noProof/>
                <w:webHidden/>
              </w:rPr>
              <w:delInstrText xml:space="preserve"> PAGEREF _Toc67354976 \h </w:delInstrText>
            </w:r>
            <w:r w:rsidDel="00B118D3">
              <w:rPr>
                <w:noProof/>
                <w:webHidden/>
              </w:rPr>
            </w:r>
            <w:r w:rsidDel="00B118D3">
              <w:rPr>
                <w:noProof/>
                <w:webHidden/>
              </w:rPr>
              <w:fldChar w:fldCharType="separate"/>
            </w:r>
            <w:r w:rsidDel="00B118D3">
              <w:rPr>
                <w:noProof/>
                <w:webHidden/>
              </w:rPr>
              <w:delText>19</w:delText>
            </w:r>
            <w:r w:rsidDel="00B118D3">
              <w:rPr>
                <w:noProof/>
                <w:webHidden/>
              </w:rPr>
              <w:fldChar w:fldCharType="end"/>
            </w:r>
            <w:r w:rsidRPr="00784886" w:rsidDel="00B118D3">
              <w:rPr>
                <w:rStyle w:val="a7"/>
                <w:noProof/>
              </w:rPr>
              <w:fldChar w:fldCharType="end"/>
            </w:r>
          </w:del>
        </w:p>
        <w:p w14:paraId="7D5145FE" w14:textId="5FE491A3" w:rsidR="00941137" w:rsidDel="00B118D3" w:rsidRDefault="00941137">
          <w:pPr>
            <w:pStyle w:val="TOC3"/>
            <w:tabs>
              <w:tab w:val="right" w:leader="dot" w:pos="8296"/>
            </w:tabs>
            <w:ind w:left="960"/>
            <w:rPr>
              <w:del w:id="345" w:author="mico1999@foxmail.com" w:date="2021-03-23T01:34:00Z"/>
              <w:rFonts w:asciiTheme="minorHAnsi" w:eastAsiaTheme="minorEastAsia" w:hAnsiTheme="minorHAnsi"/>
              <w:noProof/>
              <w:sz w:val="21"/>
            </w:rPr>
          </w:pPr>
          <w:del w:id="34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"_Toc67354977"</w:delInstrText>
            </w:r>
            <w:r w:rsidRPr="00784886" w:rsidDel="00B118D3">
              <w:rPr>
                <w:rStyle w:val="a7"/>
                <w:noProof/>
              </w:rPr>
              <w:delInstrText xml:space="preserve"> </w:delInstrText>
            </w:r>
            <w:r w:rsidRPr="00784886" w:rsidDel="00B118D3">
              <w:rPr>
                <w:rStyle w:val="a7"/>
                <w:noProof/>
              </w:rPr>
              <w:fldChar w:fldCharType="separate"/>
            </w:r>
          </w:del>
          <w:ins w:id="34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48" w:author="mico1999@foxmail.com" w:date="2021-03-23T01:34:00Z">
            <w:r w:rsidRPr="00784886" w:rsidDel="00B118D3">
              <w:rPr>
                <w:rStyle w:val="a7"/>
                <w:noProof/>
              </w:rPr>
              <w:delText>（四）</w:delText>
            </w:r>
            <w:r w:rsidRPr="00784886" w:rsidDel="00B118D3">
              <w:rPr>
                <w:rStyle w:val="a7"/>
                <w:noProof/>
              </w:rPr>
              <w:delText>SWOT</w:delText>
            </w:r>
            <w:r w:rsidRPr="00784886" w:rsidDel="00B118D3">
              <w:rPr>
                <w:rStyle w:val="a7"/>
                <w:noProof/>
              </w:rPr>
              <w:delText>分析</w:delText>
            </w:r>
            <w:r w:rsidDel="00B118D3">
              <w:rPr>
                <w:noProof/>
                <w:webHidden/>
              </w:rPr>
              <w:tab/>
            </w:r>
            <w:r w:rsidDel="00B118D3">
              <w:rPr>
                <w:noProof/>
                <w:webHidden/>
              </w:rPr>
              <w:fldChar w:fldCharType="begin"/>
            </w:r>
            <w:r w:rsidDel="00B118D3">
              <w:rPr>
                <w:noProof/>
                <w:webHidden/>
              </w:rPr>
              <w:delInstrText xml:space="preserve"> PAGEREF _Toc67354977 \h </w:delInstrText>
            </w:r>
            <w:r w:rsidDel="00B118D3">
              <w:rPr>
                <w:noProof/>
                <w:webHidden/>
              </w:rPr>
            </w:r>
            <w:r w:rsidDel="00B118D3">
              <w:rPr>
                <w:noProof/>
                <w:webHidden/>
              </w:rPr>
              <w:fldChar w:fldCharType="separate"/>
            </w:r>
            <w:r w:rsidDel="00B118D3">
              <w:rPr>
                <w:noProof/>
                <w:webHidden/>
              </w:rPr>
              <w:delText>20</w:delText>
            </w:r>
            <w:r w:rsidDel="00B118D3">
              <w:rPr>
                <w:noProof/>
                <w:webHidden/>
              </w:rPr>
              <w:fldChar w:fldCharType="end"/>
            </w:r>
            <w:r w:rsidRPr="00784886" w:rsidDel="00B118D3">
              <w:rPr>
                <w:rStyle w:val="a7"/>
                <w:noProof/>
              </w:rPr>
              <w:fldChar w:fldCharType="end"/>
            </w:r>
          </w:del>
        </w:p>
        <w:p w14:paraId="31F70EF8" w14:textId="3D9755DB" w:rsidR="00941137" w:rsidDel="00B118D3" w:rsidRDefault="00941137">
          <w:pPr>
            <w:pStyle w:val="TOC2"/>
            <w:tabs>
              <w:tab w:val="right" w:leader="dot" w:pos="8296"/>
            </w:tabs>
            <w:ind w:left="480"/>
            <w:rPr>
              <w:del w:id="349" w:author="mico1999@foxmail.com" w:date="2021-03-23T01:34:00Z"/>
              <w:rFonts w:asciiTheme="minorHAnsi" w:eastAsiaTheme="minorEastAsia" w:hAnsiTheme="minorHAnsi"/>
              <w:noProof/>
              <w:sz w:val="21"/>
            </w:rPr>
          </w:pPr>
          <w:del w:id="35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"_Toc67354978"</w:delInstrText>
            </w:r>
            <w:r w:rsidRPr="00784886" w:rsidDel="00B118D3">
              <w:rPr>
                <w:rStyle w:val="a7"/>
                <w:noProof/>
              </w:rPr>
              <w:delInstrText xml:space="preserve"> </w:delInstrText>
            </w:r>
            <w:r w:rsidRPr="00784886" w:rsidDel="00B118D3">
              <w:rPr>
                <w:rStyle w:val="a7"/>
                <w:noProof/>
              </w:rPr>
              <w:fldChar w:fldCharType="separate"/>
            </w:r>
          </w:del>
          <w:ins w:id="35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52" w:author="mico1999@foxmail.com" w:date="2021-03-23T01:34:00Z">
            <w:r w:rsidRPr="00784886" w:rsidDel="00B118D3">
              <w:rPr>
                <w:rStyle w:val="a7"/>
                <w:noProof/>
              </w:rPr>
              <w:delText>五、</w:delText>
            </w:r>
            <w:r w:rsidRPr="00784886" w:rsidDel="00B118D3">
              <w:rPr>
                <w:rStyle w:val="a7"/>
                <w:noProof/>
              </w:rPr>
              <w:delText>“</w:delText>
            </w:r>
            <w:r w:rsidRPr="00784886" w:rsidDel="00B118D3">
              <w:rPr>
                <w:rStyle w:val="a7"/>
                <w:noProof/>
              </w:rPr>
              <w:delText>老伴儿</w:delText>
            </w:r>
            <w:r w:rsidRPr="00784886" w:rsidDel="00B118D3">
              <w:rPr>
                <w:rStyle w:val="a7"/>
                <w:noProof/>
              </w:rPr>
              <w:delText>”APP</w:delText>
            </w:r>
            <w:r w:rsidRPr="00784886" w:rsidDel="00B118D3">
              <w:rPr>
                <w:rStyle w:val="a7"/>
                <w:noProof/>
              </w:rPr>
              <w:delText>概况</w:delText>
            </w:r>
            <w:r w:rsidDel="00B118D3">
              <w:rPr>
                <w:noProof/>
                <w:webHidden/>
              </w:rPr>
              <w:tab/>
            </w:r>
            <w:r w:rsidDel="00B118D3">
              <w:rPr>
                <w:noProof/>
                <w:webHidden/>
              </w:rPr>
              <w:fldChar w:fldCharType="begin"/>
            </w:r>
            <w:r w:rsidDel="00B118D3">
              <w:rPr>
                <w:noProof/>
                <w:webHidden/>
              </w:rPr>
              <w:delInstrText xml:space="preserve"> PAGEREF _Toc67354978 \h </w:delInstrText>
            </w:r>
            <w:r w:rsidDel="00B118D3">
              <w:rPr>
                <w:noProof/>
                <w:webHidden/>
              </w:rPr>
            </w:r>
            <w:r w:rsidDel="00B118D3">
              <w:rPr>
                <w:noProof/>
                <w:webHidden/>
              </w:rPr>
              <w:fldChar w:fldCharType="separate"/>
            </w:r>
            <w:r w:rsidDel="00B118D3">
              <w:rPr>
                <w:noProof/>
                <w:webHidden/>
              </w:rPr>
              <w:delText>22</w:delText>
            </w:r>
            <w:r w:rsidDel="00B118D3">
              <w:rPr>
                <w:noProof/>
                <w:webHidden/>
              </w:rPr>
              <w:fldChar w:fldCharType="end"/>
            </w:r>
            <w:r w:rsidRPr="00784886" w:rsidDel="00B118D3">
              <w:rPr>
                <w:rStyle w:val="a7"/>
                <w:noProof/>
              </w:rPr>
              <w:fldChar w:fldCharType="end"/>
            </w:r>
          </w:del>
        </w:p>
        <w:p w14:paraId="6E0616EF" w14:textId="410FC917" w:rsidR="00941137" w:rsidDel="00B118D3" w:rsidRDefault="00941137">
          <w:pPr>
            <w:pStyle w:val="TOC3"/>
            <w:tabs>
              <w:tab w:val="right" w:leader="dot" w:pos="8296"/>
            </w:tabs>
            <w:ind w:left="960"/>
            <w:rPr>
              <w:del w:id="353" w:author="mico1999@foxmail.com" w:date="2021-03-23T01:34:00Z"/>
              <w:rFonts w:asciiTheme="minorHAnsi" w:eastAsiaTheme="minorEastAsia" w:hAnsiTheme="minorHAnsi"/>
              <w:noProof/>
              <w:sz w:val="21"/>
            </w:rPr>
          </w:pPr>
          <w:del w:id="35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"_Toc67354979"</w:delInstrText>
            </w:r>
            <w:r w:rsidRPr="00784886" w:rsidDel="00B118D3">
              <w:rPr>
                <w:rStyle w:val="a7"/>
                <w:noProof/>
              </w:rPr>
              <w:delInstrText xml:space="preserve"> </w:delInstrText>
            </w:r>
            <w:r w:rsidRPr="00784886" w:rsidDel="00B118D3">
              <w:rPr>
                <w:rStyle w:val="a7"/>
                <w:noProof/>
              </w:rPr>
              <w:fldChar w:fldCharType="separate"/>
            </w:r>
          </w:del>
          <w:ins w:id="35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56" w:author="mico1999@foxmail.com" w:date="2021-03-23T01:34:00Z">
            <w:r w:rsidRPr="00784886" w:rsidDel="00B118D3">
              <w:rPr>
                <w:rStyle w:val="a7"/>
                <w:noProof/>
              </w:rPr>
              <w:delText>（一）用户群体</w:delText>
            </w:r>
            <w:r w:rsidDel="00B118D3">
              <w:rPr>
                <w:noProof/>
                <w:webHidden/>
              </w:rPr>
              <w:tab/>
            </w:r>
            <w:r w:rsidDel="00B118D3">
              <w:rPr>
                <w:noProof/>
                <w:webHidden/>
              </w:rPr>
              <w:fldChar w:fldCharType="begin"/>
            </w:r>
            <w:r w:rsidDel="00B118D3">
              <w:rPr>
                <w:noProof/>
                <w:webHidden/>
              </w:rPr>
              <w:delInstrText xml:space="preserve"> PAGEREF _Toc67354979 \h </w:delInstrText>
            </w:r>
            <w:r w:rsidDel="00B118D3">
              <w:rPr>
                <w:noProof/>
                <w:webHidden/>
              </w:rPr>
            </w:r>
            <w:r w:rsidDel="00B118D3">
              <w:rPr>
                <w:noProof/>
                <w:webHidden/>
              </w:rPr>
              <w:fldChar w:fldCharType="separate"/>
            </w:r>
            <w:r w:rsidDel="00B118D3">
              <w:rPr>
                <w:noProof/>
                <w:webHidden/>
              </w:rPr>
              <w:delText>22</w:delText>
            </w:r>
            <w:r w:rsidDel="00B118D3">
              <w:rPr>
                <w:noProof/>
                <w:webHidden/>
              </w:rPr>
              <w:fldChar w:fldCharType="end"/>
            </w:r>
            <w:r w:rsidRPr="00784886" w:rsidDel="00B118D3">
              <w:rPr>
                <w:rStyle w:val="a7"/>
                <w:noProof/>
              </w:rPr>
              <w:fldChar w:fldCharType="end"/>
            </w:r>
          </w:del>
        </w:p>
        <w:p w14:paraId="7AAABCAA" w14:textId="10762CCD" w:rsidR="00941137" w:rsidDel="00B118D3" w:rsidRDefault="00941137">
          <w:pPr>
            <w:pStyle w:val="TOC3"/>
            <w:tabs>
              <w:tab w:val="right" w:leader="dot" w:pos="8296"/>
            </w:tabs>
            <w:ind w:left="960"/>
            <w:rPr>
              <w:del w:id="357" w:author="mico1999@foxmail.com" w:date="2021-03-23T01:34:00Z"/>
              <w:rFonts w:asciiTheme="minorHAnsi" w:eastAsiaTheme="minorEastAsia" w:hAnsiTheme="minorHAnsi"/>
              <w:noProof/>
              <w:sz w:val="21"/>
            </w:rPr>
          </w:pPr>
          <w:del w:id="35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"_Toc67354980"</w:delInstrText>
            </w:r>
            <w:r w:rsidRPr="00784886" w:rsidDel="00B118D3">
              <w:rPr>
                <w:rStyle w:val="a7"/>
                <w:noProof/>
              </w:rPr>
              <w:delInstrText xml:space="preserve"> </w:delInstrText>
            </w:r>
            <w:r w:rsidRPr="00784886" w:rsidDel="00B118D3">
              <w:rPr>
                <w:rStyle w:val="a7"/>
                <w:noProof/>
              </w:rPr>
              <w:fldChar w:fldCharType="separate"/>
            </w:r>
          </w:del>
          <w:ins w:id="35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60" w:author="mico1999@foxmail.com" w:date="2021-03-23T01:34:00Z">
            <w:r w:rsidRPr="00784886" w:rsidDel="00B118D3">
              <w:rPr>
                <w:rStyle w:val="a7"/>
                <w:noProof/>
              </w:rPr>
              <w:delText>（二）</w:delText>
            </w:r>
            <w:r w:rsidRPr="00784886" w:rsidDel="00B118D3">
              <w:rPr>
                <w:rStyle w:val="a7"/>
                <w:noProof/>
              </w:rPr>
              <w:delText>LOGO</w:delText>
            </w:r>
            <w:r w:rsidRPr="00784886" w:rsidDel="00B118D3">
              <w:rPr>
                <w:rStyle w:val="a7"/>
                <w:noProof/>
              </w:rPr>
              <w:delText>和标语</w:delText>
            </w:r>
            <w:r w:rsidDel="00B118D3">
              <w:rPr>
                <w:noProof/>
                <w:webHidden/>
              </w:rPr>
              <w:tab/>
            </w:r>
            <w:r w:rsidDel="00B118D3">
              <w:rPr>
                <w:noProof/>
                <w:webHidden/>
              </w:rPr>
              <w:fldChar w:fldCharType="begin"/>
            </w:r>
            <w:r w:rsidDel="00B118D3">
              <w:rPr>
                <w:noProof/>
                <w:webHidden/>
              </w:rPr>
              <w:delInstrText xml:space="preserve"> PAGEREF _Toc67354980 \h </w:delInstrText>
            </w:r>
            <w:r w:rsidDel="00B118D3">
              <w:rPr>
                <w:noProof/>
                <w:webHidden/>
              </w:rPr>
            </w:r>
            <w:r w:rsidDel="00B118D3">
              <w:rPr>
                <w:noProof/>
                <w:webHidden/>
              </w:rPr>
              <w:fldChar w:fldCharType="separate"/>
            </w:r>
            <w:r w:rsidDel="00B118D3">
              <w:rPr>
                <w:noProof/>
                <w:webHidden/>
              </w:rPr>
              <w:delText>22</w:delText>
            </w:r>
            <w:r w:rsidDel="00B118D3">
              <w:rPr>
                <w:noProof/>
                <w:webHidden/>
              </w:rPr>
              <w:fldChar w:fldCharType="end"/>
            </w:r>
            <w:r w:rsidRPr="00784886" w:rsidDel="00B118D3">
              <w:rPr>
                <w:rStyle w:val="a7"/>
                <w:noProof/>
              </w:rPr>
              <w:fldChar w:fldCharType="end"/>
            </w:r>
          </w:del>
        </w:p>
        <w:p w14:paraId="0314D10E" w14:textId="6EF4BAB8" w:rsidR="00941137" w:rsidDel="00B118D3" w:rsidRDefault="00941137">
          <w:pPr>
            <w:pStyle w:val="TOC3"/>
            <w:tabs>
              <w:tab w:val="right" w:leader="dot" w:pos="8296"/>
            </w:tabs>
            <w:ind w:left="960"/>
            <w:rPr>
              <w:del w:id="361" w:author="mico1999@foxmail.com" w:date="2021-03-23T01:34:00Z"/>
              <w:rFonts w:asciiTheme="minorHAnsi" w:eastAsiaTheme="minorEastAsia" w:hAnsiTheme="minorHAnsi"/>
              <w:noProof/>
              <w:sz w:val="21"/>
            </w:rPr>
          </w:pPr>
          <w:del w:id="36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"_Toc67354981"</w:delInstrText>
            </w:r>
            <w:r w:rsidRPr="00784886" w:rsidDel="00B118D3">
              <w:rPr>
                <w:rStyle w:val="a7"/>
                <w:noProof/>
              </w:rPr>
              <w:delInstrText xml:space="preserve"> </w:delInstrText>
            </w:r>
            <w:r w:rsidRPr="00784886" w:rsidDel="00B118D3">
              <w:rPr>
                <w:rStyle w:val="a7"/>
                <w:noProof/>
              </w:rPr>
              <w:fldChar w:fldCharType="separate"/>
            </w:r>
          </w:del>
          <w:ins w:id="36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64" w:author="mico1999@foxmail.com" w:date="2021-03-23T01:34:00Z">
            <w:r w:rsidRPr="00784886" w:rsidDel="00B118D3">
              <w:rPr>
                <w:rStyle w:val="a7"/>
                <w:noProof/>
              </w:rPr>
              <w:delText>（三）功能介绍</w:delText>
            </w:r>
            <w:r w:rsidDel="00B118D3">
              <w:rPr>
                <w:noProof/>
                <w:webHidden/>
              </w:rPr>
              <w:tab/>
            </w:r>
            <w:r w:rsidDel="00B118D3">
              <w:rPr>
                <w:noProof/>
                <w:webHidden/>
              </w:rPr>
              <w:fldChar w:fldCharType="begin"/>
            </w:r>
            <w:r w:rsidDel="00B118D3">
              <w:rPr>
                <w:noProof/>
                <w:webHidden/>
              </w:rPr>
              <w:delInstrText xml:space="preserve"> PAGEREF _Toc67354981 \h </w:delInstrText>
            </w:r>
            <w:r w:rsidDel="00B118D3">
              <w:rPr>
                <w:noProof/>
                <w:webHidden/>
              </w:rPr>
            </w:r>
            <w:r w:rsidDel="00B118D3">
              <w:rPr>
                <w:noProof/>
                <w:webHidden/>
              </w:rPr>
              <w:fldChar w:fldCharType="separate"/>
            </w:r>
            <w:r w:rsidDel="00B118D3">
              <w:rPr>
                <w:noProof/>
                <w:webHidden/>
              </w:rPr>
              <w:delText>22</w:delText>
            </w:r>
            <w:r w:rsidDel="00B118D3">
              <w:rPr>
                <w:noProof/>
                <w:webHidden/>
              </w:rPr>
              <w:fldChar w:fldCharType="end"/>
            </w:r>
            <w:r w:rsidRPr="00784886" w:rsidDel="00B118D3">
              <w:rPr>
                <w:rStyle w:val="a7"/>
                <w:noProof/>
              </w:rPr>
              <w:fldChar w:fldCharType="end"/>
            </w:r>
          </w:del>
        </w:p>
        <w:p w14:paraId="50A4ACF9" w14:textId="0BC640C5" w:rsidR="00941137" w:rsidDel="00B118D3" w:rsidRDefault="00941137">
          <w:pPr>
            <w:pStyle w:val="TOC3"/>
            <w:tabs>
              <w:tab w:val="right" w:leader="dot" w:pos="8296"/>
            </w:tabs>
            <w:ind w:left="960"/>
            <w:rPr>
              <w:del w:id="365" w:author="mico1999@foxmail.com" w:date="2021-03-23T01:34:00Z"/>
              <w:rFonts w:asciiTheme="minorHAnsi" w:eastAsiaTheme="minorEastAsia" w:hAnsiTheme="minorHAnsi"/>
              <w:noProof/>
              <w:sz w:val="21"/>
            </w:rPr>
          </w:pPr>
          <w:del w:id="36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"_Toc67354982"</w:delInstrText>
            </w:r>
            <w:r w:rsidRPr="00784886" w:rsidDel="00B118D3">
              <w:rPr>
                <w:rStyle w:val="a7"/>
                <w:noProof/>
              </w:rPr>
              <w:delInstrText xml:space="preserve"> </w:delInstrText>
            </w:r>
            <w:r w:rsidRPr="00784886" w:rsidDel="00B118D3">
              <w:rPr>
                <w:rStyle w:val="a7"/>
                <w:noProof/>
              </w:rPr>
              <w:fldChar w:fldCharType="separate"/>
            </w:r>
          </w:del>
          <w:ins w:id="36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68" w:author="mico1999@foxmail.com" w:date="2021-03-23T01:34:00Z">
            <w:r w:rsidRPr="00784886" w:rsidDel="00B118D3">
              <w:rPr>
                <w:rStyle w:val="a7"/>
                <w:noProof/>
              </w:rPr>
              <w:delText>（四）</w:delText>
            </w:r>
            <w:r w:rsidRPr="00784886" w:rsidDel="00B118D3">
              <w:rPr>
                <w:rStyle w:val="a7"/>
                <w:noProof/>
              </w:rPr>
              <w:delText>APP</w:delText>
            </w:r>
            <w:r w:rsidRPr="00784886" w:rsidDel="00B118D3">
              <w:rPr>
                <w:rStyle w:val="a7"/>
                <w:noProof/>
              </w:rPr>
              <w:delText>研发成本预算</w:delText>
            </w:r>
            <w:r w:rsidDel="00B118D3">
              <w:rPr>
                <w:noProof/>
                <w:webHidden/>
              </w:rPr>
              <w:tab/>
            </w:r>
            <w:r w:rsidDel="00B118D3">
              <w:rPr>
                <w:noProof/>
                <w:webHidden/>
              </w:rPr>
              <w:fldChar w:fldCharType="begin"/>
            </w:r>
            <w:r w:rsidDel="00B118D3">
              <w:rPr>
                <w:noProof/>
                <w:webHidden/>
              </w:rPr>
              <w:delInstrText xml:space="preserve"> PAGEREF _Toc67354982 \h </w:delInstrText>
            </w:r>
            <w:r w:rsidDel="00B118D3">
              <w:rPr>
                <w:noProof/>
                <w:webHidden/>
              </w:rPr>
            </w:r>
            <w:r w:rsidDel="00B118D3">
              <w:rPr>
                <w:noProof/>
                <w:webHidden/>
              </w:rPr>
              <w:fldChar w:fldCharType="separate"/>
            </w:r>
            <w:r w:rsidDel="00B118D3">
              <w:rPr>
                <w:noProof/>
                <w:webHidden/>
              </w:rPr>
              <w:delText>26</w:delText>
            </w:r>
            <w:r w:rsidDel="00B118D3">
              <w:rPr>
                <w:noProof/>
                <w:webHidden/>
              </w:rPr>
              <w:fldChar w:fldCharType="end"/>
            </w:r>
            <w:r w:rsidRPr="00784886" w:rsidDel="00B118D3">
              <w:rPr>
                <w:rStyle w:val="a7"/>
                <w:noProof/>
              </w:rPr>
              <w:fldChar w:fldCharType="end"/>
            </w:r>
          </w:del>
        </w:p>
        <w:p w14:paraId="588CB0B6" w14:textId="1C2D70DE" w:rsidR="00941137" w:rsidDel="00B118D3" w:rsidRDefault="00941137">
          <w:pPr>
            <w:pStyle w:val="TOC2"/>
            <w:tabs>
              <w:tab w:val="right" w:leader="dot" w:pos="8296"/>
            </w:tabs>
            <w:ind w:left="480"/>
            <w:rPr>
              <w:del w:id="369" w:author="mico1999@foxmail.com" w:date="2021-03-23T01:34:00Z"/>
              <w:rFonts w:asciiTheme="minorHAnsi" w:eastAsiaTheme="minorEastAsia" w:hAnsiTheme="minorHAnsi"/>
              <w:noProof/>
              <w:sz w:val="21"/>
            </w:rPr>
          </w:pPr>
          <w:del w:id="37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"_Toc67354983"</w:delInstrText>
            </w:r>
            <w:r w:rsidRPr="00784886" w:rsidDel="00B118D3">
              <w:rPr>
                <w:rStyle w:val="a7"/>
                <w:noProof/>
              </w:rPr>
              <w:delInstrText xml:space="preserve"> </w:delInstrText>
            </w:r>
            <w:r w:rsidRPr="00784886" w:rsidDel="00B118D3">
              <w:rPr>
                <w:rStyle w:val="a7"/>
                <w:noProof/>
              </w:rPr>
              <w:fldChar w:fldCharType="separate"/>
            </w:r>
          </w:del>
          <w:ins w:id="37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72" w:author="mico1999@foxmail.com" w:date="2021-03-23T01:34:00Z">
            <w:r w:rsidRPr="00784886" w:rsidDel="00B118D3">
              <w:rPr>
                <w:rStyle w:val="a7"/>
                <w:noProof/>
              </w:rPr>
              <w:delText>六、</w:delText>
            </w:r>
            <w:r w:rsidRPr="00784886" w:rsidDel="00B118D3">
              <w:rPr>
                <w:rStyle w:val="a7"/>
                <w:noProof/>
              </w:rPr>
              <w:delText>APP</w:delText>
            </w:r>
            <w:r w:rsidRPr="00784886" w:rsidDel="00B118D3">
              <w:rPr>
                <w:rStyle w:val="a7"/>
                <w:noProof/>
              </w:rPr>
              <w:delText>实施及推广</w:delText>
            </w:r>
            <w:r w:rsidDel="00B118D3">
              <w:rPr>
                <w:noProof/>
                <w:webHidden/>
              </w:rPr>
              <w:tab/>
            </w:r>
            <w:r w:rsidDel="00B118D3">
              <w:rPr>
                <w:noProof/>
                <w:webHidden/>
              </w:rPr>
              <w:fldChar w:fldCharType="begin"/>
            </w:r>
            <w:r w:rsidDel="00B118D3">
              <w:rPr>
                <w:noProof/>
                <w:webHidden/>
              </w:rPr>
              <w:delInstrText xml:space="preserve"> PAGEREF _Toc67354983 \h </w:delInstrText>
            </w:r>
            <w:r w:rsidDel="00B118D3">
              <w:rPr>
                <w:noProof/>
                <w:webHidden/>
              </w:rPr>
            </w:r>
            <w:r w:rsidDel="00B118D3">
              <w:rPr>
                <w:noProof/>
                <w:webHidden/>
              </w:rPr>
              <w:fldChar w:fldCharType="separate"/>
            </w:r>
            <w:r w:rsidDel="00B118D3">
              <w:rPr>
                <w:noProof/>
                <w:webHidden/>
              </w:rPr>
              <w:delText>26</w:delText>
            </w:r>
            <w:r w:rsidDel="00B118D3">
              <w:rPr>
                <w:noProof/>
                <w:webHidden/>
              </w:rPr>
              <w:fldChar w:fldCharType="end"/>
            </w:r>
            <w:r w:rsidRPr="00784886" w:rsidDel="00B118D3">
              <w:rPr>
                <w:rStyle w:val="a7"/>
                <w:noProof/>
              </w:rPr>
              <w:fldChar w:fldCharType="end"/>
            </w:r>
          </w:del>
        </w:p>
        <w:p w14:paraId="2864284F" w14:textId="08538C6A" w:rsidR="00941137" w:rsidDel="00B118D3" w:rsidRDefault="00941137">
          <w:pPr>
            <w:pStyle w:val="TOC3"/>
            <w:tabs>
              <w:tab w:val="right" w:leader="dot" w:pos="8296"/>
            </w:tabs>
            <w:ind w:left="960"/>
            <w:rPr>
              <w:del w:id="373" w:author="mico1999@foxmail.com" w:date="2021-03-23T01:34:00Z"/>
              <w:rFonts w:asciiTheme="minorHAnsi" w:eastAsiaTheme="minorEastAsia" w:hAnsiTheme="minorHAnsi"/>
              <w:noProof/>
              <w:sz w:val="21"/>
            </w:rPr>
          </w:pPr>
          <w:del w:id="37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"_Toc67354984"</w:delInstrText>
            </w:r>
            <w:r w:rsidRPr="00784886" w:rsidDel="00B118D3">
              <w:rPr>
                <w:rStyle w:val="a7"/>
                <w:noProof/>
              </w:rPr>
              <w:delInstrText xml:space="preserve"> </w:delInstrText>
            </w:r>
            <w:r w:rsidRPr="00784886" w:rsidDel="00B118D3">
              <w:rPr>
                <w:rStyle w:val="a7"/>
                <w:noProof/>
              </w:rPr>
              <w:fldChar w:fldCharType="separate"/>
            </w:r>
          </w:del>
          <w:ins w:id="37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76" w:author="mico1999@foxmail.com" w:date="2021-03-23T01:34:00Z">
            <w:r w:rsidRPr="00784886" w:rsidDel="00B118D3">
              <w:rPr>
                <w:rStyle w:val="a7"/>
                <w:noProof/>
              </w:rPr>
              <w:delText>（一）资源对接</w:delText>
            </w:r>
            <w:r w:rsidDel="00B118D3">
              <w:rPr>
                <w:noProof/>
                <w:webHidden/>
              </w:rPr>
              <w:tab/>
            </w:r>
            <w:r w:rsidDel="00B118D3">
              <w:rPr>
                <w:noProof/>
                <w:webHidden/>
              </w:rPr>
              <w:fldChar w:fldCharType="begin"/>
            </w:r>
            <w:r w:rsidDel="00B118D3">
              <w:rPr>
                <w:noProof/>
                <w:webHidden/>
              </w:rPr>
              <w:delInstrText xml:space="preserve"> PAGEREF _Toc67354984 \h </w:delInstrText>
            </w:r>
            <w:r w:rsidDel="00B118D3">
              <w:rPr>
                <w:noProof/>
                <w:webHidden/>
              </w:rPr>
            </w:r>
            <w:r w:rsidDel="00B118D3">
              <w:rPr>
                <w:noProof/>
                <w:webHidden/>
              </w:rPr>
              <w:fldChar w:fldCharType="separate"/>
            </w:r>
            <w:r w:rsidDel="00B118D3">
              <w:rPr>
                <w:noProof/>
                <w:webHidden/>
              </w:rPr>
              <w:delText>26</w:delText>
            </w:r>
            <w:r w:rsidDel="00B118D3">
              <w:rPr>
                <w:noProof/>
                <w:webHidden/>
              </w:rPr>
              <w:fldChar w:fldCharType="end"/>
            </w:r>
            <w:r w:rsidRPr="00784886" w:rsidDel="00B118D3">
              <w:rPr>
                <w:rStyle w:val="a7"/>
                <w:noProof/>
              </w:rPr>
              <w:fldChar w:fldCharType="end"/>
            </w:r>
          </w:del>
        </w:p>
        <w:p w14:paraId="256B31A6" w14:textId="5E0F4912" w:rsidR="00941137" w:rsidDel="00B118D3" w:rsidRDefault="00941137">
          <w:pPr>
            <w:pStyle w:val="TOC3"/>
            <w:tabs>
              <w:tab w:val="right" w:leader="dot" w:pos="8296"/>
            </w:tabs>
            <w:ind w:left="960"/>
            <w:rPr>
              <w:del w:id="377" w:author="mico1999@foxmail.com" w:date="2021-03-23T01:34:00Z"/>
              <w:rFonts w:asciiTheme="minorHAnsi" w:eastAsiaTheme="minorEastAsia" w:hAnsiTheme="minorHAnsi"/>
              <w:noProof/>
              <w:sz w:val="21"/>
            </w:rPr>
          </w:pPr>
          <w:del w:id="37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"_Toc67354985"</w:delInstrText>
            </w:r>
            <w:r w:rsidRPr="00784886" w:rsidDel="00B118D3">
              <w:rPr>
                <w:rStyle w:val="a7"/>
                <w:noProof/>
              </w:rPr>
              <w:delInstrText xml:space="preserve"> </w:delInstrText>
            </w:r>
            <w:r w:rsidRPr="00784886" w:rsidDel="00B118D3">
              <w:rPr>
                <w:rStyle w:val="a7"/>
                <w:noProof/>
              </w:rPr>
              <w:fldChar w:fldCharType="separate"/>
            </w:r>
          </w:del>
          <w:ins w:id="37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80" w:author="mico1999@foxmail.com" w:date="2021-03-23T01:34:00Z">
            <w:r w:rsidRPr="00784886" w:rsidDel="00B118D3">
              <w:rPr>
                <w:rStyle w:val="a7"/>
                <w:noProof/>
              </w:rPr>
              <w:delText>（二）基础上线</w:delText>
            </w:r>
            <w:r w:rsidDel="00B118D3">
              <w:rPr>
                <w:noProof/>
                <w:webHidden/>
              </w:rPr>
              <w:tab/>
            </w:r>
            <w:r w:rsidDel="00B118D3">
              <w:rPr>
                <w:noProof/>
                <w:webHidden/>
              </w:rPr>
              <w:fldChar w:fldCharType="begin"/>
            </w:r>
            <w:r w:rsidDel="00B118D3">
              <w:rPr>
                <w:noProof/>
                <w:webHidden/>
              </w:rPr>
              <w:delInstrText xml:space="preserve"> PAGEREF _Toc67354985 \h </w:delInstrText>
            </w:r>
            <w:r w:rsidDel="00B118D3">
              <w:rPr>
                <w:noProof/>
                <w:webHidden/>
              </w:rPr>
            </w:r>
            <w:r w:rsidDel="00B118D3">
              <w:rPr>
                <w:noProof/>
                <w:webHidden/>
              </w:rPr>
              <w:fldChar w:fldCharType="separate"/>
            </w:r>
            <w:r w:rsidDel="00B118D3">
              <w:rPr>
                <w:noProof/>
                <w:webHidden/>
              </w:rPr>
              <w:delText>28</w:delText>
            </w:r>
            <w:r w:rsidDel="00B118D3">
              <w:rPr>
                <w:noProof/>
                <w:webHidden/>
              </w:rPr>
              <w:fldChar w:fldCharType="end"/>
            </w:r>
            <w:r w:rsidRPr="00784886" w:rsidDel="00B118D3">
              <w:rPr>
                <w:rStyle w:val="a7"/>
                <w:noProof/>
              </w:rPr>
              <w:fldChar w:fldCharType="end"/>
            </w:r>
          </w:del>
        </w:p>
        <w:p w14:paraId="1C5C63B5" w14:textId="5C59BAC6" w:rsidR="00941137" w:rsidDel="00B118D3" w:rsidRDefault="00941137">
          <w:pPr>
            <w:pStyle w:val="TOC3"/>
            <w:tabs>
              <w:tab w:val="right" w:leader="dot" w:pos="8296"/>
            </w:tabs>
            <w:ind w:left="960"/>
            <w:rPr>
              <w:del w:id="381" w:author="mico1999@foxmail.com" w:date="2021-03-23T01:34:00Z"/>
              <w:rFonts w:asciiTheme="minorHAnsi" w:eastAsiaTheme="minorEastAsia" w:hAnsiTheme="minorHAnsi"/>
              <w:noProof/>
              <w:sz w:val="21"/>
            </w:rPr>
          </w:pPr>
          <w:del w:id="38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"_Toc67354986"</w:delInstrText>
            </w:r>
            <w:r w:rsidRPr="00784886" w:rsidDel="00B118D3">
              <w:rPr>
                <w:rStyle w:val="a7"/>
                <w:noProof/>
              </w:rPr>
              <w:delInstrText xml:space="preserve"> </w:delInstrText>
            </w:r>
            <w:r w:rsidRPr="00784886" w:rsidDel="00B118D3">
              <w:rPr>
                <w:rStyle w:val="a7"/>
                <w:noProof/>
              </w:rPr>
              <w:fldChar w:fldCharType="separate"/>
            </w:r>
          </w:del>
          <w:ins w:id="38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84" w:author="mico1999@foxmail.com" w:date="2021-03-23T01:34:00Z">
            <w:r w:rsidRPr="00784886" w:rsidDel="00B118D3">
              <w:rPr>
                <w:rStyle w:val="a7"/>
                <w:noProof/>
              </w:rPr>
              <w:delText>（三）线上推广</w:delText>
            </w:r>
            <w:r w:rsidDel="00B118D3">
              <w:rPr>
                <w:noProof/>
                <w:webHidden/>
              </w:rPr>
              <w:tab/>
            </w:r>
            <w:r w:rsidDel="00B118D3">
              <w:rPr>
                <w:noProof/>
                <w:webHidden/>
              </w:rPr>
              <w:fldChar w:fldCharType="begin"/>
            </w:r>
            <w:r w:rsidDel="00B118D3">
              <w:rPr>
                <w:noProof/>
                <w:webHidden/>
              </w:rPr>
              <w:delInstrText xml:space="preserve"> PAGEREF _Toc67354986 \h </w:delInstrText>
            </w:r>
            <w:r w:rsidDel="00B118D3">
              <w:rPr>
                <w:noProof/>
                <w:webHidden/>
              </w:rPr>
            </w:r>
            <w:r w:rsidDel="00B118D3">
              <w:rPr>
                <w:noProof/>
                <w:webHidden/>
              </w:rPr>
              <w:fldChar w:fldCharType="separate"/>
            </w:r>
            <w:r w:rsidDel="00B118D3">
              <w:rPr>
                <w:noProof/>
                <w:webHidden/>
              </w:rPr>
              <w:delText>29</w:delText>
            </w:r>
            <w:r w:rsidDel="00B118D3">
              <w:rPr>
                <w:noProof/>
                <w:webHidden/>
              </w:rPr>
              <w:fldChar w:fldCharType="end"/>
            </w:r>
            <w:r w:rsidRPr="00784886" w:rsidDel="00B118D3">
              <w:rPr>
                <w:rStyle w:val="a7"/>
                <w:noProof/>
              </w:rPr>
              <w:fldChar w:fldCharType="end"/>
            </w:r>
          </w:del>
        </w:p>
        <w:p w14:paraId="1F69C549" w14:textId="52FCB142" w:rsidR="00941137" w:rsidDel="00B118D3" w:rsidRDefault="00941137">
          <w:pPr>
            <w:pStyle w:val="TOC3"/>
            <w:tabs>
              <w:tab w:val="right" w:leader="dot" w:pos="8296"/>
            </w:tabs>
            <w:ind w:left="960"/>
            <w:rPr>
              <w:del w:id="385" w:author="mico1999@foxmail.com" w:date="2021-03-23T01:34:00Z"/>
              <w:rFonts w:asciiTheme="minorHAnsi" w:eastAsiaTheme="minorEastAsia" w:hAnsiTheme="minorHAnsi"/>
              <w:noProof/>
              <w:sz w:val="21"/>
            </w:rPr>
          </w:pPr>
          <w:del w:id="38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"_Toc67354987"</w:delInstrText>
            </w:r>
            <w:r w:rsidRPr="00784886" w:rsidDel="00B118D3">
              <w:rPr>
                <w:rStyle w:val="a7"/>
                <w:noProof/>
              </w:rPr>
              <w:delInstrText xml:space="preserve"> </w:delInstrText>
            </w:r>
            <w:r w:rsidRPr="00784886" w:rsidDel="00B118D3">
              <w:rPr>
                <w:rStyle w:val="a7"/>
                <w:noProof/>
              </w:rPr>
              <w:fldChar w:fldCharType="separate"/>
            </w:r>
          </w:del>
          <w:ins w:id="38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88" w:author="mico1999@foxmail.com" w:date="2021-03-23T01:34:00Z">
            <w:r w:rsidRPr="00784886" w:rsidDel="00B118D3">
              <w:rPr>
                <w:rStyle w:val="a7"/>
                <w:noProof/>
              </w:rPr>
              <w:delText>（四）线下推广</w:delText>
            </w:r>
            <w:r w:rsidDel="00B118D3">
              <w:rPr>
                <w:noProof/>
                <w:webHidden/>
              </w:rPr>
              <w:tab/>
            </w:r>
            <w:r w:rsidDel="00B118D3">
              <w:rPr>
                <w:noProof/>
                <w:webHidden/>
              </w:rPr>
              <w:fldChar w:fldCharType="begin"/>
            </w:r>
            <w:r w:rsidDel="00B118D3">
              <w:rPr>
                <w:noProof/>
                <w:webHidden/>
              </w:rPr>
              <w:delInstrText xml:space="preserve"> PAGEREF _Toc67354987 \h </w:delInstrText>
            </w:r>
            <w:r w:rsidDel="00B118D3">
              <w:rPr>
                <w:noProof/>
                <w:webHidden/>
              </w:rPr>
            </w:r>
            <w:r w:rsidDel="00B118D3">
              <w:rPr>
                <w:noProof/>
                <w:webHidden/>
              </w:rPr>
              <w:fldChar w:fldCharType="separate"/>
            </w:r>
            <w:r w:rsidDel="00B118D3">
              <w:rPr>
                <w:noProof/>
                <w:webHidden/>
              </w:rPr>
              <w:delText>29</w:delText>
            </w:r>
            <w:r w:rsidDel="00B118D3">
              <w:rPr>
                <w:noProof/>
                <w:webHidden/>
              </w:rPr>
              <w:fldChar w:fldCharType="end"/>
            </w:r>
            <w:r w:rsidRPr="00784886" w:rsidDel="00B118D3">
              <w:rPr>
                <w:rStyle w:val="a7"/>
                <w:noProof/>
              </w:rPr>
              <w:fldChar w:fldCharType="end"/>
            </w:r>
          </w:del>
        </w:p>
        <w:p w14:paraId="37C253A4" w14:textId="1C005E07" w:rsidR="00941137" w:rsidDel="00B118D3" w:rsidRDefault="00941137">
          <w:pPr>
            <w:pStyle w:val="TOC3"/>
            <w:tabs>
              <w:tab w:val="right" w:leader="dot" w:pos="8296"/>
            </w:tabs>
            <w:ind w:left="960"/>
            <w:rPr>
              <w:del w:id="389" w:author="mico1999@foxmail.com" w:date="2021-03-23T01:34:00Z"/>
              <w:rFonts w:asciiTheme="minorHAnsi" w:eastAsiaTheme="minorEastAsia" w:hAnsiTheme="minorHAnsi"/>
              <w:noProof/>
              <w:sz w:val="21"/>
            </w:rPr>
          </w:pPr>
          <w:del w:id="39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"_Toc67354988"</w:delInstrText>
            </w:r>
            <w:r w:rsidRPr="00784886" w:rsidDel="00B118D3">
              <w:rPr>
                <w:rStyle w:val="a7"/>
                <w:noProof/>
              </w:rPr>
              <w:delInstrText xml:space="preserve"> </w:delInstrText>
            </w:r>
            <w:r w:rsidRPr="00784886" w:rsidDel="00B118D3">
              <w:rPr>
                <w:rStyle w:val="a7"/>
                <w:noProof/>
              </w:rPr>
              <w:fldChar w:fldCharType="separate"/>
            </w:r>
          </w:del>
          <w:ins w:id="39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92" w:author="mico1999@foxmail.com" w:date="2021-03-23T01:34:00Z">
            <w:r w:rsidRPr="00784886" w:rsidDel="00B118D3">
              <w:rPr>
                <w:rStyle w:val="a7"/>
                <w:noProof/>
              </w:rPr>
              <w:delText>（五）推广预算</w:delText>
            </w:r>
            <w:r w:rsidDel="00B118D3">
              <w:rPr>
                <w:noProof/>
                <w:webHidden/>
              </w:rPr>
              <w:tab/>
            </w:r>
            <w:r w:rsidDel="00B118D3">
              <w:rPr>
                <w:noProof/>
                <w:webHidden/>
              </w:rPr>
              <w:fldChar w:fldCharType="begin"/>
            </w:r>
            <w:r w:rsidDel="00B118D3">
              <w:rPr>
                <w:noProof/>
                <w:webHidden/>
              </w:rPr>
              <w:delInstrText xml:space="preserve"> PAGEREF _Toc67354988 \h </w:delInstrText>
            </w:r>
            <w:r w:rsidDel="00B118D3">
              <w:rPr>
                <w:noProof/>
                <w:webHidden/>
              </w:rPr>
            </w:r>
            <w:r w:rsidDel="00B118D3">
              <w:rPr>
                <w:noProof/>
                <w:webHidden/>
              </w:rPr>
              <w:fldChar w:fldCharType="separate"/>
            </w:r>
            <w:r w:rsidDel="00B118D3">
              <w:rPr>
                <w:noProof/>
                <w:webHidden/>
              </w:rPr>
              <w:delText>30</w:delText>
            </w:r>
            <w:r w:rsidDel="00B118D3">
              <w:rPr>
                <w:noProof/>
                <w:webHidden/>
              </w:rPr>
              <w:fldChar w:fldCharType="end"/>
            </w:r>
            <w:r w:rsidRPr="00784886" w:rsidDel="00B118D3">
              <w:rPr>
                <w:rStyle w:val="a7"/>
                <w:noProof/>
              </w:rPr>
              <w:fldChar w:fldCharType="end"/>
            </w:r>
          </w:del>
        </w:p>
        <w:p w14:paraId="350F976A" w14:textId="5DE897BA" w:rsidR="00941137" w:rsidDel="00B118D3" w:rsidRDefault="00941137">
          <w:pPr>
            <w:pStyle w:val="TOC2"/>
            <w:tabs>
              <w:tab w:val="right" w:leader="dot" w:pos="8296"/>
            </w:tabs>
            <w:ind w:left="480"/>
            <w:rPr>
              <w:del w:id="393" w:author="mico1999@foxmail.com" w:date="2021-03-23T01:34:00Z"/>
              <w:rFonts w:asciiTheme="minorHAnsi" w:eastAsiaTheme="minorEastAsia" w:hAnsiTheme="minorHAnsi"/>
              <w:noProof/>
              <w:sz w:val="21"/>
            </w:rPr>
          </w:pPr>
          <w:del w:id="39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"_Toc67354989"</w:delInstrText>
            </w:r>
            <w:r w:rsidRPr="00784886" w:rsidDel="00B118D3">
              <w:rPr>
                <w:rStyle w:val="a7"/>
                <w:noProof/>
              </w:rPr>
              <w:delInstrText xml:space="preserve"> </w:delInstrText>
            </w:r>
            <w:r w:rsidRPr="00784886" w:rsidDel="00B118D3">
              <w:rPr>
                <w:rStyle w:val="a7"/>
                <w:noProof/>
              </w:rPr>
              <w:fldChar w:fldCharType="separate"/>
            </w:r>
          </w:del>
          <w:ins w:id="39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396" w:author="mico1999@foxmail.com" w:date="2021-03-23T01:34:00Z">
            <w:r w:rsidRPr="00784886" w:rsidDel="00B118D3">
              <w:rPr>
                <w:rStyle w:val="a7"/>
                <w:noProof/>
              </w:rPr>
              <w:delText>七、风险分析</w:delText>
            </w:r>
            <w:r w:rsidDel="00B118D3">
              <w:rPr>
                <w:noProof/>
                <w:webHidden/>
              </w:rPr>
              <w:tab/>
            </w:r>
            <w:r w:rsidDel="00B118D3">
              <w:rPr>
                <w:noProof/>
                <w:webHidden/>
              </w:rPr>
              <w:fldChar w:fldCharType="begin"/>
            </w:r>
            <w:r w:rsidDel="00B118D3">
              <w:rPr>
                <w:noProof/>
                <w:webHidden/>
              </w:rPr>
              <w:delInstrText xml:space="preserve"> PAGEREF _Toc67354989 \h </w:delInstrText>
            </w:r>
            <w:r w:rsidDel="00B118D3">
              <w:rPr>
                <w:noProof/>
                <w:webHidden/>
              </w:rPr>
            </w:r>
            <w:r w:rsidDel="00B118D3">
              <w:rPr>
                <w:noProof/>
                <w:webHidden/>
              </w:rPr>
              <w:fldChar w:fldCharType="separate"/>
            </w:r>
            <w:r w:rsidDel="00B118D3">
              <w:rPr>
                <w:noProof/>
                <w:webHidden/>
              </w:rPr>
              <w:delText>30</w:delText>
            </w:r>
            <w:r w:rsidDel="00B118D3">
              <w:rPr>
                <w:noProof/>
                <w:webHidden/>
              </w:rPr>
              <w:fldChar w:fldCharType="end"/>
            </w:r>
            <w:r w:rsidRPr="00784886" w:rsidDel="00B118D3">
              <w:rPr>
                <w:rStyle w:val="a7"/>
                <w:noProof/>
              </w:rPr>
              <w:fldChar w:fldCharType="end"/>
            </w:r>
          </w:del>
        </w:p>
        <w:p w14:paraId="3230995F" w14:textId="23966DDE" w:rsidR="00941137" w:rsidDel="00B118D3" w:rsidRDefault="00941137">
          <w:pPr>
            <w:pStyle w:val="TOC3"/>
            <w:tabs>
              <w:tab w:val="right" w:leader="dot" w:pos="8296"/>
            </w:tabs>
            <w:ind w:left="960"/>
            <w:rPr>
              <w:del w:id="397" w:author="mico1999@foxmail.com" w:date="2021-03-23T01:34:00Z"/>
              <w:rFonts w:asciiTheme="minorHAnsi" w:eastAsiaTheme="minorEastAsia" w:hAnsiTheme="minorHAnsi"/>
              <w:noProof/>
              <w:sz w:val="21"/>
            </w:rPr>
          </w:pPr>
          <w:del w:id="39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"_Toc67354990"</w:delInstrText>
            </w:r>
            <w:r w:rsidRPr="00784886" w:rsidDel="00B118D3">
              <w:rPr>
                <w:rStyle w:val="a7"/>
                <w:noProof/>
              </w:rPr>
              <w:delInstrText xml:space="preserve"> </w:delInstrText>
            </w:r>
            <w:r w:rsidRPr="00784886" w:rsidDel="00B118D3">
              <w:rPr>
                <w:rStyle w:val="a7"/>
                <w:noProof/>
              </w:rPr>
              <w:fldChar w:fldCharType="separate"/>
            </w:r>
          </w:del>
          <w:ins w:id="39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00" w:author="mico1999@foxmail.com" w:date="2021-03-23T01:34:00Z">
            <w:r w:rsidRPr="00784886" w:rsidDel="00B118D3">
              <w:rPr>
                <w:rStyle w:val="a7"/>
                <w:noProof/>
              </w:rPr>
              <w:delText>（一）管理风险</w:delText>
            </w:r>
            <w:r w:rsidDel="00B118D3">
              <w:rPr>
                <w:noProof/>
                <w:webHidden/>
              </w:rPr>
              <w:tab/>
            </w:r>
            <w:r w:rsidDel="00B118D3">
              <w:rPr>
                <w:noProof/>
                <w:webHidden/>
              </w:rPr>
              <w:fldChar w:fldCharType="begin"/>
            </w:r>
            <w:r w:rsidDel="00B118D3">
              <w:rPr>
                <w:noProof/>
                <w:webHidden/>
              </w:rPr>
              <w:delInstrText xml:space="preserve"> PAGEREF _Toc67354990 \h </w:delInstrText>
            </w:r>
            <w:r w:rsidDel="00B118D3">
              <w:rPr>
                <w:noProof/>
                <w:webHidden/>
              </w:rPr>
            </w:r>
            <w:r w:rsidDel="00B118D3">
              <w:rPr>
                <w:noProof/>
                <w:webHidden/>
              </w:rPr>
              <w:fldChar w:fldCharType="separate"/>
            </w:r>
            <w:r w:rsidDel="00B118D3">
              <w:rPr>
                <w:noProof/>
                <w:webHidden/>
              </w:rPr>
              <w:delText>30</w:delText>
            </w:r>
            <w:r w:rsidDel="00B118D3">
              <w:rPr>
                <w:noProof/>
                <w:webHidden/>
              </w:rPr>
              <w:fldChar w:fldCharType="end"/>
            </w:r>
            <w:r w:rsidRPr="00784886" w:rsidDel="00B118D3">
              <w:rPr>
                <w:rStyle w:val="a7"/>
                <w:noProof/>
              </w:rPr>
              <w:fldChar w:fldCharType="end"/>
            </w:r>
          </w:del>
        </w:p>
        <w:p w14:paraId="0D789F84" w14:textId="20E14206" w:rsidR="00941137" w:rsidDel="00B118D3" w:rsidRDefault="00941137">
          <w:pPr>
            <w:pStyle w:val="TOC3"/>
            <w:tabs>
              <w:tab w:val="right" w:leader="dot" w:pos="8296"/>
            </w:tabs>
            <w:ind w:left="960"/>
            <w:rPr>
              <w:del w:id="401" w:author="mico1999@foxmail.com" w:date="2021-03-23T01:34:00Z"/>
              <w:rFonts w:asciiTheme="minorHAnsi" w:eastAsiaTheme="minorEastAsia" w:hAnsiTheme="minorHAnsi"/>
              <w:noProof/>
              <w:sz w:val="21"/>
            </w:rPr>
          </w:pPr>
          <w:del w:id="40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"_Toc67354991"</w:delInstrText>
            </w:r>
            <w:r w:rsidRPr="00784886" w:rsidDel="00B118D3">
              <w:rPr>
                <w:rStyle w:val="a7"/>
                <w:noProof/>
              </w:rPr>
              <w:delInstrText xml:space="preserve"> </w:delInstrText>
            </w:r>
            <w:r w:rsidRPr="00784886" w:rsidDel="00B118D3">
              <w:rPr>
                <w:rStyle w:val="a7"/>
                <w:noProof/>
              </w:rPr>
              <w:fldChar w:fldCharType="separate"/>
            </w:r>
          </w:del>
          <w:ins w:id="40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04" w:author="mico1999@foxmail.com" w:date="2021-03-23T01:34:00Z">
            <w:r w:rsidRPr="00784886" w:rsidDel="00B118D3">
              <w:rPr>
                <w:rStyle w:val="a7"/>
                <w:noProof/>
              </w:rPr>
              <w:delText>（二）安全风险</w:delText>
            </w:r>
            <w:r w:rsidDel="00B118D3">
              <w:rPr>
                <w:noProof/>
                <w:webHidden/>
              </w:rPr>
              <w:tab/>
            </w:r>
            <w:r w:rsidDel="00B118D3">
              <w:rPr>
                <w:noProof/>
                <w:webHidden/>
              </w:rPr>
              <w:fldChar w:fldCharType="begin"/>
            </w:r>
            <w:r w:rsidDel="00B118D3">
              <w:rPr>
                <w:noProof/>
                <w:webHidden/>
              </w:rPr>
              <w:delInstrText xml:space="preserve"> PAGEREF _Toc67354991 \h </w:delInstrText>
            </w:r>
            <w:r w:rsidDel="00B118D3">
              <w:rPr>
                <w:noProof/>
                <w:webHidden/>
              </w:rPr>
            </w:r>
            <w:r w:rsidDel="00B118D3">
              <w:rPr>
                <w:noProof/>
                <w:webHidden/>
              </w:rPr>
              <w:fldChar w:fldCharType="separate"/>
            </w:r>
            <w:r w:rsidDel="00B118D3">
              <w:rPr>
                <w:noProof/>
                <w:webHidden/>
              </w:rPr>
              <w:delText>31</w:delText>
            </w:r>
            <w:r w:rsidDel="00B118D3">
              <w:rPr>
                <w:noProof/>
                <w:webHidden/>
              </w:rPr>
              <w:fldChar w:fldCharType="end"/>
            </w:r>
            <w:r w:rsidRPr="00784886" w:rsidDel="00B118D3">
              <w:rPr>
                <w:rStyle w:val="a7"/>
                <w:noProof/>
              </w:rPr>
              <w:fldChar w:fldCharType="end"/>
            </w:r>
          </w:del>
        </w:p>
        <w:p w14:paraId="678C41CC" w14:textId="510A1E34" w:rsidR="00941137" w:rsidDel="00B118D3" w:rsidRDefault="00941137">
          <w:pPr>
            <w:pStyle w:val="TOC3"/>
            <w:tabs>
              <w:tab w:val="right" w:leader="dot" w:pos="8296"/>
            </w:tabs>
            <w:ind w:left="960"/>
            <w:rPr>
              <w:del w:id="405" w:author="mico1999@foxmail.com" w:date="2021-03-23T01:34:00Z"/>
              <w:rFonts w:asciiTheme="minorHAnsi" w:eastAsiaTheme="minorEastAsia" w:hAnsiTheme="minorHAnsi"/>
              <w:noProof/>
              <w:sz w:val="21"/>
            </w:rPr>
          </w:pPr>
          <w:del w:id="40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"_Toc67354992"</w:delInstrText>
            </w:r>
            <w:r w:rsidRPr="00784886" w:rsidDel="00B118D3">
              <w:rPr>
                <w:rStyle w:val="a7"/>
                <w:noProof/>
              </w:rPr>
              <w:delInstrText xml:space="preserve"> </w:delInstrText>
            </w:r>
            <w:r w:rsidRPr="00784886" w:rsidDel="00B118D3">
              <w:rPr>
                <w:rStyle w:val="a7"/>
                <w:noProof/>
              </w:rPr>
              <w:fldChar w:fldCharType="separate"/>
            </w:r>
          </w:del>
          <w:ins w:id="40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08" w:author="mico1999@foxmail.com" w:date="2021-03-23T01:34:00Z">
            <w:r w:rsidRPr="00784886" w:rsidDel="00B118D3">
              <w:rPr>
                <w:rStyle w:val="a7"/>
                <w:noProof/>
              </w:rPr>
              <w:delText>（三）政策风险</w:delText>
            </w:r>
            <w:r w:rsidDel="00B118D3">
              <w:rPr>
                <w:noProof/>
                <w:webHidden/>
              </w:rPr>
              <w:tab/>
            </w:r>
            <w:r w:rsidDel="00B118D3">
              <w:rPr>
                <w:noProof/>
                <w:webHidden/>
              </w:rPr>
              <w:fldChar w:fldCharType="begin"/>
            </w:r>
            <w:r w:rsidDel="00B118D3">
              <w:rPr>
                <w:noProof/>
                <w:webHidden/>
              </w:rPr>
              <w:delInstrText xml:space="preserve"> PAGEREF _Toc67354992 \h </w:delInstrText>
            </w:r>
            <w:r w:rsidDel="00B118D3">
              <w:rPr>
                <w:noProof/>
                <w:webHidden/>
              </w:rPr>
            </w:r>
            <w:r w:rsidDel="00B118D3">
              <w:rPr>
                <w:noProof/>
                <w:webHidden/>
              </w:rPr>
              <w:fldChar w:fldCharType="separate"/>
            </w:r>
            <w:r w:rsidDel="00B118D3">
              <w:rPr>
                <w:noProof/>
                <w:webHidden/>
              </w:rPr>
              <w:delText>31</w:delText>
            </w:r>
            <w:r w:rsidDel="00B118D3">
              <w:rPr>
                <w:noProof/>
                <w:webHidden/>
              </w:rPr>
              <w:fldChar w:fldCharType="end"/>
            </w:r>
            <w:r w:rsidRPr="00784886" w:rsidDel="00B118D3">
              <w:rPr>
                <w:rStyle w:val="a7"/>
                <w:noProof/>
              </w:rPr>
              <w:fldChar w:fldCharType="end"/>
            </w:r>
          </w:del>
        </w:p>
        <w:p w14:paraId="0AC52DD1" w14:textId="7BB389A3" w:rsidR="00941137" w:rsidDel="00B118D3" w:rsidRDefault="00941137">
          <w:pPr>
            <w:pStyle w:val="TOC3"/>
            <w:tabs>
              <w:tab w:val="right" w:leader="dot" w:pos="8296"/>
            </w:tabs>
            <w:ind w:left="960"/>
            <w:rPr>
              <w:del w:id="409" w:author="mico1999@foxmail.com" w:date="2021-03-23T01:34:00Z"/>
              <w:rFonts w:asciiTheme="minorHAnsi" w:eastAsiaTheme="minorEastAsia" w:hAnsiTheme="minorHAnsi"/>
              <w:noProof/>
              <w:sz w:val="21"/>
            </w:rPr>
          </w:pPr>
          <w:del w:id="41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"_Toc67354993"</w:delInstrText>
            </w:r>
            <w:r w:rsidRPr="00784886" w:rsidDel="00B118D3">
              <w:rPr>
                <w:rStyle w:val="a7"/>
                <w:noProof/>
              </w:rPr>
              <w:delInstrText xml:space="preserve"> </w:delInstrText>
            </w:r>
            <w:r w:rsidRPr="00784886" w:rsidDel="00B118D3">
              <w:rPr>
                <w:rStyle w:val="a7"/>
                <w:noProof/>
              </w:rPr>
              <w:fldChar w:fldCharType="separate"/>
            </w:r>
          </w:del>
          <w:ins w:id="41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12" w:author="mico1999@foxmail.com" w:date="2021-03-23T01:34:00Z">
            <w:r w:rsidRPr="00784886" w:rsidDel="00B118D3">
              <w:rPr>
                <w:rStyle w:val="a7"/>
                <w:noProof/>
              </w:rPr>
              <w:delText>（四）人力资源风险</w:delText>
            </w:r>
            <w:r w:rsidDel="00B118D3">
              <w:rPr>
                <w:noProof/>
                <w:webHidden/>
              </w:rPr>
              <w:tab/>
            </w:r>
            <w:r w:rsidDel="00B118D3">
              <w:rPr>
                <w:noProof/>
                <w:webHidden/>
              </w:rPr>
              <w:fldChar w:fldCharType="begin"/>
            </w:r>
            <w:r w:rsidDel="00B118D3">
              <w:rPr>
                <w:noProof/>
                <w:webHidden/>
              </w:rPr>
              <w:delInstrText xml:space="preserve"> PAGEREF _Toc67354993 \h </w:delInstrText>
            </w:r>
            <w:r w:rsidDel="00B118D3">
              <w:rPr>
                <w:noProof/>
                <w:webHidden/>
              </w:rPr>
            </w:r>
            <w:r w:rsidDel="00B118D3">
              <w:rPr>
                <w:noProof/>
                <w:webHidden/>
              </w:rPr>
              <w:fldChar w:fldCharType="separate"/>
            </w:r>
            <w:r w:rsidDel="00B118D3">
              <w:rPr>
                <w:noProof/>
                <w:webHidden/>
              </w:rPr>
              <w:delText>31</w:delText>
            </w:r>
            <w:r w:rsidDel="00B118D3">
              <w:rPr>
                <w:noProof/>
                <w:webHidden/>
              </w:rPr>
              <w:fldChar w:fldCharType="end"/>
            </w:r>
            <w:r w:rsidRPr="00784886" w:rsidDel="00B118D3">
              <w:rPr>
                <w:rStyle w:val="a7"/>
                <w:noProof/>
              </w:rPr>
              <w:fldChar w:fldCharType="end"/>
            </w:r>
          </w:del>
        </w:p>
        <w:p w14:paraId="497B6452" w14:textId="6AC5302F" w:rsidR="00941137" w:rsidDel="00B118D3" w:rsidRDefault="00941137">
          <w:pPr>
            <w:pStyle w:val="TOC3"/>
            <w:tabs>
              <w:tab w:val="right" w:leader="dot" w:pos="8296"/>
            </w:tabs>
            <w:ind w:left="960"/>
            <w:rPr>
              <w:del w:id="413" w:author="mico1999@foxmail.com" w:date="2021-03-23T01:34:00Z"/>
              <w:rFonts w:asciiTheme="minorHAnsi" w:eastAsiaTheme="minorEastAsia" w:hAnsiTheme="minorHAnsi"/>
              <w:noProof/>
              <w:sz w:val="21"/>
            </w:rPr>
          </w:pPr>
          <w:del w:id="41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"_Toc67354994"</w:delInstrText>
            </w:r>
            <w:r w:rsidRPr="00784886" w:rsidDel="00B118D3">
              <w:rPr>
                <w:rStyle w:val="a7"/>
                <w:noProof/>
              </w:rPr>
              <w:delInstrText xml:space="preserve"> </w:delInstrText>
            </w:r>
            <w:r w:rsidRPr="00784886" w:rsidDel="00B118D3">
              <w:rPr>
                <w:rStyle w:val="a7"/>
                <w:noProof/>
              </w:rPr>
              <w:fldChar w:fldCharType="separate"/>
            </w:r>
          </w:del>
          <w:ins w:id="41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16" w:author="mico1999@foxmail.com" w:date="2021-03-23T01:34:00Z">
            <w:r w:rsidRPr="00784886" w:rsidDel="00B118D3">
              <w:rPr>
                <w:rStyle w:val="a7"/>
                <w:noProof/>
              </w:rPr>
              <w:delText>（五）技术风险</w:delText>
            </w:r>
            <w:r w:rsidDel="00B118D3">
              <w:rPr>
                <w:noProof/>
                <w:webHidden/>
              </w:rPr>
              <w:tab/>
            </w:r>
            <w:r w:rsidDel="00B118D3">
              <w:rPr>
                <w:noProof/>
                <w:webHidden/>
              </w:rPr>
              <w:fldChar w:fldCharType="begin"/>
            </w:r>
            <w:r w:rsidDel="00B118D3">
              <w:rPr>
                <w:noProof/>
                <w:webHidden/>
              </w:rPr>
              <w:delInstrText xml:space="preserve"> PAGEREF _Toc67354994 \h </w:delInstrText>
            </w:r>
            <w:r w:rsidDel="00B118D3">
              <w:rPr>
                <w:noProof/>
                <w:webHidden/>
              </w:rPr>
            </w:r>
            <w:r w:rsidDel="00B118D3">
              <w:rPr>
                <w:noProof/>
                <w:webHidden/>
              </w:rPr>
              <w:fldChar w:fldCharType="separate"/>
            </w:r>
            <w:r w:rsidDel="00B118D3">
              <w:rPr>
                <w:noProof/>
                <w:webHidden/>
              </w:rPr>
              <w:delText>31</w:delText>
            </w:r>
            <w:r w:rsidDel="00B118D3">
              <w:rPr>
                <w:noProof/>
                <w:webHidden/>
              </w:rPr>
              <w:fldChar w:fldCharType="end"/>
            </w:r>
            <w:r w:rsidRPr="00784886" w:rsidDel="00B118D3">
              <w:rPr>
                <w:rStyle w:val="a7"/>
                <w:noProof/>
              </w:rPr>
              <w:fldChar w:fldCharType="end"/>
            </w:r>
          </w:del>
        </w:p>
        <w:p w14:paraId="1DC47CE0" w14:textId="1FA6B99F" w:rsidR="00941137" w:rsidDel="00B118D3" w:rsidRDefault="00941137">
          <w:pPr>
            <w:pStyle w:val="TOC3"/>
            <w:tabs>
              <w:tab w:val="right" w:leader="dot" w:pos="8296"/>
            </w:tabs>
            <w:ind w:left="960"/>
            <w:rPr>
              <w:del w:id="417" w:author="mico1999@foxmail.com" w:date="2021-03-23T01:34:00Z"/>
              <w:rFonts w:asciiTheme="minorHAnsi" w:eastAsiaTheme="minorEastAsia" w:hAnsiTheme="minorHAnsi"/>
              <w:noProof/>
              <w:sz w:val="21"/>
            </w:rPr>
          </w:pPr>
          <w:del w:id="41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"_Toc67354995"</w:delInstrText>
            </w:r>
            <w:r w:rsidRPr="00784886" w:rsidDel="00B118D3">
              <w:rPr>
                <w:rStyle w:val="a7"/>
                <w:noProof/>
              </w:rPr>
              <w:delInstrText xml:space="preserve"> </w:delInstrText>
            </w:r>
            <w:r w:rsidRPr="00784886" w:rsidDel="00B118D3">
              <w:rPr>
                <w:rStyle w:val="a7"/>
                <w:noProof/>
              </w:rPr>
              <w:fldChar w:fldCharType="separate"/>
            </w:r>
          </w:del>
          <w:ins w:id="41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20" w:author="mico1999@foxmail.com" w:date="2021-03-23T01:34:00Z">
            <w:r w:rsidRPr="00784886" w:rsidDel="00B118D3">
              <w:rPr>
                <w:rStyle w:val="a7"/>
                <w:noProof/>
              </w:rPr>
              <w:delText>（六）财务风险</w:delText>
            </w:r>
            <w:r w:rsidDel="00B118D3">
              <w:rPr>
                <w:noProof/>
                <w:webHidden/>
              </w:rPr>
              <w:tab/>
            </w:r>
            <w:r w:rsidDel="00B118D3">
              <w:rPr>
                <w:noProof/>
                <w:webHidden/>
              </w:rPr>
              <w:fldChar w:fldCharType="begin"/>
            </w:r>
            <w:r w:rsidDel="00B118D3">
              <w:rPr>
                <w:noProof/>
                <w:webHidden/>
              </w:rPr>
              <w:delInstrText xml:space="preserve"> PAGEREF _Toc67354995 \h </w:delInstrText>
            </w:r>
            <w:r w:rsidDel="00B118D3">
              <w:rPr>
                <w:noProof/>
                <w:webHidden/>
              </w:rPr>
            </w:r>
            <w:r w:rsidDel="00B118D3">
              <w:rPr>
                <w:noProof/>
                <w:webHidden/>
              </w:rPr>
              <w:fldChar w:fldCharType="separate"/>
            </w:r>
            <w:r w:rsidDel="00B118D3">
              <w:rPr>
                <w:noProof/>
                <w:webHidden/>
              </w:rPr>
              <w:delText>31</w:delText>
            </w:r>
            <w:r w:rsidDel="00B118D3">
              <w:rPr>
                <w:noProof/>
                <w:webHidden/>
              </w:rPr>
              <w:fldChar w:fldCharType="end"/>
            </w:r>
            <w:r w:rsidRPr="00784886" w:rsidDel="00B118D3">
              <w:rPr>
                <w:rStyle w:val="a7"/>
                <w:noProof/>
              </w:rPr>
              <w:fldChar w:fldCharType="end"/>
            </w:r>
          </w:del>
        </w:p>
        <w:p w14:paraId="15F7641C" w14:textId="5BAD58A6" w:rsidR="00941137" w:rsidDel="00B118D3" w:rsidRDefault="00941137">
          <w:pPr>
            <w:pStyle w:val="TOC3"/>
            <w:tabs>
              <w:tab w:val="right" w:leader="dot" w:pos="8296"/>
            </w:tabs>
            <w:ind w:left="960"/>
            <w:rPr>
              <w:del w:id="421" w:author="mico1999@foxmail.com" w:date="2021-03-23T01:34:00Z"/>
              <w:rFonts w:asciiTheme="minorHAnsi" w:eastAsiaTheme="minorEastAsia" w:hAnsiTheme="minorHAnsi"/>
              <w:noProof/>
              <w:sz w:val="21"/>
            </w:rPr>
          </w:pPr>
          <w:del w:id="42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"_Toc67354996"</w:delInstrText>
            </w:r>
            <w:r w:rsidRPr="00784886" w:rsidDel="00B118D3">
              <w:rPr>
                <w:rStyle w:val="a7"/>
                <w:noProof/>
              </w:rPr>
              <w:delInstrText xml:space="preserve"> </w:delInstrText>
            </w:r>
            <w:r w:rsidRPr="00784886" w:rsidDel="00B118D3">
              <w:rPr>
                <w:rStyle w:val="a7"/>
                <w:noProof/>
              </w:rPr>
              <w:fldChar w:fldCharType="separate"/>
            </w:r>
          </w:del>
          <w:ins w:id="42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24" w:author="mico1999@foxmail.com" w:date="2021-03-23T01:34:00Z">
            <w:r w:rsidRPr="00784886" w:rsidDel="00B118D3">
              <w:rPr>
                <w:rStyle w:val="a7"/>
                <w:noProof/>
              </w:rPr>
              <w:delText>（七）信誉风险</w:delText>
            </w:r>
            <w:r w:rsidDel="00B118D3">
              <w:rPr>
                <w:noProof/>
                <w:webHidden/>
              </w:rPr>
              <w:tab/>
            </w:r>
            <w:r w:rsidDel="00B118D3">
              <w:rPr>
                <w:noProof/>
                <w:webHidden/>
              </w:rPr>
              <w:fldChar w:fldCharType="begin"/>
            </w:r>
            <w:r w:rsidDel="00B118D3">
              <w:rPr>
                <w:noProof/>
                <w:webHidden/>
              </w:rPr>
              <w:delInstrText xml:space="preserve"> PAGEREF _Toc67354996 \h </w:delInstrText>
            </w:r>
            <w:r w:rsidDel="00B118D3">
              <w:rPr>
                <w:noProof/>
                <w:webHidden/>
              </w:rPr>
            </w:r>
            <w:r w:rsidDel="00B118D3">
              <w:rPr>
                <w:noProof/>
                <w:webHidden/>
              </w:rPr>
              <w:fldChar w:fldCharType="separate"/>
            </w:r>
            <w:r w:rsidDel="00B118D3">
              <w:rPr>
                <w:noProof/>
                <w:webHidden/>
              </w:rPr>
              <w:delText>31</w:delText>
            </w:r>
            <w:r w:rsidDel="00B118D3">
              <w:rPr>
                <w:noProof/>
                <w:webHidden/>
              </w:rPr>
              <w:fldChar w:fldCharType="end"/>
            </w:r>
            <w:r w:rsidRPr="00784886" w:rsidDel="00B118D3">
              <w:rPr>
                <w:rStyle w:val="a7"/>
                <w:noProof/>
              </w:rPr>
              <w:fldChar w:fldCharType="end"/>
            </w:r>
          </w:del>
        </w:p>
        <w:p w14:paraId="4EC84BA1" w14:textId="3088CF30" w:rsidR="00941137" w:rsidDel="00B118D3" w:rsidRDefault="00941137">
          <w:pPr>
            <w:pStyle w:val="TOC2"/>
            <w:tabs>
              <w:tab w:val="right" w:leader="dot" w:pos="8296"/>
            </w:tabs>
            <w:ind w:left="480"/>
            <w:rPr>
              <w:del w:id="425" w:author="mico1999@foxmail.com" w:date="2021-03-23T01:34:00Z"/>
              <w:rFonts w:asciiTheme="minorHAnsi" w:eastAsiaTheme="minorEastAsia" w:hAnsiTheme="minorHAnsi"/>
              <w:noProof/>
              <w:sz w:val="21"/>
            </w:rPr>
          </w:pPr>
          <w:del w:id="42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"_Toc67354997"</w:delInstrText>
            </w:r>
            <w:r w:rsidRPr="00784886" w:rsidDel="00B118D3">
              <w:rPr>
                <w:rStyle w:val="a7"/>
                <w:noProof/>
              </w:rPr>
              <w:delInstrText xml:space="preserve"> </w:delInstrText>
            </w:r>
            <w:r w:rsidRPr="00784886" w:rsidDel="00B118D3">
              <w:rPr>
                <w:rStyle w:val="a7"/>
                <w:noProof/>
              </w:rPr>
              <w:fldChar w:fldCharType="separate"/>
            </w:r>
          </w:del>
          <w:ins w:id="42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28" w:author="mico1999@foxmail.com" w:date="2021-03-23T01:34:00Z">
            <w:r w:rsidRPr="00784886" w:rsidDel="00B118D3">
              <w:rPr>
                <w:rStyle w:val="a7"/>
                <w:noProof/>
              </w:rPr>
              <w:delText>八、财务预测</w:delText>
            </w:r>
            <w:r w:rsidDel="00B118D3">
              <w:rPr>
                <w:noProof/>
                <w:webHidden/>
              </w:rPr>
              <w:tab/>
            </w:r>
            <w:r w:rsidDel="00B118D3">
              <w:rPr>
                <w:noProof/>
                <w:webHidden/>
              </w:rPr>
              <w:fldChar w:fldCharType="begin"/>
            </w:r>
            <w:r w:rsidDel="00B118D3">
              <w:rPr>
                <w:noProof/>
                <w:webHidden/>
              </w:rPr>
              <w:delInstrText xml:space="preserve"> PAGEREF _Toc67354997 \h </w:delInstrText>
            </w:r>
            <w:r w:rsidDel="00B118D3">
              <w:rPr>
                <w:noProof/>
                <w:webHidden/>
              </w:rPr>
            </w:r>
            <w:r w:rsidDel="00B118D3">
              <w:rPr>
                <w:noProof/>
                <w:webHidden/>
              </w:rPr>
              <w:fldChar w:fldCharType="separate"/>
            </w:r>
            <w:r w:rsidDel="00B118D3">
              <w:rPr>
                <w:noProof/>
                <w:webHidden/>
              </w:rPr>
              <w:delText>33</w:delText>
            </w:r>
            <w:r w:rsidDel="00B118D3">
              <w:rPr>
                <w:noProof/>
                <w:webHidden/>
              </w:rPr>
              <w:fldChar w:fldCharType="end"/>
            </w:r>
            <w:r w:rsidRPr="00784886" w:rsidDel="00B118D3">
              <w:rPr>
                <w:rStyle w:val="a7"/>
                <w:noProof/>
              </w:rPr>
              <w:fldChar w:fldCharType="end"/>
            </w:r>
          </w:del>
        </w:p>
        <w:p w14:paraId="750A47EF" w14:textId="78E893D5" w:rsidR="00941137" w:rsidDel="00B118D3" w:rsidRDefault="00941137">
          <w:pPr>
            <w:pStyle w:val="TOC3"/>
            <w:tabs>
              <w:tab w:val="right" w:leader="dot" w:pos="8296"/>
            </w:tabs>
            <w:ind w:left="960"/>
            <w:rPr>
              <w:del w:id="429" w:author="mico1999@foxmail.com" w:date="2021-03-23T01:34:00Z"/>
              <w:rFonts w:asciiTheme="minorHAnsi" w:eastAsiaTheme="minorEastAsia" w:hAnsiTheme="minorHAnsi"/>
              <w:noProof/>
              <w:sz w:val="21"/>
            </w:rPr>
          </w:pPr>
          <w:del w:id="43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"_Toc67354998"</w:delInstrText>
            </w:r>
            <w:r w:rsidRPr="00784886" w:rsidDel="00B118D3">
              <w:rPr>
                <w:rStyle w:val="a7"/>
                <w:noProof/>
              </w:rPr>
              <w:delInstrText xml:space="preserve"> </w:delInstrText>
            </w:r>
            <w:r w:rsidRPr="00784886" w:rsidDel="00B118D3">
              <w:rPr>
                <w:rStyle w:val="a7"/>
                <w:noProof/>
              </w:rPr>
              <w:fldChar w:fldCharType="separate"/>
            </w:r>
          </w:del>
          <w:ins w:id="43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32" w:author="mico1999@foxmail.com" w:date="2021-03-23T01:34:00Z">
            <w:r w:rsidRPr="00784886" w:rsidDel="00B118D3">
              <w:rPr>
                <w:rStyle w:val="a7"/>
                <w:noProof/>
              </w:rPr>
              <w:delText>（一）财务假设</w:delText>
            </w:r>
            <w:r w:rsidDel="00B118D3">
              <w:rPr>
                <w:noProof/>
                <w:webHidden/>
              </w:rPr>
              <w:tab/>
            </w:r>
            <w:r w:rsidDel="00B118D3">
              <w:rPr>
                <w:noProof/>
                <w:webHidden/>
              </w:rPr>
              <w:fldChar w:fldCharType="begin"/>
            </w:r>
            <w:r w:rsidDel="00B118D3">
              <w:rPr>
                <w:noProof/>
                <w:webHidden/>
              </w:rPr>
              <w:delInstrText xml:space="preserve"> PAGEREF _Toc67354998 \h </w:delInstrText>
            </w:r>
            <w:r w:rsidDel="00B118D3">
              <w:rPr>
                <w:noProof/>
                <w:webHidden/>
              </w:rPr>
            </w:r>
            <w:r w:rsidDel="00B118D3">
              <w:rPr>
                <w:noProof/>
                <w:webHidden/>
              </w:rPr>
              <w:fldChar w:fldCharType="separate"/>
            </w:r>
            <w:r w:rsidDel="00B118D3">
              <w:rPr>
                <w:noProof/>
                <w:webHidden/>
              </w:rPr>
              <w:delText>33</w:delText>
            </w:r>
            <w:r w:rsidDel="00B118D3">
              <w:rPr>
                <w:noProof/>
                <w:webHidden/>
              </w:rPr>
              <w:fldChar w:fldCharType="end"/>
            </w:r>
            <w:r w:rsidRPr="00784886" w:rsidDel="00B118D3">
              <w:rPr>
                <w:rStyle w:val="a7"/>
                <w:noProof/>
              </w:rPr>
              <w:fldChar w:fldCharType="end"/>
            </w:r>
          </w:del>
        </w:p>
        <w:p w14:paraId="2676A3F9" w14:textId="737666F2" w:rsidR="00941137" w:rsidDel="00B118D3" w:rsidRDefault="00941137">
          <w:pPr>
            <w:pStyle w:val="TOC3"/>
            <w:tabs>
              <w:tab w:val="right" w:leader="dot" w:pos="8296"/>
            </w:tabs>
            <w:ind w:left="960"/>
            <w:rPr>
              <w:del w:id="433" w:author="mico1999@foxmail.com" w:date="2021-03-23T01:34:00Z"/>
              <w:rFonts w:asciiTheme="minorHAnsi" w:eastAsiaTheme="minorEastAsia" w:hAnsiTheme="minorHAnsi"/>
              <w:noProof/>
              <w:sz w:val="21"/>
            </w:rPr>
          </w:pPr>
          <w:del w:id="43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"_Toc67354999"</w:delInstrText>
            </w:r>
            <w:r w:rsidRPr="00784886" w:rsidDel="00B118D3">
              <w:rPr>
                <w:rStyle w:val="a7"/>
                <w:noProof/>
              </w:rPr>
              <w:delInstrText xml:space="preserve"> </w:delInstrText>
            </w:r>
            <w:r w:rsidRPr="00784886" w:rsidDel="00B118D3">
              <w:rPr>
                <w:rStyle w:val="a7"/>
                <w:noProof/>
              </w:rPr>
              <w:fldChar w:fldCharType="separate"/>
            </w:r>
          </w:del>
          <w:ins w:id="43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36" w:author="mico1999@foxmail.com" w:date="2021-03-23T01:34:00Z">
            <w:r w:rsidRPr="00784886" w:rsidDel="00B118D3">
              <w:rPr>
                <w:rStyle w:val="a7"/>
                <w:noProof/>
              </w:rPr>
              <w:delText>（二）初期总投资预算</w:delText>
            </w:r>
            <w:r w:rsidDel="00B118D3">
              <w:rPr>
                <w:noProof/>
                <w:webHidden/>
              </w:rPr>
              <w:tab/>
            </w:r>
            <w:r w:rsidDel="00B118D3">
              <w:rPr>
                <w:noProof/>
                <w:webHidden/>
              </w:rPr>
              <w:fldChar w:fldCharType="begin"/>
            </w:r>
            <w:r w:rsidDel="00B118D3">
              <w:rPr>
                <w:noProof/>
                <w:webHidden/>
              </w:rPr>
              <w:delInstrText xml:space="preserve"> PAGEREF _Toc67354999 \h </w:delInstrText>
            </w:r>
            <w:r w:rsidDel="00B118D3">
              <w:rPr>
                <w:noProof/>
                <w:webHidden/>
              </w:rPr>
            </w:r>
            <w:r w:rsidDel="00B118D3">
              <w:rPr>
                <w:noProof/>
                <w:webHidden/>
              </w:rPr>
              <w:fldChar w:fldCharType="separate"/>
            </w:r>
            <w:r w:rsidDel="00B118D3">
              <w:rPr>
                <w:noProof/>
                <w:webHidden/>
              </w:rPr>
              <w:delText>33</w:delText>
            </w:r>
            <w:r w:rsidDel="00B118D3">
              <w:rPr>
                <w:noProof/>
                <w:webHidden/>
              </w:rPr>
              <w:fldChar w:fldCharType="end"/>
            </w:r>
            <w:r w:rsidRPr="00784886" w:rsidDel="00B118D3">
              <w:rPr>
                <w:rStyle w:val="a7"/>
                <w:noProof/>
              </w:rPr>
              <w:fldChar w:fldCharType="end"/>
            </w:r>
          </w:del>
        </w:p>
        <w:p w14:paraId="307D3C95" w14:textId="78922C5D" w:rsidR="00941137" w:rsidDel="00B118D3" w:rsidRDefault="00941137">
          <w:pPr>
            <w:pStyle w:val="TOC3"/>
            <w:tabs>
              <w:tab w:val="right" w:leader="dot" w:pos="8296"/>
            </w:tabs>
            <w:ind w:left="960"/>
            <w:rPr>
              <w:del w:id="437" w:author="mico1999@foxmail.com" w:date="2021-03-23T01:34:00Z"/>
              <w:rFonts w:asciiTheme="minorHAnsi" w:eastAsiaTheme="minorEastAsia" w:hAnsiTheme="minorHAnsi"/>
              <w:noProof/>
              <w:sz w:val="21"/>
            </w:rPr>
          </w:pPr>
          <w:del w:id="43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"_Toc67355000"</w:delInstrText>
            </w:r>
            <w:r w:rsidRPr="00784886" w:rsidDel="00B118D3">
              <w:rPr>
                <w:rStyle w:val="a7"/>
                <w:noProof/>
              </w:rPr>
              <w:delInstrText xml:space="preserve"> </w:delInstrText>
            </w:r>
            <w:r w:rsidRPr="00784886" w:rsidDel="00B118D3">
              <w:rPr>
                <w:rStyle w:val="a7"/>
                <w:noProof/>
              </w:rPr>
              <w:fldChar w:fldCharType="separate"/>
            </w:r>
          </w:del>
          <w:ins w:id="43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40" w:author="mico1999@foxmail.com" w:date="2021-03-23T01:34:00Z">
            <w:r w:rsidRPr="00784886" w:rsidDel="00B118D3">
              <w:rPr>
                <w:rStyle w:val="a7"/>
                <w:noProof/>
              </w:rPr>
              <w:delText>（三）利润预测</w:delText>
            </w:r>
            <w:r w:rsidDel="00B118D3">
              <w:rPr>
                <w:noProof/>
                <w:webHidden/>
              </w:rPr>
              <w:tab/>
            </w:r>
            <w:r w:rsidDel="00B118D3">
              <w:rPr>
                <w:noProof/>
                <w:webHidden/>
              </w:rPr>
              <w:fldChar w:fldCharType="begin"/>
            </w:r>
            <w:r w:rsidDel="00B118D3">
              <w:rPr>
                <w:noProof/>
                <w:webHidden/>
              </w:rPr>
              <w:delInstrText xml:space="preserve"> PAGEREF _Toc67355000 \h </w:delInstrText>
            </w:r>
            <w:r w:rsidDel="00B118D3">
              <w:rPr>
                <w:noProof/>
                <w:webHidden/>
              </w:rPr>
            </w:r>
            <w:r w:rsidDel="00B118D3">
              <w:rPr>
                <w:noProof/>
                <w:webHidden/>
              </w:rPr>
              <w:fldChar w:fldCharType="separate"/>
            </w:r>
            <w:r w:rsidDel="00B118D3">
              <w:rPr>
                <w:noProof/>
                <w:webHidden/>
              </w:rPr>
              <w:delText>33</w:delText>
            </w:r>
            <w:r w:rsidDel="00B118D3">
              <w:rPr>
                <w:noProof/>
                <w:webHidden/>
              </w:rPr>
              <w:fldChar w:fldCharType="end"/>
            </w:r>
            <w:r w:rsidRPr="00784886" w:rsidDel="00B118D3">
              <w:rPr>
                <w:rStyle w:val="a7"/>
                <w:noProof/>
              </w:rPr>
              <w:fldChar w:fldCharType="end"/>
            </w:r>
          </w:del>
        </w:p>
        <w:p w14:paraId="4F89F1A6" w14:textId="596BE0A0" w:rsidR="00941137" w:rsidDel="00B118D3" w:rsidRDefault="00941137">
          <w:pPr>
            <w:pStyle w:val="TOC3"/>
            <w:tabs>
              <w:tab w:val="right" w:leader="dot" w:pos="8296"/>
            </w:tabs>
            <w:ind w:left="960"/>
            <w:rPr>
              <w:del w:id="441" w:author="mico1999@foxmail.com" w:date="2021-03-23T01:34:00Z"/>
              <w:rFonts w:asciiTheme="minorHAnsi" w:eastAsiaTheme="minorEastAsia" w:hAnsiTheme="minorHAnsi"/>
              <w:noProof/>
              <w:sz w:val="21"/>
            </w:rPr>
          </w:pPr>
          <w:del w:id="44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"_Toc67355001"</w:delInstrText>
            </w:r>
            <w:r w:rsidRPr="00784886" w:rsidDel="00B118D3">
              <w:rPr>
                <w:rStyle w:val="a7"/>
                <w:noProof/>
              </w:rPr>
              <w:delInstrText xml:space="preserve"> </w:delInstrText>
            </w:r>
            <w:r w:rsidRPr="00784886" w:rsidDel="00B118D3">
              <w:rPr>
                <w:rStyle w:val="a7"/>
                <w:noProof/>
              </w:rPr>
              <w:fldChar w:fldCharType="separate"/>
            </w:r>
          </w:del>
          <w:ins w:id="44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44" w:author="mico1999@foxmail.com" w:date="2021-03-23T01:34:00Z">
            <w:r w:rsidRPr="00784886" w:rsidDel="00B118D3">
              <w:rPr>
                <w:rStyle w:val="a7"/>
                <w:noProof/>
              </w:rPr>
              <w:delText>（四）现金流量预测</w:delText>
            </w:r>
            <w:r w:rsidDel="00B118D3">
              <w:rPr>
                <w:noProof/>
                <w:webHidden/>
              </w:rPr>
              <w:tab/>
            </w:r>
            <w:r w:rsidDel="00B118D3">
              <w:rPr>
                <w:noProof/>
                <w:webHidden/>
              </w:rPr>
              <w:fldChar w:fldCharType="begin"/>
            </w:r>
            <w:r w:rsidDel="00B118D3">
              <w:rPr>
                <w:noProof/>
                <w:webHidden/>
              </w:rPr>
              <w:delInstrText xml:space="preserve"> PAGEREF _Toc67355001 \h </w:delInstrText>
            </w:r>
            <w:r w:rsidDel="00B118D3">
              <w:rPr>
                <w:noProof/>
                <w:webHidden/>
              </w:rPr>
            </w:r>
            <w:r w:rsidDel="00B118D3">
              <w:rPr>
                <w:noProof/>
                <w:webHidden/>
              </w:rPr>
              <w:fldChar w:fldCharType="separate"/>
            </w:r>
            <w:r w:rsidDel="00B118D3">
              <w:rPr>
                <w:noProof/>
                <w:webHidden/>
              </w:rPr>
              <w:delText>35</w:delText>
            </w:r>
            <w:r w:rsidDel="00B118D3">
              <w:rPr>
                <w:noProof/>
                <w:webHidden/>
              </w:rPr>
              <w:fldChar w:fldCharType="end"/>
            </w:r>
            <w:r w:rsidRPr="00784886" w:rsidDel="00B118D3">
              <w:rPr>
                <w:rStyle w:val="a7"/>
                <w:noProof/>
              </w:rPr>
              <w:fldChar w:fldCharType="end"/>
            </w:r>
          </w:del>
        </w:p>
        <w:p w14:paraId="7A085F1E" w14:textId="67F787E9" w:rsidR="00941137" w:rsidDel="00B118D3" w:rsidRDefault="00941137">
          <w:pPr>
            <w:pStyle w:val="TOC3"/>
            <w:tabs>
              <w:tab w:val="right" w:leader="dot" w:pos="8296"/>
            </w:tabs>
            <w:ind w:left="960"/>
            <w:rPr>
              <w:del w:id="445" w:author="mico1999@foxmail.com" w:date="2021-03-23T01:34:00Z"/>
              <w:rFonts w:asciiTheme="minorHAnsi" w:eastAsiaTheme="minorEastAsia" w:hAnsiTheme="minorHAnsi"/>
              <w:noProof/>
              <w:sz w:val="21"/>
            </w:rPr>
          </w:pPr>
          <w:del w:id="44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"_Toc67355002"</w:delInstrText>
            </w:r>
            <w:r w:rsidRPr="00784886" w:rsidDel="00B118D3">
              <w:rPr>
                <w:rStyle w:val="a7"/>
                <w:noProof/>
              </w:rPr>
              <w:delInstrText xml:space="preserve"> </w:delInstrText>
            </w:r>
            <w:r w:rsidRPr="00784886" w:rsidDel="00B118D3">
              <w:rPr>
                <w:rStyle w:val="a7"/>
                <w:noProof/>
              </w:rPr>
              <w:fldChar w:fldCharType="separate"/>
            </w:r>
          </w:del>
          <w:ins w:id="44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48" w:author="mico1999@foxmail.com" w:date="2021-03-23T01:34:00Z">
            <w:r w:rsidRPr="00784886" w:rsidDel="00B118D3">
              <w:rPr>
                <w:rStyle w:val="a7"/>
                <w:noProof/>
              </w:rPr>
              <w:delText>（五）资产负债预测</w:delText>
            </w:r>
            <w:r w:rsidDel="00B118D3">
              <w:rPr>
                <w:noProof/>
                <w:webHidden/>
              </w:rPr>
              <w:tab/>
            </w:r>
            <w:r w:rsidDel="00B118D3">
              <w:rPr>
                <w:noProof/>
                <w:webHidden/>
              </w:rPr>
              <w:fldChar w:fldCharType="begin"/>
            </w:r>
            <w:r w:rsidDel="00B118D3">
              <w:rPr>
                <w:noProof/>
                <w:webHidden/>
              </w:rPr>
              <w:delInstrText xml:space="preserve"> PAGEREF _Toc67355002 \h </w:delInstrText>
            </w:r>
            <w:r w:rsidDel="00B118D3">
              <w:rPr>
                <w:noProof/>
                <w:webHidden/>
              </w:rPr>
            </w:r>
            <w:r w:rsidDel="00B118D3">
              <w:rPr>
                <w:noProof/>
                <w:webHidden/>
              </w:rPr>
              <w:fldChar w:fldCharType="separate"/>
            </w:r>
            <w:r w:rsidDel="00B118D3">
              <w:rPr>
                <w:noProof/>
                <w:webHidden/>
              </w:rPr>
              <w:delText>36</w:delText>
            </w:r>
            <w:r w:rsidDel="00B118D3">
              <w:rPr>
                <w:noProof/>
                <w:webHidden/>
              </w:rPr>
              <w:fldChar w:fldCharType="end"/>
            </w:r>
            <w:r w:rsidRPr="00784886" w:rsidDel="00B118D3">
              <w:rPr>
                <w:rStyle w:val="a7"/>
                <w:noProof/>
              </w:rPr>
              <w:fldChar w:fldCharType="end"/>
            </w:r>
          </w:del>
        </w:p>
        <w:p w14:paraId="2E35FEBB" w14:textId="2EBD5561" w:rsidR="00941137" w:rsidDel="00B118D3" w:rsidRDefault="00941137">
          <w:pPr>
            <w:pStyle w:val="TOC3"/>
            <w:tabs>
              <w:tab w:val="right" w:leader="dot" w:pos="8296"/>
            </w:tabs>
            <w:ind w:left="960"/>
            <w:rPr>
              <w:del w:id="449" w:author="mico1999@foxmail.com" w:date="2021-03-23T01:34:00Z"/>
              <w:rFonts w:asciiTheme="minorHAnsi" w:eastAsiaTheme="minorEastAsia" w:hAnsiTheme="minorHAnsi"/>
              <w:noProof/>
              <w:sz w:val="21"/>
            </w:rPr>
          </w:pPr>
          <w:del w:id="45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"_Toc67355003"</w:delInstrText>
            </w:r>
            <w:r w:rsidRPr="00784886" w:rsidDel="00B118D3">
              <w:rPr>
                <w:rStyle w:val="a7"/>
                <w:noProof/>
              </w:rPr>
              <w:delInstrText xml:space="preserve"> </w:delInstrText>
            </w:r>
            <w:r w:rsidRPr="00784886" w:rsidDel="00B118D3">
              <w:rPr>
                <w:rStyle w:val="a7"/>
                <w:noProof/>
              </w:rPr>
              <w:fldChar w:fldCharType="separate"/>
            </w:r>
          </w:del>
          <w:ins w:id="45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52" w:author="mico1999@foxmail.com" w:date="2021-03-23T01:34:00Z">
            <w:r w:rsidRPr="00784886" w:rsidDel="00B118D3">
              <w:rPr>
                <w:rStyle w:val="a7"/>
                <w:noProof/>
              </w:rPr>
              <w:delText>（六）会计报表分析</w:delText>
            </w:r>
            <w:r w:rsidDel="00B118D3">
              <w:rPr>
                <w:noProof/>
                <w:webHidden/>
              </w:rPr>
              <w:tab/>
            </w:r>
            <w:r w:rsidDel="00B118D3">
              <w:rPr>
                <w:noProof/>
                <w:webHidden/>
              </w:rPr>
              <w:fldChar w:fldCharType="begin"/>
            </w:r>
            <w:r w:rsidDel="00B118D3">
              <w:rPr>
                <w:noProof/>
                <w:webHidden/>
              </w:rPr>
              <w:delInstrText xml:space="preserve"> PAGEREF _Toc67355003 \h </w:delInstrText>
            </w:r>
            <w:r w:rsidDel="00B118D3">
              <w:rPr>
                <w:noProof/>
                <w:webHidden/>
              </w:rPr>
            </w:r>
            <w:r w:rsidDel="00B118D3">
              <w:rPr>
                <w:noProof/>
                <w:webHidden/>
              </w:rPr>
              <w:fldChar w:fldCharType="separate"/>
            </w:r>
            <w:r w:rsidDel="00B118D3">
              <w:rPr>
                <w:noProof/>
                <w:webHidden/>
              </w:rPr>
              <w:delText>37</w:delText>
            </w:r>
            <w:r w:rsidDel="00B118D3">
              <w:rPr>
                <w:noProof/>
                <w:webHidden/>
              </w:rPr>
              <w:fldChar w:fldCharType="end"/>
            </w:r>
            <w:r w:rsidRPr="00784886" w:rsidDel="00B118D3">
              <w:rPr>
                <w:rStyle w:val="a7"/>
                <w:noProof/>
              </w:rPr>
              <w:fldChar w:fldCharType="end"/>
            </w:r>
          </w:del>
        </w:p>
        <w:p w14:paraId="687A1716" w14:textId="68FB31FF" w:rsidR="00941137" w:rsidDel="00B118D3" w:rsidRDefault="00941137">
          <w:pPr>
            <w:pStyle w:val="TOC2"/>
            <w:tabs>
              <w:tab w:val="right" w:leader="dot" w:pos="8296"/>
            </w:tabs>
            <w:ind w:left="480"/>
            <w:rPr>
              <w:del w:id="453" w:author="mico1999@foxmail.com" w:date="2021-03-23T01:34:00Z"/>
              <w:rFonts w:asciiTheme="minorHAnsi" w:eastAsiaTheme="minorEastAsia" w:hAnsiTheme="minorHAnsi"/>
              <w:noProof/>
              <w:sz w:val="21"/>
            </w:rPr>
          </w:pPr>
          <w:del w:id="45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"_Toc67355004"</w:delInstrText>
            </w:r>
            <w:r w:rsidRPr="00784886" w:rsidDel="00B118D3">
              <w:rPr>
                <w:rStyle w:val="a7"/>
                <w:noProof/>
              </w:rPr>
              <w:delInstrText xml:space="preserve"> </w:delInstrText>
            </w:r>
            <w:r w:rsidRPr="00784886" w:rsidDel="00B118D3">
              <w:rPr>
                <w:rStyle w:val="a7"/>
                <w:noProof/>
              </w:rPr>
              <w:fldChar w:fldCharType="separate"/>
            </w:r>
          </w:del>
          <w:ins w:id="45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56" w:author="mico1999@foxmail.com" w:date="2021-03-23T01:34:00Z">
            <w:r w:rsidRPr="00784886" w:rsidDel="00B118D3">
              <w:rPr>
                <w:rStyle w:val="a7"/>
                <w:noProof/>
              </w:rPr>
              <w:delText>九、公司未来发展趋势</w:delText>
            </w:r>
            <w:r w:rsidDel="00B118D3">
              <w:rPr>
                <w:noProof/>
                <w:webHidden/>
              </w:rPr>
              <w:tab/>
            </w:r>
            <w:r w:rsidDel="00B118D3">
              <w:rPr>
                <w:noProof/>
                <w:webHidden/>
              </w:rPr>
              <w:fldChar w:fldCharType="begin"/>
            </w:r>
            <w:r w:rsidDel="00B118D3">
              <w:rPr>
                <w:noProof/>
                <w:webHidden/>
              </w:rPr>
              <w:delInstrText xml:space="preserve"> PAGEREF _Toc67355004 \h </w:delInstrText>
            </w:r>
            <w:r w:rsidDel="00B118D3">
              <w:rPr>
                <w:noProof/>
                <w:webHidden/>
              </w:rPr>
            </w:r>
            <w:r w:rsidDel="00B118D3">
              <w:rPr>
                <w:noProof/>
                <w:webHidden/>
              </w:rPr>
              <w:fldChar w:fldCharType="separate"/>
            </w:r>
            <w:r w:rsidDel="00B118D3">
              <w:rPr>
                <w:noProof/>
                <w:webHidden/>
              </w:rPr>
              <w:delText>38</w:delText>
            </w:r>
            <w:r w:rsidDel="00B118D3">
              <w:rPr>
                <w:noProof/>
                <w:webHidden/>
              </w:rPr>
              <w:fldChar w:fldCharType="end"/>
            </w:r>
            <w:r w:rsidRPr="00784886" w:rsidDel="00B118D3">
              <w:rPr>
                <w:rStyle w:val="a7"/>
                <w:noProof/>
              </w:rPr>
              <w:fldChar w:fldCharType="end"/>
            </w:r>
          </w:del>
        </w:p>
        <w:p w14:paraId="2ED487F3" w14:textId="05438B84" w:rsidR="00941137" w:rsidDel="00B118D3" w:rsidRDefault="00941137">
          <w:pPr>
            <w:pStyle w:val="TOC3"/>
            <w:tabs>
              <w:tab w:val="right" w:leader="dot" w:pos="8296"/>
            </w:tabs>
            <w:ind w:left="960"/>
            <w:rPr>
              <w:del w:id="457" w:author="mico1999@foxmail.com" w:date="2021-03-23T01:34:00Z"/>
              <w:rFonts w:asciiTheme="minorHAnsi" w:eastAsiaTheme="minorEastAsia" w:hAnsiTheme="minorHAnsi"/>
              <w:noProof/>
              <w:sz w:val="21"/>
            </w:rPr>
          </w:pPr>
          <w:del w:id="45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"_Toc67355005"</w:delInstrText>
            </w:r>
            <w:r w:rsidRPr="00784886" w:rsidDel="00B118D3">
              <w:rPr>
                <w:rStyle w:val="a7"/>
                <w:noProof/>
              </w:rPr>
              <w:delInstrText xml:space="preserve"> </w:delInstrText>
            </w:r>
            <w:r w:rsidRPr="00784886" w:rsidDel="00B118D3">
              <w:rPr>
                <w:rStyle w:val="a7"/>
                <w:noProof/>
              </w:rPr>
              <w:fldChar w:fldCharType="separate"/>
            </w:r>
          </w:del>
          <w:ins w:id="45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60" w:author="mico1999@foxmail.com" w:date="2021-03-23T01:34:00Z">
            <w:r w:rsidRPr="00784886" w:rsidDel="00B118D3">
              <w:rPr>
                <w:rStyle w:val="a7"/>
                <w:noProof/>
              </w:rPr>
              <w:delText>趋势一：着眼设计，细化分工</w:delText>
            </w:r>
            <w:r w:rsidDel="00B118D3">
              <w:rPr>
                <w:noProof/>
                <w:webHidden/>
              </w:rPr>
              <w:tab/>
            </w:r>
            <w:r w:rsidDel="00B118D3">
              <w:rPr>
                <w:noProof/>
                <w:webHidden/>
              </w:rPr>
              <w:fldChar w:fldCharType="begin"/>
            </w:r>
            <w:r w:rsidDel="00B118D3">
              <w:rPr>
                <w:noProof/>
                <w:webHidden/>
              </w:rPr>
              <w:delInstrText xml:space="preserve"> PAGEREF _Toc67355005 \h </w:delInstrText>
            </w:r>
            <w:r w:rsidDel="00B118D3">
              <w:rPr>
                <w:noProof/>
                <w:webHidden/>
              </w:rPr>
            </w:r>
            <w:r w:rsidDel="00B118D3">
              <w:rPr>
                <w:noProof/>
                <w:webHidden/>
              </w:rPr>
              <w:fldChar w:fldCharType="separate"/>
            </w:r>
            <w:r w:rsidDel="00B118D3">
              <w:rPr>
                <w:noProof/>
                <w:webHidden/>
              </w:rPr>
              <w:delText>38</w:delText>
            </w:r>
            <w:r w:rsidDel="00B118D3">
              <w:rPr>
                <w:noProof/>
                <w:webHidden/>
              </w:rPr>
              <w:fldChar w:fldCharType="end"/>
            </w:r>
            <w:r w:rsidRPr="00784886" w:rsidDel="00B118D3">
              <w:rPr>
                <w:rStyle w:val="a7"/>
                <w:noProof/>
              </w:rPr>
              <w:fldChar w:fldCharType="end"/>
            </w:r>
          </w:del>
        </w:p>
        <w:p w14:paraId="2A7050C4" w14:textId="7C4645F7" w:rsidR="00941137" w:rsidDel="00B118D3" w:rsidRDefault="00941137">
          <w:pPr>
            <w:pStyle w:val="TOC3"/>
            <w:tabs>
              <w:tab w:val="right" w:leader="dot" w:pos="8296"/>
            </w:tabs>
            <w:ind w:left="960"/>
            <w:rPr>
              <w:del w:id="461" w:author="mico1999@foxmail.com" w:date="2021-03-23T01:34:00Z"/>
              <w:rFonts w:asciiTheme="minorHAnsi" w:eastAsiaTheme="minorEastAsia" w:hAnsiTheme="minorHAnsi"/>
              <w:noProof/>
              <w:sz w:val="21"/>
            </w:rPr>
          </w:pPr>
          <w:del w:id="46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"_Toc67355006"</w:delInstrText>
            </w:r>
            <w:r w:rsidRPr="00784886" w:rsidDel="00B118D3">
              <w:rPr>
                <w:rStyle w:val="a7"/>
                <w:noProof/>
              </w:rPr>
              <w:delInstrText xml:space="preserve"> </w:delInstrText>
            </w:r>
            <w:r w:rsidRPr="00784886" w:rsidDel="00B118D3">
              <w:rPr>
                <w:rStyle w:val="a7"/>
                <w:noProof/>
              </w:rPr>
              <w:fldChar w:fldCharType="separate"/>
            </w:r>
          </w:del>
          <w:ins w:id="46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64" w:author="mico1999@foxmail.com" w:date="2021-03-23T01:34:00Z">
            <w:r w:rsidRPr="00784886" w:rsidDel="00B118D3">
              <w:rPr>
                <w:rStyle w:val="a7"/>
                <w:noProof/>
              </w:rPr>
              <w:delText>趋势二：提升能力，推广业务</w:delText>
            </w:r>
            <w:r w:rsidDel="00B118D3">
              <w:rPr>
                <w:noProof/>
                <w:webHidden/>
              </w:rPr>
              <w:tab/>
            </w:r>
            <w:r w:rsidDel="00B118D3">
              <w:rPr>
                <w:noProof/>
                <w:webHidden/>
              </w:rPr>
              <w:fldChar w:fldCharType="begin"/>
            </w:r>
            <w:r w:rsidDel="00B118D3">
              <w:rPr>
                <w:noProof/>
                <w:webHidden/>
              </w:rPr>
              <w:delInstrText xml:space="preserve"> PAGEREF _Toc67355006 \h </w:delInstrText>
            </w:r>
            <w:r w:rsidDel="00B118D3">
              <w:rPr>
                <w:noProof/>
                <w:webHidden/>
              </w:rPr>
            </w:r>
            <w:r w:rsidDel="00B118D3">
              <w:rPr>
                <w:noProof/>
                <w:webHidden/>
              </w:rPr>
              <w:fldChar w:fldCharType="separate"/>
            </w:r>
            <w:r w:rsidDel="00B118D3">
              <w:rPr>
                <w:noProof/>
                <w:webHidden/>
              </w:rPr>
              <w:delText>38</w:delText>
            </w:r>
            <w:r w:rsidDel="00B118D3">
              <w:rPr>
                <w:noProof/>
                <w:webHidden/>
              </w:rPr>
              <w:fldChar w:fldCharType="end"/>
            </w:r>
            <w:r w:rsidRPr="00784886" w:rsidDel="00B118D3">
              <w:rPr>
                <w:rStyle w:val="a7"/>
                <w:noProof/>
              </w:rPr>
              <w:fldChar w:fldCharType="end"/>
            </w:r>
          </w:del>
        </w:p>
        <w:p w14:paraId="31D740BA" w14:textId="595DB5D0" w:rsidR="00941137" w:rsidDel="00B118D3" w:rsidRDefault="00941137">
          <w:pPr>
            <w:pStyle w:val="TOC3"/>
            <w:tabs>
              <w:tab w:val="right" w:leader="dot" w:pos="8296"/>
            </w:tabs>
            <w:ind w:left="960"/>
            <w:rPr>
              <w:del w:id="465" w:author="mico1999@foxmail.com" w:date="2021-03-23T01:34:00Z"/>
              <w:rFonts w:asciiTheme="minorHAnsi" w:eastAsiaTheme="minorEastAsia" w:hAnsiTheme="minorHAnsi"/>
              <w:noProof/>
              <w:sz w:val="21"/>
            </w:rPr>
          </w:pPr>
          <w:del w:id="46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"_Toc67355007"</w:delInstrText>
            </w:r>
            <w:r w:rsidRPr="00784886" w:rsidDel="00B118D3">
              <w:rPr>
                <w:rStyle w:val="a7"/>
                <w:noProof/>
              </w:rPr>
              <w:delInstrText xml:space="preserve"> </w:delInstrText>
            </w:r>
            <w:r w:rsidRPr="00784886" w:rsidDel="00B118D3">
              <w:rPr>
                <w:rStyle w:val="a7"/>
                <w:noProof/>
              </w:rPr>
              <w:fldChar w:fldCharType="separate"/>
            </w:r>
          </w:del>
          <w:ins w:id="46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68" w:author="mico1999@foxmail.com" w:date="2021-03-23T01:34:00Z">
            <w:r w:rsidRPr="00784886" w:rsidDel="00B118D3">
              <w:rPr>
                <w:rStyle w:val="a7"/>
                <w:noProof/>
              </w:rPr>
              <w:delText>趋势三：积极创新，拓宽领域</w:delText>
            </w:r>
            <w:r w:rsidDel="00B118D3">
              <w:rPr>
                <w:noProof/>
                <w:webHidden/>
              </w:rPr>
              <w:tab/>
            </w:r>
            <w:r w:rsidDel="00B118D3">
              <w:rPr>
                <w:noProof/>
                <w:webHidden/>
              </w:rPr>
              <w:fldChar w:fldCharType="begin"/>
            </w:r>
            <w:r w:rsidDel="00B118D3">
              <w:rPr>
                <w:noProof/>
                <w:webHidden/>
              </w:rPr>
              <w:delInstrText xml:space="preserve"> PAGEREF _Toc67355007 \h </w:delInstrText>
            </w:r>
            <w:r w:rsidDel="00B118D3">
              <w:rPr>
                <w:noProof/>
                <w:webHidden/>
              </w:rPr>
            </w:r>
            <w:r w:rsidDel="00B118D3">
              <w:rPr>
                <w:noProof/>
                <w:webHidden/>
              </w:rPr>
              <w:fldChar w:fldCharType="separate"/>
            </w:r>
            <w:r w:rsidDel="00B118D3">
              <w:rPr>
                <w:noProof/>
                <w:webHidden/>
              </w:rPr>
              <w:delText>38</w:delText>
            </w:r>
            <w:r w:rsidDel="00B118D3">
              <w:rPr>
                <w:noProof/>
                <w:webHidden/>
              </w:rPr>
              <w:fldChar w:fldCharType="end"/>
            </w:r>
            <w:r w:rsidRPr="00784886" w:rsidDel="00B118D3">
              <w:rPr>
                <w:rStyle w:val="a7"/>
                <w:noProof/>
              </w:rPr>
              <w:fldChar w:fldCharType="end"/>
            </w:r>
          </w:del>
        </w:p>
        <w:p w14:paraId="29DAEB06" w14:textId="67CCC66C" w:rsidR="00941137" w:rsidDel="00B118D3" w:rsidRDefault="00941137">
          <w:pPr>
            <w:pStyle w:val="TOC2"/>
            <w:tabs>
              <w:tab w:val="right" w:leader="dot" w:pos="8296"/>
            </w:tabs>
            <w:ind w:left="480"/>
            <w:rPr>
              <w:del w:id="469" w:author="mico1999@foxmail.com" w:date="2021-03-23T01:34:00Z"/>
              <w:rFonts w:asciiTheme="minorHAnsi" w:eastAsiaTheme="minorEastAsia" w:hAnsiTheme="minorHAnsi"/>
              <w:noProof/>
              <w:sz w:val="21"/>
            </w:rPr>
          </w:pPr>
          <w:del w:id="470"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"_Toc67355008"</w:delInstrText>
            </w:r>
            <w:r w:rsidRPr="00784886" w:rsidDel="00B118D3">
              <w:rPr>
                <w:rStyle w:val="a7"/>
                <w:noProof/>
              </w:rPr>
              <w:delInstrText xml:space="preserve"> </w:delInstrText>
            </w:r>
            <w:r w:rsidRPr="00784886" w:rsidDel="00B118D3">
              <w:rPr>
                <w:rStyle w:val="a7"/>
                <w:noProof/>
              </w:rPr>
              <w:fldChar w:fldCharType="separate"/>
            </w:r>
          </w:del>
          <w:ins w:id="471"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72" w:author="mico1999@foxmail.com" w:date="2021-03-23T01:34:00Z">
            <w:r w:rsidRPr="00784886" w:rsidDel="00B118D3">
              <w:rPr>
                <w:rStyle w:val="a7"/>
                <w:noProof/>
              </w:rPr>
              <w:delText>附录</w:delText>
            </w:r>
            <w:r w:rsidRPr="00784886" w:rsidDel="00B118D3">
              <w:rPr>
                <w:rStyle w:val="a7"/>
                <w:noProof/>
              </w:rPr>
              <w:delText>1</w:delText>
            </w:r>
            <w:r w:rsidRPr="00784886" w:rsidDel="00B118D3">
              <w:rPr>
                <w:rStyle w:val="a7"/>
                <w:noProof/>
              </w:rPr>
              <w:delText>：公司章程</w:delText>
            </w:r>
            <w:r w:rsidDel="00B118D3">
              <w:rPr>
                <w:noProof/>
                <w:webHidden/>
              </w:rPr>
              <w:tab/>
            </w:r>
            <w:r w:rsidDel="00B118D3">
              <w:rPr>
                <w:noProof/>
                <w:webHidden/>
              </w:rPr>
              <w:fldChar w:fldCharType="begin"/>
            </w:r>
            <w:r w:rsidDel="00B118D3">
              <w:rPr>
                <w:noProof/>
                <w:webHidden/>
              </w:rPr>
              <w:delInstrText xml:space="preserve"> PAGEREF _Toc67355008 \h </w:delInstrText>
            </w:r>
            <w:r w:rsidDel="00B118D3">
              <w:rPr>
                <w:noProof/>
                <w:webHidden/>
              </w:rPr>
            </w:r>
            <w:r w:rsidDel="00B118D3">
              <w:rPr>
                <w:noProof/>
                <w:webHidden/>
              </w:rPr>
              <w:fldChar w:fldCharType="separate"/>
            </w:r>
            <w:r w:rsidDel="00B118D3">
              <w:rPr>
                <w:noProof/>
                <w:webHidden/>
              </w:rPr>
              <w:delText>39</w:delText>
            </w:r>
            <w:r w:rsidDel="00B118D3">
              <w:rPr>
                <w:noProof/>
                <w:webHidden/>
              </w:rPr>
              <w:fldChar w:fldCharType="end"/>
            </w:r>
            <w:r w:rsidRPr="00784886" w:rsidDel="00B118D3">
              <w:rPr>
                <w:rStyle w:val="a7"/>
                <w:noProof/>
              </w:rPr>
              <w:fldChar w:fldCharType="end"/>
            </w:r>
          </w:del>
        </w:p>
        <w:p w14:paraId="4E771BA5" w14:textId="30767112" w:rsidR="00941137" w:rsidDel="00B118D3" w:rsidRDefault="00941137">
          <w:pPr>
            <w:pStyle w:val="TOC2"/>
            <w:tabs>
              <w:tab w:val="right" w:leader="dot" w:pos="8296"/>
            </w:tabs>
            <w:ind w:left="480"/>
            <w:rPr>
              <w:del w:id="473" w:author="mico1999@foxmail.com" w:date="2021-03-23T01:34:00Z"/>
              <w:rFonts w:asciiTheme="minorHAnsi" w:eastAsiaTheme="minorEastAsia" w:hAnsiTheme="minorHAnsi"/>
              <w:noProof/>
              <w:sz w:val="21"/>
            </w:rPr>
          </w:pPr>
          <w:del w:id="474"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"_Toc67355009"</w:delInstrText>
            </w:r>
            <w:r w:rsidRPr="00784886" w:rsidDel="00B118D3">
              <w:rPr>
                <w:rStyle w:val="a7"/>
                <w:noProof/>
              </w:rPr>
              <w:delInstrText xml:space="preserve"> </w:delInstrText>
            </w:r>
            <w:r w:rsidRPr="00784886" w:rsidDel="00B118D3">
              <w:rPr>
                <w:rStyle w:val="a7"/>
                <w:noProof/>
              </w:rPr>
              <w:fldChar w:fldCharType="separate"/>
            </w:r>
          </w:del>
          <w:ins w:id="475"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76" w:author="mico1999@foxmail.com" w:date="2021-03-23T01:34:00Z">
            <w:r w:rsidRPr="00784886" w:rsidDel="00B118D3">
              <w:rPr>
                <w:rStyle w:val="a7"/>
                <w:noProof/>
              </w:rPr>
              <w:delText>附录</w:delText>
            </w:r>
            <w:r w:rsidRPr="00784886" w:rsidDel="00B118D3">
              <w:rPr>
                <w:rStyle w:val="a7"/>
                <w:noProof/>
              </w:rPr>
              <w:delText>2</w:delText>
            </w:r>
            <w:r w:rsidRPr="00784886" w:rsidDel="00B118D3">
              <w:rPr>
                <w:rStyle w:val="a7"/>
                <w:noProof/>
              </w:rPr>
              <w:delText>：老伴儿</w:delText>
            </w:r>
            <w:r w:rsidRPr="00784886" w:rsidDel="00B118D3">
              <w:rPr>
                <w:rStyle w:val="a7"/>
                <w:noProof/>
              </w:rPr>
              <w:delText>APP</w:delText>
            </w:r>
            <w:r w:rsidRPr="00784886" w:rsidDel="00B118D3">
              <w:rPr>
                <w:rStyle w:val="a7"/>
                <w:noProof/>
              </w:rPr>
              <w:delText>项目成本评估报告</w:delText>
            </w:r>
            <w:r w:rsidDel="00B118D3">
              <w:rPr>
                <w:noProof/>
                <w:webHidden/>
              </w:rPr>
              <w:tab/>
            </w:r>
            <w:r w:rsidDel="00B118D3">
              <w:rPr>
                <w:noProof/>
                <w:webHidden/>
              </w:rPr>
              <w:fldChar w:fldCharType="begin"/>
            </w:r>
            <w:r w:rsidDel="00B118D3">
              <w:rPr>
                <w:noProof/>
                <w:webHidden/>
              </w:rPr>
              <w:delInstrText xml:space="preserve"> PAGEREF _Toc67355009 \h </w:delInstrText>
            </w:r>
            <w:r w:rsidDel="00B118D3">
              <w:rPr>
                <w:noProof/>
                <w:webHidden/>
              </w:rPr>
            </w:r>
            <w:r w:rsidDel="00B118D3">
              <w:rPr>
                <w:noProof/>
                <w:webHidden/>
              </w:rPr>
              <w:fldChar w:fldCharType="separate"/>
            </w:r>
            <w:r w:rsidDel="00B118D3">
              <w:rPr>
                <w:noProof/>
                <w:webHidden/>
              </w:rPr>
              <w:delText>47</w:delText>
            </w:r>
            <w:r w:rsidDel="00B118D3">
              <w:rPr>
                <w:noProof/>
                <w:webHidden/>
              </w:rPr>
              <w:fldChar w:fldCharType="end"/>
            </w:r>
            <w:r w:rsidRPr="00784886" w:rsidDel="00B118D3">
              <w:rPr>
                <w:rStyle w:val="a7"/>
                <w:noProof/>
              </w:rPr>
              <w:fldChar w:fldCharType="end"/>
            </w:r>
          </w:del>
        </w:p>
        <w:p w14:paraId="4A6C7A4F" w14:textId="085D194C" w:rsidR="00941137" w:rsidDel="00B118D3" w:rsidRDefault="00941137">
          <w:pPr>
            <w:pStyle w:val="TOC2"/>
            <w:tabs>
              <w:tab w:val="right" w:leader="dot" w:pos="8296"/>
            </w:tabs>
            <w:ind w:left="480"/>
            <w:rPr>
              <w:del w:id="477" w:author="mico1999@foxmail.com" w:date="2021-03-23T01:34:00Z"/>
              <w:rFonts w:asciiTheme="minorHAnsi" w:eastAsiaTheme="minorEastAsia" w:hAnsiTheme="minorHAnsi"/>
              <w:noProof/>
              <w:sz w:val="21"/>
            </w:rPr>
          </w:pPr>
          <w:del w:id="478"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"_Toc67355010"</w:delInstrText>
            </w:r>
            <w:r w:rsidRPr="00784886" w:rsidDel="00B118D3">
              <w:rPr>
                <w:rStyle w:val="a7"/>
                <w:noProof/>
              </w:rPr>
              <w:delInstrText xml:space="preserve"> </w:delInstrText>
            </w:r>
            <w:r w:rsidRPr="00784886" w:rsidDel="00B118D3">
              <w:rPr>
                <w:rStyle w:val="a7"/>
                <w:noProof/>
              </w:rPr>
              <w:fldChar w:fldCharType="separate"/>
            </w:r>
          </w:del>
          <w:ins w:id="479"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80" w:author="mico1999@foxmail.com" w:date="2021-03-23T01:34:00Z">
            <w:r w:rsidRPr="00784886" w:rsidDel="00B118D3">
              <w:rPr>
                <w:rStyle w:val="a7"/>
                <w:noProof/>
              </w:rPr>
              <w:delText>附录</w:delText>
            </w:r>
            <w:r w:rsidRPr="00784886" w:rsidDel="00B118D3">
              <w:rPr>
                <w:rStyle w:val="a7"/>
                <w:noProof/>
              </w:rPr>
              <w:delText>3</w:delText>
            </w:r>
            <w:r w:rsidRPr="00784886" w:rsidDel="00B118D3">
              <w:rPr>
                <w:rStyle w:val="a7"/>
                <w:noProof/>
              </w:rPr>
              <w:delText>：相关政策</w:delText>
            </w:r>
            <w:r w:rsidDel="00B118D3">
              <w:rPr>
                <w:noProof/>
                <w:webHidden/>
              </w:rPr>
              <w:tab/>
            </w:r>
            <w:r w:rsidDel="00B118D3">
              <w:rPr>
                <w:noProof/>
                <w:webHidden/>
              </w:rPr>
              <w:fldChar w:fldCharType="begin"/>
            </w:r>
            <w:r w:rsidDel="00B118D3">
              <w:rPr>
                <w:noProof/>
                <w:webHidden/>
              </w:rPr>
              <w:delInstrText xml:space="preserve"> PAGEREF _Toc67355010 \h </w:delInstrText>
            </w:r>
            <w:r w:rsidDel="00B118D3">
              <w:rPr>
                <w:noProof/>
                <w:webHidden/>
              </w:rPr>
            </w:r>
            <w:r w:rsidDel="00B118D3">
              <w:rPr>
                <w:noProof/>
                <w:webHidden/>
              </w:rPr>
              <w:fldChar w:fldCharType="separate"/>
            </w:r>
            <w:r w:rsidDel="00B118D3">
              <w:rPr>
                <w:noProof/>
                <w:webHidden/>
              </w:rPr>
              <w:delText>49</w:delText>
            </w:r>
            <w:r w:rsidDel="00B118D3">
              <w:rPr>
                <w:noProof/>
                <w:webHidden/>
              </w:rPr>
              <w:fldChar w:fldCharType="end"/>
            </w:r>
            <w:r w:rsidRPr="00784886" w:rsidDel="00B118D3">
              <w:rPr>
                <w:rStyle w:val="a7"/>
                <w:noProof/>
              </w:rPr>
              <w:fldChar w:fldCharType="end"/>
            </w:r>
          </w:del>
        </w:p>
        <w:p w14:paraId="3E9CFBB8" w14:textId="7BDEC19B" w:rsidR="00941137" w:rsidDel="00B118D3" w:rsidRDefault="00941137">
          <w:pPr>
            <w:pStyle w:val="TOC2"/>
            <w:tabs>
              <w:tab w:val="right" w:leader="dot" w:pos="8296"/>
            </w:tabs>
            <w:ind w:left="480"/>
            <w:rPr>
              <w:del w:id="481" w:author="mico1999@foxmail.com" w:date="2021-03-23T01:34:00Z"/>
              <w:rFonts w:asciiTheme="minorHAnsi" w:eastAsiaTheme="minorEastAsia" w:hAnsiTheme="minorHAnsi"/>
              <w:noProof/>
              <w:sz w:val="21"/>
            </w:rPr>
          </w:pPr>
          <w:del w:id="482"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"_Toc67355011"</w:delInstrText>
            </w:r>
            <w:r w:rsidRPr="00784886" w:rsidDel="00B118D3">
              <w:rPr>
                <w:rStyle w:val="a7"/>
                <w:noProof/>
              </w:rPr>
              <w:delInstrText xml:space="preserve"> </w:delInstrText>
            </w:r>
            <w:r w:rsidRPr="00784886" w:rsidDel="00B118D3">
              <w:rPr>
                <w:rStyle w:val="a7"/>
                <w:noProof/>
              </w:rPr>
              <w:fldChar w:fldCharType="separate"/>
            </w:r>
          </w:del>
          <w:ins w:id="483"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84" w:author="mico1999@foxmail.com" w:date="2021-03-23T01:34:00Z">
            <w:r w:rsidRPr="00784886" w:rsidDel="00B118D3">
              <w:rPr>
                <w:rStyle w:val="a7"/>
                <w:noProof/>
              </w:rPr>
              <w:delText>附录</w:delText>
            </w:r>
            <w:r w:rsidRPr="00784886" w:rsidDel="00B118D3">
              <w:rPr>
                <w:rStyle w:val="a7"/>
                <w:rFonts w:cs="Times New Roman"/>
                <w:noProof/>
              </w:rPr>
              <w:delText>4</w:delText>
            </w:r>
            <w:r w:rsidRPr="00784886" w:rsidDel="00B118D3">
              <w:rPr>
                <w:rStyle w:val="a7"/>
                <w:noProof/>
              </w:rPr>
              <w:delText>：调查问卷</w:delText>
            </w:r>
            <w:r w:rsidDel="00B118D3">
              <w:rPr>
                <w:noProof/>
                <w:webHidden/>
              </w:rPr>
              <w:tab/>
            </w:r>
            <w:r w:rsidDel="00B118D3">
              <w:rPr>
                <w:noProof/>
                <w:webHidden/>
              </w:rPr>
              <w:fldChar w:fldCharType="begin"/>
            </w:r>
            <w:r w:rsidDel="00B118D3">
              <w:rPr>
                <w:noProof/>
                <w:webHidden/>
              </w:rPr>
              <w:delInstrText xml:space="preserve"> PAGEREF _Toc67355011 \h </w:delInstrText>
            </w:r>
            <w:r w:rsidDel="00B118D3">
              <w:rPr>
                <w:noProof/>
                <w:webHidden/>
              </w:rPr>
            </w:r>
            <w:r w:rsidDel="00B118D3">
              <w:rPr>
                <w:noProof/>
                <w:webHidden/>
              </w:rPr>
              <w:fldChar w:fldCharType="separate"/>
            </w:r>
            <w:r w:rsidDel="00B118D3">
              <w:rPr>
                <w:noProof/>
                <w:webHidden/>
              </w:rPr>
              <w:delText>53</w:delText>
            </w:r>
            <w:r w:rsidDel="00B118D3">
              <w:rPr>
                <w:noProof/>
                <w:webHidden/>
              </w:rPr>
              <w:fldChar w:fldCharType="end"/>
            </w:r>
            <w:r w:rsidRPr="00784886" w:rsidDel="00B118D3">
              <w:rPr>
                <w:rStyle w:val="a7"/>
                <w:noProof/>
              </w:rPr>
              <w:fldChar w:fldCharType="end"/>
            </w:r>
          </w:del>
        </w:p>
        <w:p w14:paraId="2771A593" w14:textId="0D538DD3" w:rsidR="00941137" w:rsidDel="00B118D3" w:rsidRDefault="00941137">
          <w:pPr>
            <w:pStyle w:val="TOC2"/>
            <w:tabs>
              <w:tab w:val="right" w:leader="dot" w:pos="8296"/>
            </w:tabs>
            <w:ind w:left="480"/>
            <w:rPr>
              <w:del w:id="485" w:author="mico1999@foxmail.com" w:date="2021-03-23T01:34:00Z"/>
              <w:rFonts w:asciiTheme="minorHAnsi" w:eastAsiaTheme="minorEastAsia" w:hAnsiTheme="minorHAnsi"/>
              <w:noProof/>
              <w:sz w:val="21"/>
            </w:rPr>
          </w:pPr>
          <w:del w:id="486" w:author="mico1999@foxmail.com" w:date="2021-03-23T01:34:00Z">
            <w:r w:rsidRPr="00784886" w:rsidDel="00B118D3">
              <w:rPr>
                <w:rStyle w:val="a7"/>
                <w:noProof/>
              </w:rPr>
              <w:fldChar w:fldCharType="begin"/>
            </w:r>
            <w:r w:rsidRPr="00784886" w:rsidDel="00B118D3">
              <w:rPr>
                <w:rStyle w:val="a7"/>
                <w:noProof/>
              </w:rPr>
              <w:delInstrText xml:space="preserve"> </w:delInstrText>
            </w:r>
            <w:r w:rsidDel="00B118D3">
              <w:rPr>
                <w:noProof/>
              </w:rPr>
              <w:delInstrText>HYPERLINK \l "_Toc67355012"</w:delInstrText>
            </w:r>
            <w:r w:rsidRPr="00784886" w:rsidDel="00B118D3">
              <w:rPr>
                <w:rStyle w:val="a7"/>
                <w:noProof/>
              </w:rPr>
              <w:delInstrText xml:space="preserve"> </w:delInstrText>
            </w:r>
            <w:r w:rsidRPr="00784886" w:rsidDel="00B118D3">
              <w:rPr>
                <w:rStyle w:val="a7"/>
                <w:noProof/>
              </w:rPr>
              <w:fldChar w:fldCharType="separate"/>
            </w:r>
          </w:del>
          <w:ins w:id="487" w:author="mico1999@foxmail.com" w:date="2021-03-23T23:05:00Z">
            <w:r w:rsidR="00526DAD">
              <w:rPr>
                <w:rStyle w:val="a7"/>
                <w:rFonts w:hint="eastAsia"/>
                <w:b/>
                <w:bCs/>
                <w:noProof/>
              </w:rPr>
              <w:t>错误</w:t>
            </w:r>
            <w:r w:rsidR="00526DAD">
              <w:rPr>
                <w:rStyle w:val="a7"/>
                <w:rFonts w:hint="eastAsia"/>
                <w:b/>
                <w:bCs/>
                <w:noProof/>
              </w:rPr>
              <w:t>!</w:t>
            </w:r>
            <w:r w:rsidR="00526DAD">
              <w:rPr>
                <w:rStyle w:val="a7"/>
                <w:rFonts w:hint="eastAsia"/>
                <w:b/>
                <w:bCs/>
                <w:noProof/>
              </w:rPr>
              <w:t>超链接引用无效。</w:t>
            </w:r>
          </w:ins>
          <w:del w:id="488" w:author="mico1999@foxmail.com" w:date="2021-03-23T01:34:00Z">
            <w:r w:rsidRPr="00784886" w:rsidDel="00B118D3">
              <w:rPr>
                <w:rStyle w:val="a7"/>
                <w:noProof/>
              </w:rPr>
              <w:delText>附录</w:delText>
            </w:r>
            <w:r w:rsidRPr="00784886" w:rsidDel="00B118D3">
              <w:rPr>
                <w:rStyle w:val="a7"/>
                <w:noProof/>
              </w:rPr>
              <w:delText>5</w:delText>
            </w:r>
            <w:r w:rsidRPr="00784886" w:rsidDel="00B118D3">
              <w:rPr>
                <w:rStyle w:val="a7"/>
                <w:noProof/>
              </w:rPr>
              <w:delText>：调研图片</w:delText>
            </w:r>
            <w:r w:rsidDel="00B118D3">
              <w:rPr>
                <w:noProof/>
                <w:webHidden/>
              </w:rPr>
              <w:tab/>
            </w:r>
            <w:r w:rsidDel="00B118D3">
              <w:rPr>
                <w:noProof/>
                <w:webHidden/>
              </w:rPr>
              <w:fldChar w:fldCharType="begin"/>
            </w:r>
            <w:r w:rsidDel="00B118D3">
              <w:rPr>
                <w:noProof/>
                <w:webHidden/>
              </w:rPr>
              <w:delInstrText xml:space="preserve"> PAGEREF _Toc67355012 \h </w:delInstrText>
            </w:r>
            <w:r w:rsidDel="00B118D3">
              <w:rPr>
                <w:noProof/>
                <w:webHidden/>
              </w:rPr>
            </w:r>
            <w:r w:rsidDel="00B118D3">
              <w:rPr>
                <w:noProof/>
                <w:webHidden/>
              </w:rPr>
              <w:fldChar w:fldCharType="separate"/>
            </w:r>
            <w:r w:rsidDel="00B118D3">
              <w:rPr>
                <w:noProof/>
                <w:webHidden/>
              </w:rPr>
              <w:delText>55</w:delText>
            </w:r>
            <w:r w:rsidDel="00B118D3">
              <w:rPr>
                <w:noProof/>
                <w:webHidden/>
              </w:rPr>
              <w:fldChar w:fldCharType="end"/>
            </w:r>
            <w:r w:rsidRPr="00784886" w:rsidDel="00B118D3">
              <w:rPr>
                <w:rStyle w:val="a7"/>
                <w:noProof/>
              </w:rPr>
              <w:fldChar w:fldCharType="end"/>
            </w:r>
          </w:del>
        </w:p>
        <w:p w14:paraId="6DB8585E" w14:textId="4DE9C92D" w:rsidR="00025C4A" w:rsidRDefault="00025C4A">
          <w:pPr>
            <w:ind w:firstLine="482"/>
          </w:pPr>
          <w:r>
            <w:rPr>
              <w:b/>
              <w:bCs/>
              <w:lang w:val="zh-CN"/>
            </w:rPr>
            <w:fldChar w:fldCharType="end"/>
          </w:r>
        </w:p>
      </w:sdtContent>
    </w:sdt>
    <w:p w14:paraId="3D7B82BD" w14:textId="77777777" w:rsidR="00884FDB" w:rsidRPr="00025C4A" w:rsidRDefault="00884FDB">
      <w:pPr>
        <w:pStyle w:val="1"/>
        <w:ind w:firstLineChars="0" w:firstLine="0"/>
        <w:sectPr w:rsidR="00884FDB" w:rsidRPr="00025C4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6534F1F" w14:textId="3CB57FA6" w:rsidR="00884FDB" w:rsidRDefault="00E022C2" w:rsidP="00E022C2">
      <w:pPr>
        <w:pStyle w:val="2"/>
        <w:rPr>
          <w:ins w:id="489" w:author="mico1999@foxmail.com" w:date="2021-03-23T22:56:00Z"/>
        </w:rPr>
        <w:pPrChange w:id="490" w:author="mico1999@foxmail.com" w:date="2021-03-23T23:00:00Z">
          <w:pPr>
            <w:pStyle w:val="2"/>
          </w:pPr>
        </w:pPrChange>
      </w:pPr>
      <w:bookmarkStart w:id="491" w:name="_Toc67355972"/>
      <w:bookmarkStart w:id="492" w:name="_Toc67433100"/>
      <w:bookmarkStart w:id="493" w:name="_Toc67433161"/>
      <w:ins w:id="494" w:author="mico1999@foxmail.com" w:date="2021-03-23T23:00:00Z">
        <w:r>
          <w:rPr>
            <w:rFonts w:hint="eastAsia"/>
          </w:rPr>
          <w:lastRenderedPageBreak/>
          <w:t>一、</w:t>
        </w:r>
      </w:ins>
      <w:del w:id="495" w:author="mico1999@foxmail.com" w:date="2021-03-23T22:56:00Z">
        <w:r w:rsidDel="00FD6833">
          <w:rPr>
            <w:rFonts w:hint="eastAsia"/>
          </w:rPr>
          <w:delText>一、</w:delText>
        </w:r>
      </w:del>
      <w:r>
        <w:rPr>
          <w:rFonts w:hint="eastAsia"/>
        </w:rPr>
        <w:t>背景</w:t>
      </w:r>
      <w:bookmarkEnd w:id="491"/>
      <w:bookmarkEnd w:id="492"/>
      <w:bookmarkEnd w:id="493"/>
    </w:p>
    <w:p w14:paraId="3048B607" w14:textId="715040C3" w:rsidR="00FD6833" w:rsidRPr="00FD6833" w:rsidRDefault="00FD6833" w:rsidP="00FD6833">
      <w:pPr>
        <w:rPr>
          <w:rFonts w:hint="eastAsia"/>
          <w:rPrChange w:id="496" w:author="mico1999@foxmail.com" w:date="2021-03-23T22:56:00Z">
            <w:rPr/>
          </w:rPrChange>
        </w:rPr>
        <w:pPrChange w:id="497" w:author="mico1999@foxmail.com" w:date="2021-03-23T22:56:00Z">
          <w:pPr>
            <w:pStyle w:val="2"/>
          </w:pPr>
        </w:pPrChange>
      </w:pPr>
      <w:ins w:id="498" w:author="mico1999@foxmail.com" w:date="2021-03-23T22:56:00Z">
        <w:r>
          <w:rPr>
            <w:rFonts w:hint="eastAsia"/>
          </w:rPr>
          <w:t>为节约</w:t>
        </w:r>
        <w:proofErr w:type="gramStart"/>
        <w:r>
          <w:rPr>
            <w:rFonts w:hint="eastAsia"/>
          </w:rPr>
          <w:t>面试官您的</w:t>
        </w:r>
        <w:proofErr w:type="gramEnd"/>
        <w:r>
          <w:rPr>
            <w:rFonts w:hint="eastAsia"/>
          </w:rPr>
          <w:t>时间，故</w:t>
        </w:r>
      </w:ins>
      <w:ins w:id="499" w:author="mico1999@foxmail.com" w:date="2021-03-23T22:57:00Z">
        <w:r>
          <w:rPr>
            <w:rFonts w:hint="eastAsia"/>
          </w:rPr>
          <w:t>略。</w:t>
        </w:r>
      </w:ins>
    </w:p>
    <w:p w14:paraId="050F3687" w14:textId="4C6D573A" w:rsidR="00884FDB" w:rsidDel="00FD6833" w:rsidRDefault="00902EDC" w:rsidP="00DA1AB0">
      <w:pPr>
        <w:pStyle w:val="3"/>
        <w:ind w:firstLine="482"/>
        <w:rPr>
          <w:del w:id="500" w:author="mico1999@foxmail.com" w:date="2021-03-23T22:56:00Z"/>
        </w:rPr>
      </w:pPr>
      <w:bookmarkStart w:id="501" w:name="_Toc67355973"/>
      <w:del w:id="502" w:author="mico1999@foxmail.com" w:date="2021-03-23T22:56:00Z">
        <w:r w:rsidDel="00FD6833">
          <w:rPr>
            <w:rFonts w:hint="eastAsia"/>
          </w:rPr>
          <w:delText>（一）人口老龄化趋势明显，养老需求增加</w:delText>
        </w:r>
        <w:bookmarkEnd w:id="501"/>
      </w:del>
    </w:p>
    <w:p w14:paraId="33AB797D" w14:textId="4EDB3883" w:rsidR="00884FDB" w:rsidDel="00FD6833" w:rsidRDefault="00902EDC">
      <w:pPr>
        <w:rPr>
          <w:del w:id="503" w:author="mico1999@foxmail.com" w:date="2021-03-23T22:56:00Z"/>
        </w:rPr>
      </w:pPr>
      <w:del w:id="504" w:author="mico1999@foxmail.com" w:date="2021-03-23T22:56:00Z">
        <w:r w:rsidDel="00FD6833">
          <w:rPr>
            <w:rFonts w:hint="eastAsia"/>
          </w:rPr>
          <w:delText>习近平总书记在十九大报告中提出：“积极应对人口老龄化，构建养老、孝老、敬老政策体系和社会环境。”近年来我国老年人口正在迅猛增长，规模大、增速快、未富先老、传统养老功能弱化等这些问题正快速推进我国人口老龄化进程。国际通行的老龄化标准是</w:delText>
        </w:r>
        <w:r w:rsidDel="00FD6833">
          <w:rPr>
            <w:rFonts w:hint="eastAsia"/>
          </w:rPr>
          <w:delText>60</w:delText>
        </w:r>
        <w:r w:rsidDel="00FD6833">
          <w:rPr>
            <w:rFonts w:hint="eastAsia"/>
          </w:rPr>
          <w:delText>岁及其以上的人口占总人口的</w:delText>
        </w:r>
        <w:r w:rsidDel="00FD6833">
          <w:rPr>
            <w:rFonts w:hint="eastAsia"/>
          </w:rPr>
          <w:delText>10</w:delText>
        </w:r>
        <w:r w:rsidDel="00FD6833">
          <w:rPr>
            <w:rFonts w:hint="eastAsia"/>
          </w:rPr>
          <w:delText>％上或者</w:delText>
        </w:r>
        <w:r w:rsidDel="00FD6833">
          <w:rPr>
            <w:rFonts w:hint="eastAsia"/>
          </w:rPr>
          <w:delText>65</w:delText>
        </w:r>
        <w:r w:rsidDel="00FD6833">
          <w:rPr>
            <w:rFonts w:hint="eastAsia"/>
          </w:rPr>
          <w:delText>岁及其以上人口占总人口的</w:delText>
        </w:r>
        <w:r w:rsidDel="00FD6833">
          <w:rPr>
            <w:rFonts w:hint="eastAsia"/>
          </w:rPr>
          <w:delText>7%</w:delText>
        </w:r>
        <w:r w:rsidDel="00FD6833">
          <w:rPr>
            <w:rFonts w:hint="eastAsia"/>
          </w:rPr>
          <w:delText>。我国于</w:delText>
        </w:r>
        <w:r w:rsidDel="00FD6833">
          <w:rPr>
            <w:rFonts w:hint="eastAsia"/>
          </w:rPr>
          <w:delText>2000</w:delText>
        </w:r>
        <w:r w:rsidDel="00FD6833">
          <w:rPr>
            <w:rFonts w:hint="eastAsia"/>
          </w:rPr>
          <w:delText>年基本达到老龄社会标准，完成向老龄化国家的转变。</w:delText>
        </w:r>
        <w:r w:rsidDel="00FD6833">
          <w:rPr>
            <w:rFonts w:hint="eastAsia"/>
          </w:rPr>
          <w:delText>2013</w:delText>
        </w:r>
        <w:r w:rsidDel="00FD6833">
          <w:rPr>
            <w:rFonts w:hint="eastAsia"/>
          </w:rPr>
          <w:delText>年</w:delText>
        </w:r>
        <w:r w:rsidDel="00FD6833">
          <w:rPr>
            <w:rFonts w:hint="eastAsia"/>
          </w:rPr>
          <w:delText>60</w:delText>
        </w:r>
        <w:r w:rsidDel="00FD6833">
          <w:rPr>
            <w:rFonts w:hint="eastAsia"/>
          </w:rPr>
          <w:delText>岁以上老年人口的数量突破</w:delText>
        </w:r>
        <w:r w:rsidDel="00FD6833">
          <w:rPr>
            <w:rFonts w:hint="eastAsia"/>
          </w:rPr>
          <w:delText>2</w:delText>
        </w:r>
        <w:r w:rsidDel="00FD6833">
          <w:rPr>
            <w:rFonts w:hint="eastAsia"/>
          </w:rPr>
          <w:delText>亿，占比</w:delText>
        </w:r>
        <w:r w:rsidDel="00FD6833">
          <w:rPr>
            <w:rFonts w:hint="eastAsia"/>
          </w:rPr>
          <w:delText>14.9%</w:delText>
        </w:r>
        <w:r w:rsidDel="00FD6833">
          <w:rPr>
            <w:rFonts w:hint="eastAsia"/>
          </w:rPr>
          <w:delText>，</w:delText>
        </w:r>
        <w:r w:rsidDel="00FD6833">
          <w:rPr>
            <w:rFonts w:hint="eastAsia"/>
          </w:rPr>
          <w:delText>2017</w:delText>
        </w:r>
        <w:r w:rsidDel="00FD6833">
          <w:rPr>
            <w:rFonts w:hint="eastAsia"/>
          </w:rPr>
          <w:delText>年占比突破</w:delText>
        </w:r>
        <w:r w:rsidDel="00FD6833">
          <w:rPr>
            <w:rFonts w:hint="eastAsia"/>
          </w:rPr>
          <w:delText>17%</w:delText>
        </w:r>
        <w:r w:rsidDel="00FD6833">
          <w:rPr>
            <w:rFonts w:hint="eastAsia"/>
          </w:rPr>
          <w:delText>，然而到</w:delText>
        </w:r>
        <w:r w:rsidDel="00FD6833">
          <w:rPr>
            <w:rFonts w:hint="eastAsia"/>
          </w:rPr>
          <w:delText>2018</w:delText>
        </w:r>
        <w:r w:rsidDel="00FD6833">
          <w:rPr>
            <w:rFonts w:hint="eastAsia"/>
          </w:rPr>
          <w:delText>年末已经高达</w:delText>
        </w:r>
        <w:r w:rsidDel="00FD6833">
          <w:rPr>
            <w:rFonts w:hint="eastAsia"/>
          </w:rPr>
          <w:delText>2</w:delText>
        </w:r>
        <w:r w:rsidDel="00FD6833">
          <w:rPr>
            <w:rFonts w:hint="eastAsia"/>
          </w:rPr>
          <w:delText>亿</w:delText>
        </w:r>
        <w:r w:rsidDel="00FD6833">
          <w:rPr>
            <w:rFonts w:hint="eastAsia"/>
          </w:rPr>
          <w:delText>4</w:delText>
        </w:r>
        <w:r w:rsidDel="00FD6833">
          <w:rPr>
            <w:rFonts w:hint="eastAsia"/>
          </w:rPr>
          <w:delText>万余人，占比</w:delText>
        </w:r>
        <w:r w:rsidDel="00FD6833">
          <w:rPr>
            <w:rFonts w:hint="eastAsia"/>
          </w:rPr>
          <w:delText>17.9%</w:delText>
        </w:r>
        <w:r w:rsidDel="00FD6833">
          <w:rPr>
            <w:rFonts w:hint="eastAsia"/>
          </w:rPr>
          <w:delText>。这些简单的数据背后是真实存在的庞大的老年人群体，并且数量还在不断增加。经过分析预测，</w:delText>
        </w:r>
        <w:r w:rsidDel="00FD6833">
          <w:rPr>
            <w:rFonts w:hint="eastAsia"/>
          </w:rPr>
          <w:delText>2050</w:delText>
        </w:r>
        <w:r w:rsidDel="00FD6833">
          <w:rPr>
            <w:rFonts w:hint="eastAsia"/>
          </w:rPr>
          <w:delText>年我国老年人口将达到</w:delText>
        </w:r>
        <w:r w:rsidDel="00FD6833">
          <w:rPr>
            <w:rFonts w:hint="eastAsia"/>
          </w:rPr>
          <w:delText>4.8</w:delText>
        </w:r>
        <w:r w:rsidDel="00FD6833">
          <w:rPr>
            <w:rFonts w:hint="eastAsia"/>
          </w:rPr>
          <w:delText>亿，几乎占全球</w:delText>
        </w:r>
        <w:r w:rsidDel="00FD6833">
          <w:rPr>
            <w:rFonts w:hint="eastAsia"/>
          </w:rPr>
          <w:delText>20.2</w:delText>
        </w:r>
        <w:r w:rsidDel="00FD6833">
          <w:rPr>
            <w:rFonts w:hint="eastAsia"/>
          </w:rPr>
          <w:delText>亿老年人口的四分之一，我国将成为世界上老年人口最多的国家。</w:delText>
        </w:r>
      </w:del>
    </w:p>
    <w:p w14:paraId="54607CD6" w14:textId="63B3C9FC" w:rsidR="00884FDB" w:rsidDel="00FD6833" w:rsidRDefault="00902EDC">
      <w:pPr>
        <w:rPr>
          <w:del w:id="505" w:author="mico1999@foxmail.com" w:date="2021-03-23T22:56:00Z"/>
        </w:rPr>
      </w:pPr>
      <w:del w:id="506" w:author="mico1999@foxmail.com" w:date="2021-03-23T22:56:00Z">
        <w:r w:rsidDel="00FD6833">
          <w:rPr>
            <w:rFonts w:hint="eastAsia"/>
          </w:rPr>
          <w:delText>在决胜全面建成小康社会和全面建设社会主义现代化国家的重要时期，如何有效应对我国人口老龄化，事关国家发展全局，事关亿万百姓福祉。“老有所养、老有所依、老有所乐”更是成为了民众最质朴的愿望。因此国家愈发重视养老产业的发展，出台了一系列政策扶持，全面开放养老服务市场，逐步完善老龄人口相关社会保障制度，大力开发老龄消费市场，探索“十三五”规划中提出的“运用移动互联网、物联网等技术提供养老服务”的新模式。</w:delText>
        </w:r>
      </w:del>
    </w:p>
    <w:p w14:paraId="14A20213" w14:textId="347BA4CD" w:rsidR="00884FDB" w:rsidDel="00FD6833" w:rsidRDefault="00902EDC" w:rsidP="00DA1AB0">
      <w:pPr>
        <w:pStyle w:val="3"/>
        <w:ind w:firstLine="482"/>
        <w:rPr>
          <w:del w:id="507" w:author="mico1999@foxmail.com" w:date="2021-03-23T22:56:00Z"/>
        </w:rPr>
      </w:pPr>
      <w:bookmarkStart w:id="508" w:name="_Toc67355974"/>
      <w:del w:id="509" w:author="mico1999@foxmail.com" w:date="2021-03-23T22:56:00Z">
        <w:r w:rsidDel="00FD6833">
          <w:rPr>
            <w:rFonts w:hint="eastAsia"/>
          </w:rPr>
          <w:delText>（二）现有养老模式，难以满足当前需求</w:delText>
        </w:r>
        <w:bookmarkEnd w:id="508"/>
      </w:del>
    </w:p>
    <w:p w14:paraId="26364EB2" w14:textId="49286F19" w:rsidR="00884FDB" w:rsidDel="00FD6833" w:rsidRDefault="00902EDC">
      <w:pPr>
        <w:rPr>
          <w:del w:id="510" w:author="mico1999@foxmail.com" w:date="2021-03-23T22:56:00Z"/>
        </w:rPr>
      </w:pPr>
      <w:del w:id="511" w:author="mico1999@foxmail.com" w:date="2021-03-23T22:56:00Z">
        <w:r w:rsidDel="00FD6833">
          <w:rPr>
            <w:rFonts w:hint="eastAsia"/>
          </w:rPr>
          <w:delText>目前，我国初步建立的是以家庭为基础、社区为依托、机构为补充的养老服务体系。正所谓尺有所短，寸有所长，该体系虽解决了部分养老问题，但如今也同样面临着养老的服务困窘。</w:delText>
        </w:r>
      </w:del>
    </w:p>
    <w:p w14:paraId="0C75DA8F" w14:textId="76744F9C" w:rsidR="00884FDB" w:rsidDel="00FD6833" w:rsidRDefault="00902EDC">
      <w:pPr>
        <w:rPr>
          <w:del w:id="512" w:author="mico1999@foxmail.com" w:date="2021-03-23T22:56:00Z"/>
        </w:rPr>
      </w:pPr>
      <w:del w:id="513" w:author="mico1999@foxmail.com" w:date="2021-03-23T22:56:00Z">
        <w:r w:rsidDel="00FD6833">
          <w:rPr>
            <w:rFonts w:hint="eastAsia"/>
          </w:rPr>
          <w:delText>1.</w:delText>
        </w:r>
        <w:r w:rsidDel="00FD6833">
          <w:rPr>
            <w:rFonts w:hint="eastAsia"/>
          </w:rPr>
          <w:delText>家庭养老受到传统观念的制约，跟不上时代的发展</w:delText>
        </w:r>
      </w:del>
    </w:p>
    <w:p w14:paraId="204E55E6" w14:textId="62D2BA6C" w:rsidR="00884FDB" w:rsidDel="00FD6833" w:rsidRDefault="00902EDC">
      <w:pPr>
        <w:rPr>
          <w:del w:id="514" w:author="mico1999@foxmail.com" w:date="2021-03-23T22:56:00Z"/>
        </w:rPr>
      </w:pPr>
      <w:del w:id="515" w:author="mico1999@foxmail.com" w:date="2021-03-23T22:56:00Z">
        <w:r w:rsidDel="00FD6833">
          <w:delText>家庭养老是指在老年人失去或者基本失去劳动能力并退出劳动后，由家庭成员照顾其生活，提供养老资源的方式和制度。家庭养老有利于孝道传承，弘扬百善孝为先、养老尊老的精神。其次，有利于促进代际交流，给予老年人精神归属感，满足老年人晚年生活儿女孝顺、含饴弄孙的最高理想和最大精神寄托。此外，家庭养老还可以降低社会成本，把社会的养老负担转化为子女的负担，在现有的环境养老大大降低了社会养老成本。</w:delText>
        </w:r>
        <w:r w:rsidDel="00FD6833">
          <w:br/>
        </w:r>
        <w:r w:rsidDel="00FD6833">
          <w:rPr>
            <w:rFonts w:hint="eastAsia"/>
          </w:rPr>
          <w:delText xml:space="preserve">    </w:delText>
        </w:r>
        <w:r w:rsidDel="00FD6833">
          <w:delText>但是随着社会经济高速发展，以子女为核心的家庭传统养老功能面临着冲击和弱化，独居、留守、空巢老人现象开始普遍存在。原因便在于老年人未富先老，人口老龄化与社会经济发展水平不相适应，人口呈现人口基数大、增长速度快、高龄化趋势明显的特点。其次，独生子女家庭数量增加，开始出现</w:delText>
        </w:r>
        <w:r w:rsidDel="00FD6833">
          <w:delText>421</w:delText>
        </w:r>
        <w:r w:rsidDel="00FD6833">
          <w:delText>家庭模式，</w:delText>
        </w:r>
        <w:r w:rsidDel="00FD6833">
          <w:br/>
        </w:r>
        <w:r w:rsidDel="00FD6833">
          <w:delText>家庭资金短缺，子女的负担加重。伴随着各种不良价值观的出现，传统养老观念也受到猛烈冲击，养老成为家庭不能承受之痛。</w:delText>
        </w:r>
      </w:del>
    </w:p>
    <w:p w14:paraId="78422A00" w14:textId="10B01B95" w:rsidR="00884FDB" w:rsidDel="00FD6833" w:rsidRDefault="00902EDC">
      <w:pPr>
        <w:rPr>
          <w:del w:id="516" w:author="mico1999@foxmail.com" w:date="2021-03-23T22:56:00Z"/>
        </w:rPr>
      </w:pPr>
      <w:del w:id="517" w:author="mico1999@foxmail.com" w:date="2021-03-23T22:56:00Z">
        <w:r w:rsidDel="00FD6833">
          <w:rPr>
            <w:rFonts w:hint="eastAsia"/>
          </w:rPr>
          <w:delText>2.</w:delText>
        </w:r>
        <w:r w:rsidDel="00FD6833">
          <w:rPr>
            <w:rFonts w:hint="eastAsia"/>
          </w:rPr>
          <w:delText>社区养老成为城镇养老的主要方式，但自身的缺陷制约了其发展</w:delText>
        </w:r>
      </w:del>
    </w:p>
    <w:p w14:paraId="1D522CDA" w14:textId="6CEAEC2D" w:rsidR="00884FDB" w:rsidDel="00FD6833" w:rsidRDefault="00902EDC">
      <w:pPr>
        <w:rPr>
          <w:del w:id="518" w:author="mico1999@foxmail.com" w:date="2021-03-23T22:56:00Z"/>
        </w:rPr>
      </w:pPr>
      <w:del w:id="519" w:author="mico1999@foxmail.com" w:date="2021-03-23T22:56:00Z">
        <w:r w:rsidDel="00FD6833">
          <w:rPr>
            <w:rFonts w:hint="eastAsia"/>
          </w:rPr>
          <w:delText>社区养老是指社区内提供院舍或老人自己家中，既得到家庭的照顾，也获得来自社区、志愿者、专业人士提供服务的模式。该模式投入合理的资金就可整合运用现有的资源和配置，降低老人养老成本的同时还增加了下岗工人的就业机会。此外，在符合传统孝道的基础上还增添了人情味，提升了老年人的价值感和受尊重感。</w:delText>
        </w:r>
      </w:del>
    </w:p>
    <w:p w14:paraId="748F5B91" w14:textId="590B92F7" w:rsidR="00884FDB" w:rsidDel="00FD6833" w:rsidRDefault="00902EDC">
      <w:pPr>
        <w:rPr>
          <w:del w:id="520" w:author="mico1999@foxmail.com" w:date="2021-03-23T22:56:00Z"/>
        </w:rPr>
      </w:pPr>
      <w:del w:id="521" w:author="mico1999@foxmail.com" w:date="2021-03-23T22:56:00Z">
        <w:r w:rsidDel="00FD6833">
          <w:rPr>
            <w:rFonts w:hint="eastAsia"/>
          </w:rPr>
          <w:delText>但社区养老也由于政府支持力度不大，相应的法律法规缺失，难以获得足够的社会资源，医疗问题也无法得到合理解决。社区中出现了发展失衡、养老基础设施不完善、社区专业人员不足且专业能力欠缺等问题。人们也由于受“养小优于养老”的传统观念影响，在养老方面的投资更加不足。因此，社区养老尚未最大程度发挥作用。</w:delText>
        </w:r>
      </w:del>
    </w:p>
    <w:p w14:paraId="3AB8C89B" w14:textId="0027216F" w:rsidR="00884FDB" w:rsidDel="00FD6833" w:rsidRDefault="00902EDC">
      <w:pPr>
        <w:rPr>
          <w:del w:id="522" w:author="mico1999@foxmail.com" w:date="2021-03-23T22:56:00Z"/>
        </w:rPr>
      </w:pPr>
      <w:del w:id="523" w:author="mico1999@foxmail.com" w:date="2021-03-23T22:56:00Z">
        <w:r w:rsidDel="00FD6833">
          <w:rPr>
            <w:rFonts w:hint="eastAsia"/>
          </w:rPr>
          <w:delText>3.</w:delText>
        </w:r>
        <w:r w:rsidDel="00FD6833">
          <w:rPr>
            <w:rFonts w:hint="eastAsia"/>
          </w:rPr>
          <w:delText>机构养老服务专业化，但费用较高</w:delText>
        </w:r>
      </w:del>
    </w:p>
    <w:p w14:paraId="5DF4B0C2" w14:textId="6DE99247" w:rsidR="00884FDB" w:rsidDel="00FD6833" w:rsidRDefault="00902EDC">
      <w:pPr>
        <w:rPr>
          <w:del w:id="524" w:author="mico1999@foxmail.com" w:date="2021-03-23T22:56:00Z"/>
        </w:rPr>
      </w:pPr>
      <w:del w:id="525" w:author="mico1999@foxmail.com" w:date="2021-03-23T22:56:00Z">
        <w:r w:rsidDel="00FD6833">
          <w:rPr>
            <w:rFonts w:hint="eastAsia"/>
          </w:rPr>
          <w:delText>机构养老是指社会将老年人集中到老年公寓、养老院、托老所、福利院等养老机构，并向其提供专业化、标准化的生活照料的模式。该模式促进了资源的有效整合与优化。对子女来说，降低了养老成本的同时有效避免了因思想观念不同而引发的代际冲突等。</w:delText>
        </w:r>
      </w:del>
    </w:p>
    <w:p w14:paraId="0F2DE323" w14:textId="521712DA" w:rsidR="00884FDB" w:rsidDel="00FD6833" w:rsidRDefault="00902EDC">
      <w:pPr>
        <w:rPr>
          <w:del w:id="526" w:author="mico1999@foxmail.com" w:date="2021-03-23T22:56:00Z"/>
        </w:rPr>
      </w:pPr>
      <w:del w:id="527" w:author="mico1999@foxmail.com" w:date="2021-03-23T22:56:00Z">
        <w:r w:rsidDel="00FD6833">
          <w:rPr>
            <w:rFonts w:hint="eastAsia"/>
          </w:rPr>
          <w:delText>但是机构养老仍存在着许多弊端。从宏观角度来看，首先机构养老提供的服务不足以满足老人的需求多样化和差异性；其次养老机构的制度不合理，导致出现老人入住难、床位紧缺的情况；再者对经济条件一般的家庭来说，费用还是过高。此外，机构养老的市场开发不足，没有最大化的利用资本，因此机构的持续发展难以实现。在微观方面，机构养老容易给老人带来一系列后遗症，比如过分依赖专业人员，自身用脑机率大大减少，导致精神迟钝；老人与家庭及社区的接触大大减少等。</w:delText>
        </w:r>
      </w:del>
    </w:p>
    <w:p w14:paraId="6E6F7554" w14:textId="3C3B2074" w:rsidR="00884FDB" w:rsidDel="00FD6833" w:rsidRDefault="00902EDC">
      <w:pPr>
        <w:rPr>
          <w:del w:id="528" w:author="mico1999@foxmail.com" w:date="2021-03-23T22:56:00Z"/>
        </w:rPr>
      </w:pPr>
      <w:del w:id="529" w:author="mico1999@foxmail.com" w:date="2021-03-23T22:56:00Z">
        <w:r w:rsidDel="00FD6833">
          <w:rPr>
            <w:rFonts w:hint="eastAsia"/>
          </w:rPr>
          <w:delText>4.</w:delText>
        </w:r>
        <w:r w:rsidDel="00FD6833">
          <w:rPr>
            <w:rFonts w:hint="eastAsia"/>
          </w:rPr>
          <w:delText>互助养老正在兴起，成为一种新趋势</w:delText>
        </w:r>
      </w:del>
    </w:p>
    <w:p w14:paraId="44F4F986" w14:textId="618EB9FF" w:rsidR="00884FDB" w:rsidDel="00FD6833" w:rsidRDefault="00902EDC">
      <w:pPr>
        <w:rPr>
          <w:del w:id="530" w:author="mico1999@foxmail.com" w:date="2021-03-23T22:56:00Z"/>
        </w:rPr>
      </w:pPr>
      <w:del w:id="531" w:author="mico1999@foxmail.com" w:date="2021-03-23T22:56:00Z">
        <w:r w:rsidDel="00FD6833">
          <w:rPr>
            <w:rFonts w:hint="eastAsia"/>
          </w:rPr>
          <w:delText>近年来，国内外互助养老逐渐兴起，得到了当地政府和社会的支持，满足了不同老年人的多元化养老需求。互助式养老分为据点式互助养老、时间银行式互助养老、结对式互助养老、“扶贫</w:delText>
        </w:r>
        <w:r w:rsidDel="00FD6833">
          <w:rPr>
            <w:rFonts w:hint="eastAsia"/>
          </w:rPr>
          <w:delText>+</w:delText>
        </w:r>
        <w:r w:rsidDel="00FD6833">
          <w:rPr>
            <w:rFonts w:hint="eastAsia"/>
          </w:rPr>
          <w:delText>”互助养老、老少相伴式互助养老五种不同形式。在解决养老问题方面，互助养老是居家养老和社区养老的有效补充。通过社会群体之间的资源互补，实现互助共赢，有利于营造爱老、孝老、敬老的社会氛围，是我国老龄化社会可持续发展的战略选择。</w:delText>
        </w:r>
      </w:del>
    </w:p>
    <w:p w14:paraId="051553A3" w14:textId="124B0CFE" w:rsidR="00884FDB" w:rsidDel="00FD6833" w:rsidRDefault="00902EDC">
      <w:pPr>
        <w:rPr>
          <w:del w:id="532" w:author="mico1999@foxmail.com" w:date="2021-03-23T22:56:00Z"/>
        </w:rPr>
      </w:pPr>
      <w:del w:id="533" w:author="mico1999@foxmail.com" w:date="2021-03-23T22:56:00Z">
        <w:r w:rsidDel="00FD6833">
          <w:rPr>
            <w:rFonts w:hint="eastAsia"/>
          </w:rPr>
          <w:delText>不过互助养老在我国还处于试点阶段，仍有很多问题亟待解决。比如政府方面缺乏规范的制度体系，缺少信息数据管理系统，在公众中的知名度与信任感不高，缺乏专业知识和技能等一系列问题。</w:delText>
        </w:r>
      </w:del>
    </w:p>
    <w:p w14:paraId="1E365268" w14:textId="3EB69606" w:rsidR="00884FDB" w:rsidDel="00FD6833" w:rsidRDefault="00902EDC">
      <w:pPr>
        <w:rPr>
          <w:del w:id="534" w:author="mico1999@foxmail.com" w:date="2021-03-23T22:56:00Z"/>
        </w:rPr>
      </w:pPr>
      <w:del w:id="535" w:author="mico1999@foxmail.com" w:date="2021-03-23T22:56:00Z">
        <w:r w:rsidDel="00FD6833">
          <w:rPr>
            <w:rFonts w:hint="eastAsia"/>
          </w:rPr>
          <w:delText>经过分析我们不难看出，养老服务大多停留在基本的生活照料上，单一的形式难以满足不同经济状况、不同文化层次老人的服务需求。老人不管选择哪种方式都代表对养老服务存在潜在的需求，因而当前首要问题是要充分了解老人的需求并为其提供精准优质的服务。</w:delText>
        </w:r>
      </w:del>
    </w:p>
    <w:p w14:paraId="2504307B" w14:textId="7A8B403D" w:rsidR="00884FDB" w:rsidDel="00FD6833" w:rsidRDefault="00902EDC" w:rsidP="00DA1AB0">
      <w:pPr>
        <w:pStyle w:val="3"/>
        <w:ind w:firstLine="482"/>
        <w:rPr>
          <w:del w:id="536" w:author="mico1999@foxmail.com" w:date="2021-03-23T22:56:00Z"/>
        </w:rPr>
      </w:pPr>
      <w:bookmarkStart w:id="537" w:name="_Toc67355975"/>
      <w:del w:id="538" w:author="mico1999@foxmail.com" w:date="2021-03-23T22:56:00Z">
        <w:r w:rsidDel="00FD6833">
          <w:rPr>
            <w:rFonts w:hint="eastAsia"/>
          </w:rPr>
          <w:delText>（三）建构网络虚拟社区</w:delText>
        </w:r>
        <w:r w:rsidR="00DA1AB0" w:rsidDel="00FD6833">
          <w:rPr>
            <w:rFonts w:hint="eastAsia"/>
          </w:rPr>
          <w:delText>，解决限制</w:delText>
        </w:r>
        <w:bookmarkEnd w:id="537"/>
      </w:del>
    </w:p>
    <w:p w14:paraId="2CC4AA36" w14:textId="30F8F0C3" w:rsidR="00884FDB" w:rsidDel="00FD6833" w:rsidRDefault="00902EDC">
      <w:pPr>
        <w:rPr>
          <w:del w:id="539" w:author="mico1999@foxmail.com" w:date="2021-03-23T22:56:00Z"/>
        </w:rPr>
      </w:pPr>
      <w:del w:id="540" w:author="mico1999@foxmail.com" w:date="2021-03-23T22:56:00Z">
        <w:r w:rsidDel="00FD6833">
          <w:rPr>
            <w:rFonts w:hint="eastAsia"/>
          </w:rPr>
          <w:delText>基于本公司对怀化市社区的实地调查结果，大多数社区的老人最基本的养老需求都没有得到满足，而只注重形式化的服务，并未真正地立足于老年人的需求，为老年人群体谋福利。同时也反映出了现有的养老模式已经无法解决急速猛增的老年人口所带来的老龄化问题，因此我们必须寻求新的养老模式，以解决社区和机构无法解决的问题。</w:delText>
        </w:r>
      </w:del>
    </w:p>
    <w:p w14:paraId="0FC2B70E" w14:textId="136B623B" w:rsidR="00884FDB" w:rsidDel="00FD6833" w:rsidRDefault="00902EDC">
      <w:pPr>
        <w:rPr>
          <w:del w:id="541" w:author="mico1999@foxmail.com" w:date="2021-03-23T22:56:00Z"/>
        </w:rPr>
      </w:pPr>
      <w:del w:id="542" w:author="mico1999@foxmail.com" w:date="2021-03-23T22:56:00Z">
        <w:r w:rsidDel="00FD6833">
          <w:rPr>
            <w:rFonts w:hint="eastAsia"/>
          </w:rPr>
          <w:delText>本公司积极切入互助养老新模式，整合社会各类资源，将社区、机构、用户、个人志愿者多方联系起来建立网络平台上的虚拟社区，以线上交流、线下活动的形式拉近人与人、人与社区、社区与社区之间的距离，提供多样化的服务，从而打破社区居民结构单一化、资金资源不足、物理距离等各个方面的限制，解决老年人的养老需求。</w:delText>
        </w:r>
      </w:del>
    </w:p>
    <w:p w14:paraId="3BF55AF8" w14:textId="5957487B" w:rsidR="00884FDB" w:rsidRDefault="00902EDC" w:rsidP="00DA1AB0">
      <w:pPr>
        <w:pStyle w:val="2"/>
        <w:rPr>
          <w:ins w:id="543" w:author="mico1999@foxmail.com" w:date="2021-03-23T22:57:00Z"/>
        </w:rPr>
      </w:pPr>
      <w:bookmarkStart w:id="544" w:name="_Toc67355976"/>
      <w:bookmarkStart w:id="545" w:name="_Toc67433101"/>
      <w:bookmarkStart w:id="546" w:name="_Toc67433162"/>
      <w:r w:rsidRPr="00DA1AB0">
        <w:rPr>
          <w:rFonts w:hint="eastAsia"/>
        </w:rPr>
        <w:t>二、公司介绍</w:t>
      </w:r>
      <w:bookmarkEnd w:id="544"/>
      <w:bookmarkEnd w:id="545"/>
      <w:bookmarkEnd w:id="546"/>
    </w:p>
    <w:p w14:paraId="04847F4A" w14:textId="3D460520" w:rsidR="00FD6833" w:rsidRPr="00FD6833" w:rsidRDefault="00FD6833" w:rsidP="00FD6833">
      <w:pPr>
        <w:rPr>
          <w:rFonts w:hint="eastAsia"/>
          <w:rPrChange w:id="547" w:author="mico1999@foxmail.com" w:date="2021-03-23T22:57:00Z">
            <w:rPr/>
          </w:rPrChange>
        </w:rPr>
        <w:pPrChange w:id="548" w:author="mico1999@foxmail.com" w:date="2021-03-23T22:57:00Z">
          <w:pPr>
            <w:pStyle w:val="2"/>
          </w:pPr>
        </w:pPrChange>
      </w:pPr>
      <w:ins w:id="549" w:author="mico1999@foxmail.com" w:date="2021-03-23T22:57:00Z">
        <w:r>
          <w:rPr>
            <w:rFonts w:hint="eastAsia"/>
          </w:rPr>
          <w:t>为节约</w:t>
        </w:r>
        <w:proofErr w:type="gramStart"/>
        <w:r>
          <w:rPr>
            <w:rFonts w:hint="eastAsia"/>
          </w:rPr>
          <w:t>面试官您的</w:t>
        </w:r>
        <w:proofErr w:type="gramEnd"/>
        <w:r>
          <w:rPr>
            <w:rFonts w:hint="eastAsia"/>
          </w:rPr>
          <w:t>时间，故略。</w:t>
        </w:r>
      </w:ins>
    </w:p>
    <w:p w14:paraId="4EAFAF7D" w14:textId="49A767C5" w:rsidR="00884FDB" w:rsidDel="00FD6833" w:rsidRDefault="00902EDC" w:rsidP="00DA1AB0">
      <w:pPr>
        <w:pStyle w:val="3"/>
        <w:ind w:firstLine="482"/>
        <w:rPr>
          <w:del w:id="550" w:author="mico1999@foxmail.com" w:date="2021-03-23T22:57:00Z"/>
        </w:rPr>
      </w:pPr>
      <w:bookmarkStart w:id="551" w:name="_Toc67355977"/>
      <w:del w:id="552" w:author="mico1999@foxmail.com" w:date="2021-03-23T22:57:00Z">
        <w:r w:rsidDel="00FD6833">
          <w:rPr>
            <w:rFonts w:hint="eastAsia"/>
          </w:rPr>
          <w:delText>（一）公司名称和</w:delText>
        </w:r>
        <w:r w:rsidDel="00FD6833">
          <w:rPr>
            <w:rFonts w:cs="Times New Roman"/>
          </w:rPr>
          <w:delText>LOGO</w:delText>
        </w:r>
        <w:bookmarkEnd w:id="551"/>
      </w:del>
    </w:p>
    <w:p w14:paraId="44EC2E9E" w14:textId="6F9E6834" w:rsidR="00884FDB" w:rsidDel="00FD6833" w:rsidRDefault="00DA1AB0">
      <w:pPr>
        <w:ind w:firstLine="482"/>
        <w:rPr>
          <w:del w:id="553" w:author="mico1999@foxmail.com" w:date="2021-03-23T22:57:00Z"/>
        </w:rPr>
      </w:pPr>
      <w:del w:id="554" w:author="mico1999@foxmail.com" w:date="2021-03-23T22:57:00Z">
        <w:r w:rsidDel="00FD6833">
          <w:rPr>
            <w:b/>
            <w:bCs/>
            <w:noProof/>
            <w:szCs w:val="20"/>
          </w:rPr>
          <w:drawing>
            <wp:anchor distT="0" distB="0" distL="114300" distR="114300" simplePos="0" relativeHeight="251651072" behindDoc="0" locked="0" layoutInCell="1" allowOverlap="1" wp14:anchorId="256CD922" wp14:editId="11AEE25E">
              <wp:simplePos x="0" y="0"/>
              <wp:positionH relativeFrom="column">
                <wp:posOffset>1897380</wp:posOffset>
              </wp:positionH>
              <wp:positionV relativeFrom="paragraph">
                <wp:posOffset>349885</wp:posOffset>
              </wp:positionV>
              <wp:extent cx="1946275" cy="1490345"/>
              <wp:effectExtent l="0" t="0" r="15875" b="14605"/>
              <wp:wrapTopAndBottom/>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5"/>
                      <a:stretch>
                        <a:fillRect/>
                      </a:stretch>
                    </pic:blipFill>
                    <pic:spPr>
                      <a:xfrm>
                        <a:off x="0" y="0"/>
                        <a:ext cx="1946275" cy="1490345"/>
                      </a:xfrm>
                      <a:prstGeom prst="rect">
                        <a:avLst/>
                      </a:prstGeom>
                      <a:noFill/>
                      <a:ln>
                        <a:noFill/>
                      </a:ln>
                    </pic:spPr>
                  </pic:pic>
                </a:graphicData>
              </a:graphic>
            </wp:anchor>
          </w:drawing>
        </w:r>
        <w:r w:rsidR="00902EDC" w:rsidDel="00FD6833">
          <w:rPr>
            <w:rFonts w:hint="eastAsia"/>
          </w:rPr>
          <w:delText>优我有限责任公司</w:delText>
        </w:r>
      </w:del>
    </w:p>
    <w:p w14:paraId="024FA336" w14:textId="2B10761A" w:rsidR="00DA1AB0" w:rsidDel="00FD6833" w:rsidRDefault="00DA1AB0">
      <w:pPr>
        <w:rPr>
          <w:del w:id="555" w:author="mico1999@foxmail.com" w:date="2021-03-23T22:57:00Z"/>
        </w:rPr>
      </w:pPr>
    </w:p>
    <w:p w14:paraId="33C545EE" w14:textId="7FEDBD15" w:rsidR="00884FDB" w:rsidDel="00FD6833" w:rsidRDefault="00902EDC">
      <w:pPr>
        <w:pStyle w:val="a3"/>
        <w:ind w:firstLine="400"/>
        <w:jc w:val="center"/>
        <w:rPr>
          <w:del w:id="556" w:author="mico1999@foxmail.com" w:date="2021-03-23T22:57:00Z"/>
          <w:rFonts w:ascii="黑体" w:hAnsi="黑体" w:cs="黑体"/>
          <w:szCs w:val="20"/>
        </w:rPr>
      </w:pPr>
      <w:del w:id="557" w:author="mico1999@foxmail.com" w:date="2021-03-23T22:57:00Z">
        <w:r w:rsidDel="00FD6833">
          <w:rPr>
            <w:szCs w:val="20"/>
          </w:rPr>
          <w:delText>图</w:delText>
        </w:r>
        <w:r w:rsidDel="00FD6833">
          <w:rPr>
            <w:szCs w:val="20"/>
          </w:rPr>
          <w:delText xml:space="preserve"> </w:delText>
        </w:r>
        <w:r w:rsidDel="00FD6833">
          <w:rPr>
            <w:szCs w:val="20"/>
          </w:rPr>
          <w:fldChar w:fldCharType="begin"/>
        </w:r>
        <w:r w:rsidDel="00FD6833">
          <w:rPr>
            <w:szCs w:val="20"/>
          </w:rPr>
          <w:delInstrText xml:space="preserve"> SEQ </w:delInstrText>
        </w:r>
        <w:r w:rsidDel="00FD6833">
          <w:rPr>
            <w:szCs w:val="20"/>
          </w:rPr>
          <w:delInstrText>图</w:delInstrText>
        </w:r>
        <w:r w:rsidDel="00FD6833">
          <w:rPr>
            <w:szCs w:val="20"/>
          </w:rPr>
          <w:delInstrText xml:space="preserve"> \* ARABIC </w:delInstrText>
        </w:r>
        <w:r w:rsidDel="00FD6833">
          <w:rPr>
            <w:szCs w:val="20"/>
          </w:rPr>
          <w:fldChar w:fldCharType="separate"/>
        </w:r>
        <w:r w:rsidDel="00FD6833">
          <w:rPr>
            <w:szCs w:val="20"/>
          </w:rPr>
          <w:delText>1</w:delText>
        </w:r>
        <w:r w:rsidDel="00FD6833">
          <w:rPr>
            <w:szCs w:val="20"/>
          </w:rPr>
          <w:fldChar w:fldCharType="end"/>
        </w:r>
        <w:r w:rsidDel="00FD6833">
          <w:rPr>
            <w:rFonts w:ascii="黑体" w:hAnsi="黑体" w:cs="黑体" w:hint="eastAsia"/>
            <w:szCs w:val="20"/>
          </w:rPr>
          <w:delText>公司LOGO</w:delText>
        </w:r>
      </w:del>
    </w:p>
    <w:p w14:paraId="32188FD5" w14:textId="5710D671" w:rsidR="00884FDB" w:rsidDel="00FD6833" w:rsidRDefault="00902EDC" w:rsidP="00DA1AB0">
      <w:pPr>
        <w:pStyle w:val="3"/>
        <w:ind w:firstLine="482"/>
        <w:rPr>
          <w:del w:id="558" w:author="mico1999@foxmail.com" w:date="2021-03-23T22:57:00Z"/>
        </w:rPr>
      </w:pPr>
      <w:bookmarkStart w:id="559" w:name="_Toc67355978"/>
      <w:del w:id="560" w:author="mico1999@foxmail.com" w:date="2021-03-23T22:57:00Z">
        <w:r w:rsidDel="00FD6833">
          <w:rPr>
            <w:rFonts w:hint="eastAsia"/>
          </w:rPr>
          <w:delText>（二）公司地址</w:delText>
        </w:r>
        <w:bookmarkEnd w:id="559"/>
      </w:del>
    </w:p>
    <w:p w14:paraId="7352A615" w14:textId="563CBB1C" w:rsidR="00884FDB" w:rsidDel="00FD6833" w:rsidRDefault="00902EDC">
      <w:pPr>
        <w:rPr>
          <w:del w:id="561" w:author="mico1999@foxmail.com" w:date="2021-03-23T22:57:00Z"/>
        </w:rPr>
      </w:pPr>
      <w:del w:id="562" w:author="mico1999@foxmail.com" w:date="2021-03-23T22:57:00Z">
        <w:r w:rsidDel="00FD6833">
          <w:rPr>
            <w:rFonts w:hint="eastAsia"/>
          </w:rPr>
          <w:delText>本公司地址梧桐里，此地靠近怀化市第二人民医院（三甲医院），医疗服务便利，同时与怀化学院相邻，拥有大批志愿者团队，能为老人提供更优质的服务。</w:delText>
        </w:r>
      </w:del>
    </w:p>
    <w:p w14:paraId="44BA6D50" w14:textId="7E1C4C28" w:rsidR="00884FDB" w:rsidDel="00FD6833" w:rsidRDefault="00902EDC">
      <w:pPr>
        <w:rPr>
          <w:del w:id="563" w:author="mico1999@foxmail.com" w:date="2021-03-23T22:57:00Z"/>
        </w:rPr>
      </w:pPr>
      <w:del w:id="564" w:author="mico1999@foxmail.com" w:date="2021-03-23T22:57:00Z">
        <w:r w:rsidDel="00FD6833">
          <w:rPr>
            <w:rFonts w:hint="eastAsia"/>
            <w:noProof/>
          </w:rPr>
          <w:drawing>
            <wp:inline distT="0" distB="0" distL="114300" distR="114300" wp14:anchorId="79672B48" wp14:editId="05F466F7">
              <wp:extent cx="4223385" cy="2369820"/>
              <wp:effectExtent l="0" t="0" r="5715" b="11430"/>
              <wp:docPr id="2" name="图片 2" descr="Cache_28c433c3858cf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ache_28c433c3858cfbac."/>
                      <pic:cNvPicPr>
                        <a:picLocks noChangeAspect="1"/>
                      </pic:cNvPicPr>
                    </pic:nvPicPr>
                    <pic:blipFill>
                      <a:blip r:embed="rId16"/>
                      <a:stretch>
                        <a:fillRect/>
                      </a:stretch>
                    </pic:blipFill>
                    <pic:spPr>
                      <a:xfrm>
                        <a:off x="0" y="0"/>
                        <a:ext cx="4223385" cy="2369820"/>
                      </a:xfrm>
                      <a:prstGeom prst="rect">
                        <a:avLst/>
                      </a:prstGeom>
                    </pic:spPr>
                  </pic:pic>
                </a:graphicData>
              </a:graphic>
            </wp:inline>
          </w:drawing>
        </w:r>
      </w:del>
    </w:p>
    <w:p w14:paraId="3F006F4D" w14:textId="30DAA1E0" w:rsidR="00884FDB" w:rsidDel="00FD6833" w:rsidRDefault="00902EDC">
      <w:pPr>
        <w:rPr>
          <w:del w:id="565" w:author="mico1999@foxmail.com" w:date="2021-03-23T22:57:00Z"/>
        </w:rPr>
      </w:pPr>
      <w:del w:id="566" w:author="mico1999@foxmail.com" w:date="2021-03-23T22:57:00Z">
        <w:r w:rsidDel="00FD6833">
          <w:rPr>
            <w:rFonts w:hint="eastAsia"/>
          </w:rPr>
          <w:delText>图</w:delText>
        </w:r>
        <w:r w:rsidDel="00FD6833">
          <w:rPr>
            <w:rFonts w:hint="eastAsia"/>
          </w:rPr>
          <w:delText>2</w:delText>
        </w:r>
        <w:r w:rsidDel="00FD6833">
          <w:rPr>
            <w:rFonts w:hint="eastAsia"/>
          </w:rPr>
          <w:delText>公司地址示意图</w:delText>
        </w:r>
      </w:del>
    </w:p>
    <w:p w14:paraId="0EBAC3A1" w14:textId="06FDDD85" w:rsidR="00884FDB" w:rsidDel="00FD6833" w:rsidRDefault="00902EDC" w:rsidP="00DA1AB0">
      <w:pPr>
        <w:pStyle w:val="3"/>
        <w:ind w:firstLine="482"/>
        <w:rPr>
          <w:del w:id="567" w:author="mico1999@foxmail.com" w:date="2021-03-23T22:57:00Z"/>
        </w:rPr>
      </w:pPr>
      <w:bookmarkStart w:id="568" w:name="_Toc67355979"/>
      <w:del w:id="569" w:author="mico1999@foxmail.com" w:date="2021-03-23T22:57:00Z">
        <w:r w:rsidDel="00FD6833">
          <w:rPr>
            <w:rFonts w:hint="eastAsia"/>
          </w:rPr>
          <w:delText>（三）公司性质及经营范围</w:delText>
        </w:r>
        <w:bookmarkEnd w:id="568"/>
      </w:del>
    </w:p>
    <w:p w14:paraId="2DEFA51F" w14:textId="1BA65111" w:rsidR="00884FDB" w:rsidDel="00FD6833" w:rsidRDefault="00902EDC">
      <w:pPr>
        <w:rPr>
          <w:del w:id="570" w:author="mico1999@foxmail.com" w:date="2021-03-23T22:57:00Z"/>
        </w:rPr>
      </w:pPr>
      <w:del w:id="571" w:author="mico1999@foxmail.com" w:date="2021-03-23T22:57:00Z">
        <w:r w:rsidDel="00FD6833">
          <w:rPr>
            <w:rFonts w:hint="eastAsia"/>
          </w:rPr>
          <w:delText>本公司为有限责任公司，通过“网络虚拟社区平台”为老人提供生活照料、学习需要、精神追求等多方面的服务。</w:delText>
        </w:r>
      </w:del>
    </w:p>
    <w:p w14:paraId="5D9E617D" w14:textId="06F70F87" w:rsidR="00884FDB" w:rsidDel="00FD6833" w:rsidRDefault="00902EDC" w:rsidP="00DA1AB0">
      <w:pPr>
        <w:pStyle w:val="3"/>
        <w:ind w:firstLine="482"/>
        <w:rPr>
          <w:del w:id="572" w:author="mico1999@foxmail.com" w:date="2021-03-23T22:57:00Z"/>
        </w:rPr>
      </w:pPr>
      <w:bookmarkStart w:id="573" w:name="_Toc67355980"/>
      <w:del w:id="574" w:author="mico1999@foxmail.com" w:date="2021-03-23T22:57:00Z">
        <w:r w:rsidDel="00FD6833">
          <w:rPr>
            <w:rFonts w:hint="eastAsia"/>
          </w:rPr>
          <w:delText>（四）公司目标</w:delText>
        </w:r>
        <w:bookmarkEnd w:id="573"/>
      </w:del>
    </w:p>
    <w:p w14:paraId="200EE057" w14:textId="0B84761D" w:rsidR="00884FDB" w:rsidDel="00FD6833" w:rsidRDefault="00902EDC">
      <w:pPr>
        <w:rPr>
          <w:del w:id="575" w:author="mico1999@foxmail.com" w:date="2021-03-23T22:57:00Z"/>
        </w:rPr>
      </w:pPr>
      <w:del w:id="576" w:author="mico1999@foxmail.com" w:date="2021-03-23T22:57:00Z">
        <w:r w:rsidDel="00FD6833">
          <w:rPr>
            <w:rFonts w:hint="eastAsia"/>
          </w:rPr>
          <w:delText>1.</w:delText>
        </w:r>
        <w:r w:rsidDel="00FD6833">
          <w:rPr>
            <w:rFonts w:hint="eastAsia"/>
          </w:rPr>
          <w:delText>短期目标</w:delText>
        </w:r>
        <w:r w:rsidDel="00FD6833">
          <w:rPr>
            <w:rFonts w:hint="eastAsia"/>
          </w:rPr>
          <w:delText xml:space="preserve"> </w:delText>
        </w:r>
      </w:del>
    </w:p>
    <w:p w14:paraId="75C11A9B" w14:textId="592DBADD" w:rsidR="00884FDB" w:rsidDel="00FD6833" w:rsidRDefault="00902EDC">
      <w:pPr>
        <w:rPr>
          <w:del w:id="577" w:author="mico1999@foxmail.com" w:date="2021-03-23T22:57:00Z"/>
        </w:rPr>
      </w:pPr>
      <w:del w:id="578" w:author="mico1999@foxmail.com" w:date="2021-03-23T22:57:00Z">
        <w:r w:rsidDel="00FD6833">
          <w:rPr>
            <w:rFonts w:hint="eastAsia"/>
          </w:rPr>
          <w:delText>第一，理顺公司层次管理，建设好推广和技术队伍；</w:delText>
        </w:r>
      </w:del>
    </w:p>
    <w:p w14:paraId="0C26A492" w14:textId="63D7F777" w:rsidR="00884FDB" w:rsidDel="00FD6833" w:rsidRDefault="00902EDC">
      <w:pPr>
        <w:rPr>
          <w:del w:id="579" w:author="mico1999@foxmail.com" w:date="2021-03-23T22:57:00Z"/>
        </w:rPr>
      </w:pPr>
      <w:del w:id="580" w:author="mico1999@foxmail.com" w:date="2021-03-23T22:57:00Z">
        <w:r w:rsidDel="00FD6833">
          <w:rPr>
            <w:rFonts w:hint="eastAsia"/>
          </w:rPr>
          <w:delText>第二，积极推广“老伴儿</w:delText>
        </w:r>
        <w:r w:rsidDel="00FD6833">
          <w:rPr>
            <w:rFonts w:hint="eastAsia"/>
          </w:rPr>
          <w:delText>APP</w:delText>
        </w:r>
        <w:r w:rsidDel="00FD6833">
          <w:rPr>
            <w:rFonts w:hint="eastAsia"/>
          </w:rPr>
          <w:delText>”并创立“老伴儿</w:delText>
        </w:r>
        <w:r w:rsidDel="00FD6833">
          <w:rPr>
            <w:rFonts w:hint="eastAsia"/>
          </w:rPr>
          <w:delText>APP</w:delText>
        </w:r>
        <w:r w:rsidDel="00FD6833">
          <w:rPr>
            <w:rFonts w:hint="eastAsia"/>
          </w:rPr>
          <w:delText>”产品展示厅；</w:delText>
        </w:r>
      </w:del>
    </w:p>
    <w:p w14:paraId="41843D0C" w14:textId="22AD9F9E" w:rsidR="00884FDB" w:rsidDel="00FD6833" w:rsidRDefault="00902EDC">
      <w:pPr>
        <w:rPr>
          <w:del w:id="581" w:author="mico1999@foxmail.com" w:date="2021-03-23T22:57:00Z"/>
        </w:rPr>
      </w:pPr>
      <w:del w:id="582" w:author="mico1999@foxmail.com" w:date="2021-03-23T22:57:00Z">
        <w:r w:rsidDel="00FD6833">
          <w:rPr>
            <w:rFonts w:hint="eastAsia"/>
          </w:rPr>
          <w:delText>第三，根据市场需求积极调整、创新产品结构与内容，维持正常的发展；</w:delText>
        </w:r>
      </w:del>
    </w:p>
    <w:p w14:paraId="0926BE31" w14:textId="6A4B3829" w:rsidR="00884FDB" w:rsidDel="00FD6833" w:rsidRDefault="00902EDC">
      <w:pPr>
        <w:rPr>
          <w:del w:id="583" w:author="mico1999@foxmail.com" w:date="2021-03-23T22:57:00Z"/>
        </w:rPr>
      </w:pPr>
      <w:del w:id="584" w:author="mico1999@foxmail.com" w:date="2021-03-23T22:57:00Z">
        <w:r w:rsidDel="00FD6833">
          <w:rPr>
            <w:rFonts w:hint="eastAsia"/>
          </w:rPr>
          <w:delText>第四，与投资公司和政府建立稳定合作关系；</w:delText>
        </w:r>
      </w:del>
    </w:p>
    <w:p w14:paraId="2E5B268F" w14:textId="0D04041A" w:rsidR="00884FDB" w:rsidDel="00FD6833" w:rsidRDefault="00902EDC">
      <w:pPr>
        <w:rPr>
          <w:del w:id="585" w:author="mico1999@foxmail.com" w:date="2021-03-23T22:57:00Z"/>
        </w:rPr>
      </w:pPr>
      <w:del w:id="586" w:author="mico1999@foxmail.com" w:date="2021-03-23T22:57:00Z">
        <w:r w:rsidDel="00FD6833">
          <w:rPr>
            <w:rFonts w:hint="eastAsia"/>
          </w:rPr>
          <w:delText>第五，树立良好的品牌形象，在区域性市场同类行业中取得较好的口碑，使其成为行业里的跟随者。</w:delText>
        </w:r>
      </w:del>
    </w:p>
    <w:p w14:paraId="79E2FDBC" w14:textId="19023197" w:rsidR="00884FDB" w:rsidDel="00FD6833" w:rsidRDefault="00902EDC">
      <w:pPr>
        <w:rPr>
          <w:del w:id="587" w:author="mico1999@foxmail.com" w:date="2021-03-23T22:57:00Z"/>
        </w:rPr>
      </w:pPr>
      <w:del w:id="588" w:author="mico1999@foxmail.com" w:date="2021-03-23T22:57:00Z">
        <w:r w:rsidDel="00FD6833">
          <w:rPr>
            <w:rFonts w:hint="eastAsia"/>
          </w:rPr>
          <w:delText>2.</w:delText>
        </w:r>
        <w:r w:rsidDel="00FD6833">
          <w:rPr>
            <w:rFonts w:hint="eastAsia"/>
          </w:rPr>
          <w:delText>长期目标</w:delText>
        </w:r>
      </w:del>
    </w:p>
    <w:p w14:paraId="142D0192" w14:textId="6405B952" w:rsidR="00884FDB" w:rsidDel="00FD6833" w:rsidRDefault="00902EDC">
      <w:pPr>
        <w:rPr>
          <w:del w:id="589" w:author="mico1999@foxmail.com" w:date="2021-03-23T22:57:00Z"/>
        </w:rPr>
      </w:pPr>
      <w:del w:id="590" w:author="mico1999@foxmail.com" w:date="2021-03-23T22:57:00Z">
        <w:r w:rsidDel="00FD6833">
          <w:rPr>
            <w:rFonts w:hint="eastAsia"/>
          </w:rPr>
          <w:delText>第一，在湖南省同类行业中市场占有率达到</w:delText>
        </w:r>
        <w:r w:rsidDel="00FD6833">
          <w:rPr>
            <w:rFonts w:hint="eastAsia"/>
          </w:rPr>
          <w:delText>30%</w:delText>
        </w:r>
        <w:r w:rsidDel="00FD6833">
          <w:rPr>
            <w:rFonts w:hint="eastAsia"/>
          </w:rPr>
          <w:delText>；</w:delText>
        </w:r>
      </w:del>
    </w:p>
    <w:p w14:paraId="1DA203A6" w14:textId="0F203778" w:rsidR="00884FDB" w:rsidDel="00FD6833" w:rsidRDefault="00902EDC">
      <w:pPr>
        <w:rPr>
          <w:del w:id="591" w:author="mico1999@foxmail.com" w:date="2021-03-23T22:57:00Z"/>
        </w:rPr>
      </w:pPr>
      <w:del w:id="592" w:author="mico1999@foxmail.com" w:date="2021-03-23T22:57:00Z">
        <w:r w:rsidDel="00FD6833">
          <w:rPr>
            <w:rFonts w:hint="eastAsia"/>
          </w:rPr>
          <w:delText>第二，未来三年内实现营业收入年均复合增长率</w:delText>
        </w:r>
        <w:r w:rsidDel="00FD6833">
          <w:rPr>
            <w:rFonts w:hint="eastAsia"/>
          </w:rPr>
          <w:delText>30%</w:delText>
        </w:r>
        <w:r w:rsidDel="00FD6833">
          <w:rPr>
            <w:rFonts w:hint="eastAsia"/>
          </w:rPr>
          <w:delText>以上；</w:delText>
        </w:r>
      </w:del>
    </w:p>
    <w:p w14:paraId="6B72C753" w14:textId="33467B09" w:rsidR="00884FDB" w:rsidDel="00FD6833" w:rsidRDefault="00902EDC">
      <w:pPr>
        <w:rPr>
          <w:del w:id="593" w:author="mico1999@foxmail.com" w:date="2021-03-23T22:57:00Z"/>
        </w:rPr>
      </w:pPr>
      <w:del w:id="594" w:author="mico1999@foxmail.com" w:date="2021-03-23T22:57:00Z">
        <w:r w:rsidDel="00FD6833">
          <w:rPr>
            <w:rFonts w:hint="eastAsia"/>
          </w:rPr>
          <w:delText>第三，改善员工福利和工作环境，引进人才，扩大规模，确保公司创新力和凝聚力；</w:delText>
        </w:r>
      </w:del>
    </w:p>
    <w:p w14:paraId="2D55BB0E" w14:textId="16D22D4F" w:rsidR="00884FDB" w:rsidDel="00FD6833" w:rsidRDefault="00902EDC">
      <w:pPr>
        <w:rPr>
          <w:del w:id="595" w:author="mico1999@foxmail.com" w:date="2021-03-23T22:57:00Z"/>
        </w:rPr>
      </w:pPr>
      <w:del w:id="596" w:author="mico1999@foxmail.com" w:date="2021-03-23T22:57:00Z">
        <w:r w:rsidDel="00FD6833">
          <w:rPr>
            <w:rFonts w:hint="eastAsia"/>
          </w:rPr>
          <w:delText>第四，加大对养老行业的投入，创造出一种“低成本，高效率”新型养老模式；</w:delText>
        </w:r>
      </w:del>
    </w:p>
    <w:p w14:paraId="4CF5E452" w14:textId="43168BBB" w:rsidR="00884FDB" w:rsidDel="00FD6833" w:rsidRDefault="00902EDC">
      <w:pPr>
        <w:rPr>
          <w:del w:id="597" w:author="mico1999@foxmail.com" w:date="2021-03-23T22:57:00Z"/>
        </w:rPr>
      </w:pPr>
      <w:del w:id="598" w:author="mico1999@foxmail.com" w:date="2021-03-23T22:57:00Z">
        <w:r w:rsidDel="00FD6833">
          <w:rPr>
            <w:rFonts w:hint="eastAsia"/>
          </w:rPr>
          <w:delText>第五，拓宽领域，解决社会痛点、难点问题。</w:delText>
        </w:r>
      </w:del>
    </w:p>
    <w:p w14:paraId="10450EA2" w14:textId="242939E0" w:rsidR="00884FDB" w:rsidDel="00FD6833" w:rsidRDefault="00902EDC" w:rsidP="00DA1AB0">
      <w:pPr>
        <w:pStyle w:val="3"/>
        <w:ind w:firstLine="482"/>
        <w:rPr>
          <w:del w:id="599" w:author="mico1999@foxmail.com" w:date="2021-03-23T22:57:00Z"/>
        </w:rPr>
      </w:pPr>
      <w:bookmarkStart w:id="600" w:name="_Toc67355981"/>
      <w:del w:id="601" w:author="mico1999@foxmail.com" w:date="2021-03-23T22:57:00Z">
        <w:r w:rsidDel="00FD6833">
          <w:rPr>
            <w:rFonts w:hint="eastAsia"/>
          </w:rPr>
          <w:delText>（五）公司理念</w:delText>
        </w:r>
        <w:bookmarkEnd w:id="600"/>
      </w:del>
    </w:p>
    <w:p w14:paraId="444F2575" w14:textId="56CE8B97" w:rsidR="00884FDB" w:rsidDel="00FD6833" w:rsidRDefault="00902EDC">
      <w:pPr>
        <w:rPr>
          <w:del w:id="602" w:author="mico1999@foxmail.com" w:date="2021-03-23T22:57:00Z"/>
        </w:rPr>
      </w:pPr>
      <w:del w:id="603" w:author="mico1999@foxmail.com" w:date="2021-03-23T22:57:00Z">
        <w:r w:rsidDel="00FD6833">
          <w:rPr>
            <w:rFonts w:hint="eastAsia"/>
          </w:rPr>
          <w:delText>1.</w:delText>
        </w:r>
        <w:r w:rsidDel="00FD6833">
          <w:rPr>
            <w:rFonts w:hint="eastAsia"/>
          </w:rPr>
          <w:delText>公司宗旨</w:delText>
        </w:r>
      </w:del>
    </w:p>
    <w:p w14:paraId="2B5CD3B8" w14:textId="145B7A10" w:rsidR="00884FDB" w:rsidDel="00FD6833" w:rsidRDefault="00902EDC">
      <w:pPr>
        <w:rPr>
          <w:del w:id="604" w:author="mico1999@foxmail.com" w:date="2021-03-23T22:57:00Z"/>
        </w:rPr>
      </w:pPr>
      <w:del w:id="605" w:author="mico1999@foxmail.com" w:date="2021-03-23T22:57:00Z">
        <w:r w:rsidDel="00FD6833">
          <w:rPr>
            <w:rFonts w:hint="eastAsia"/>
          </w:rPr>
          <w:delText>远邻如近亲，最好的我们在您身边。</w:delText>
        </w:r>
      </w:del>
    </w:p>
    <w:p w14:paraId="233307FF" w14:textId="1A8807D5" w:rsidR="00884FDB" w:rsidDel="00FD6833" w:rsidRDefault="00902EDC">
      <w:pPr>
        <w:rPr>
          <w:del w:id="606" w:author="mico1999@foxmail.com" w:date="2021-03-23T22:57:00Z"/>
        </w:rPr>
      </w:pPr>
      <w:del w:id="607" w:author="mico1999@foxmail.com" w:date="2021-03-23T22:57:00Z">
        <w:r w:rsidDel="00FD6833">
          <w:rPr>
            <w:rFonts w:hint="eastAsia"/>
          </w:rPr>
          <w:delText>2.</w:delText>
        </w:r>
        <w:r w:rsidDel="00FD6833">
          <w:rPr>
            <w:rFonts w:hint="eastAsia"/>
          </w:rPr>
          <w:delText>核心价值观</w:delText>
        </w:r>
      </w:del>
    </w:p>
    <w:p w14:paraId="77C6866B" w14:textId="18140299" w:rsidR="00884FDB" w:rsidDel="00FD6833" w:rsidRDefault="00902EDC">
      <w:pPr>
        <w:rPr>
          <w:del w:id="608" w:author="mico1999@foxmail.com" w:date="2021-03-23T22:57:00Z"/>
        </w:rPr>
      </w:pPr>
      <w:del w:id="609" w:author="mico1999@foxmail.com" w:date="2021-03-23T22:57:00Z">
        <w:r w:rsidDel="00FD6833">
          <w:rPr>
            <w:rFonts w:hint="eastAsia"/>
          </w:rPr>
          <w:delText>尊老、爱老、孝老、顺老</w:delText>
        </w:r>
      </w:del>
    </w:p>
    <w:p w14:paraId="161FAD56" w14:textId="42B9D1C2" w:rsidR="00884FDB" w:rsidDel="00FD6833" w:rsidRDefault="00902EDC">
      <w:pPr>
        <w:rPr>
          <w:del w:id="610" w:author="mico1999@foxmail.com" w:date="2021-03-23T22:57:00Z"/>
        </w:rPr>
      </w:pPr>
      <w:del w:id="611" w:author="mico1999@foxmail.com" w:date="2021-03-23T22:57:00Z">
        <w:r w:rsidDel="00FD6833">
          <w:rPr>
            <w:rFonts w:hint="eastAsia"/>
          </w:rPr>
          <w:delText>3.</w:delText>
        </w:r>
        <w:r w:rsidDel="00FD6833">
          <w:rPr>
            <w:rFonts w:hint="eastAsia"/>
          </w:rPr>
          <w:delText>服务理念</w:delText>
        </w:r>
      </w:del>
    </w:p>
    <w:p w14:paraId="58497676" w14:textId="369332D2" w:rsidR="00884FDB" w:rsidDel="00FD6833" w:rsidRDefault="00902EDC">
      <w:pPr>
        <w:rPr>
          <w:del w:id="612" w:author="mico1999@foxmail.com" w:date="2021-03-23T22:57:00Z"/>
        </w:rPr>
      </w:pPr>
      <w:del w:id="613" w:author="mico1999@foxmail.com" w:date="2021-03-23T22:57:00Z">
        <w:r w:rsidDel="00FD6833">
          <w:rPr>
            <w:rFonts w:hint="eastAsia"/>
          </w:rPr>
          <w:delText>以爱为基础，老人为本；致力于亲情的服务，远邻间的互助。</w:delText>
        </w:r>
      </w:del>
    </w:p>
    <w:p w14:paraId="15526BE1" w14:textId="45699307" w:rsidR="00884FDB" w:rsidDel="00FD6833" w:rsidRDefault="00902EDC">
      <w:pPr>
        <w:rPr>
          <w:del w:id="614" w:author="mico1999@foxmail.com" w:date="2021-03-23T22:57:00Z"/>
        </w:rPr>
      </w:pPr>
      <w:del w:id="615" w:author="mico1999@foxmail.com" w:date="2021-03-23T22:57:00Z">
        <w:r w:rsidDel="00FD6833">
          <w:rPr>
            <w:rFonts w:hint="eastAsia"/>
          </w:rPr>
          <w:delText>4.</w:delText>
        </w:r>
        <w:r w:rsidDel="00FD6833">
          <w:rPr>
            <w:rFonts w:hint="eastAsia"/>
          </w:rPr>
          <w:delText>团队理念</w:delText>
        </w:r>
      </w:del>
    </w:p>
    <w:p w14:paraId="16015681" w14:textId="1D97DBB3" w:rsidR="00884FDB" w:rsidDel="00FD6833" w:rsidRDefault="00902EDC">
      <w:pPr>
        <w:rPr>
          <w:del w:id="616" w:author="mico1999@foxmail.com" w:date="2021-03-23T22:57:00Z"/>
        </w:rPr>
      </w:pPr>
      <w:del w:id="617" w:author="mico1999@foxmail.com" w:date="2021-03-23T22:57:00Z">
        <w:r w:rsidDel="00FD6833">
          <w:rPr>
            <w:rFonts w:hint="eastAsia"/>
          </w:rPr>
          <w:delText>本公司团队将以老人的需求为目标，本着讲实求效、注重过程，优化自我的态度，不断探索和创新“养老自由”和“科学养老”的服务模式，提升老年人的幸福指数，积极打造一个有温度的养老服务平台。</w:delText>
        </w:r>
      </w:del>
    </w:p>
    <w:p w14:paraId="4C605C71" w14:textId="24539946" w:rsidR="00884FDB" w:rsidDel="00FD6833" w:rsidRDefault="00902EDC" w:rsidP="00DA1AB0">
      <w:pPr>
        <w:pStyle w:val="3"/>
        <w:ind w:firstLine="482"/>
        <w:rPr>
          <w:del w:id="618" w:author="mico1999@foxmail.com" w:date="2021-03-23T22:57:00Z"/>
        </w:rPr>
      </w:pPr>
      <w:bookmarkStart w:id="619" w:name="_Toc67355982"/>
      <w:del w:id="620" w:author="mico1999@foxmail.com" w:date="2021-03-23T22:57:00Z">
        <w:r w:rsidDel="00FD6833">
          <w:rPr>
            <w:rFonts w:hint="eastAsia"/>
          </w:rPr>
          <w:delText>（六）商业模式</w:delText>
        </w:r>
        <w:bookmarkEnd w:id="619"/>
      </w:del>
    </w:p>
    <w:p w14:paraId="27C74321" w14:textId="66A570F6" w:rsidR="00884FDB" w:rsidDel="00FD6833" w:rsidRDefault="00902EDC">
      <w:pPr>
        <w:rPr>
          <w:del w:id="621" w:author="mico1999@foxmail.com" w:date="2021-03-23T22:57:00Z"/>
        </w:rPr>
      </w:pPr>
      <w:del w:id="622" w:author="mico1999@foxmail.com" w:date="2021-03-23T22:57:00Z">
        <w:r w:rsidDel="00FD6833">
          <w:rPr>
            <w:rFonts w:hint="eastAsia"/>
          </w:rPr>
          <w:delText>1.</w:delText>
        </w:r>
        <w:r w:rsidDel="00FD6833">
          <w:rPr>
            <w:rFonts w:hint="eastAsia"/>
          </w:rPr>
          <w:delText>消费者目标群体</w:delText>
        </w:r>
      </w:del>
    </w:p>
    <w:p w14:paraId="226707EE" w14:textId="34EE1001" w:rsidR="00884FDB" w:rsidDel="00FD6833" w:rsidRDefault="00902EDC">
      <w:pPr>
        <w:rPr>
          <w:del w:id="623" w:author="mico1999@foxmail.com" w:date="2021-03-23T22:57:00Z"/>
        </w:rPr>
      </w:pPr>
      <w:del w:id="624" w:author="mico1999@foxmail.com" w:date="2021-03-23T22:57:00Z">
        <w:r w:rsidDel="00FD6833">
          <w:rPr>
            <w:rFonts w:hint="eastAsia"/>
          </w:rPr>
          <w:delText>本公司创立初期目标市场是怀化市，主要消费者是</w:delText>
        </w:r>
        <w:r w:rsidDel="00FD6833">
          <w:rPr>
            <w:rFonts w:hint="eastAsia"/>
          </w:rPr>
          <w:delText>55</w:delText>
        </w:r>
        <w:r w:rsidDel="00FD6833">
          <w:rPr>
            <w:rFonts w:hint="eastAsia"/>
          </w:rPr>
          <w:delText>岁以上老人。未来公司在发展过程中，市场将会进行调整，但消费者目标群体不会有太大变化。</w:delText>
        </w:r>
      </w:del>
    </w:p>
    <w:p w14:paraId="65A7FF1D" w14:textId="1BD5FEA5" w:rsidR="00884FDB" w:rsidDel="00FD6833" w:rsidRDefault="00902EDC">
      <w:pPr>
        <w:rPr>
          <w:del w:id="625" w:author="mico1999@foxmail.com" w:date="2021-03-23T22:57:00Z"/>
        </w:rPr>
      </w:pPr>
      <w:del w:id="626" w:author="mico1999@foxmail.com" w:date="2021-03-23T22:57:00Z">
        <w:r w:rsidDel="00FD6833">
          <w:rPr>
            <w:rFonts w:hint="eastAsia"/>
          </w:rPr>
          <w:delText>2.</w:delText>
        </w:r>
        <w:r w:rsidDel="00FD6833">
          <w:rPr>
            <w:rFonts w:hint="eastAsia"/>
          </w:rPr>
          <w:delText>价值主张</w:delText>
        </w:r>
      </w:del>
    </w:p>
    <w:p w14:paraId="78F2EA93" w14:textId="5E46A168" w:rsidR="00884FDB" w:rsidDel="00FD6833" w:rsidRDefault="00902EDC">
      <w:pPr>
        <w:rPr>
          <w:del w:id="627" w:author="mico1999@foxmail.com" w:date="2021-03-23T22:57:00Z"/>
        </w:rPr>
      </w:pPr>
      <w:del w:id="628" w:author="mico1999@foxmail.com" w:date="2021-03-23T22:57:00Z">
        <w:r w:rsidDel="00FD6833">
          <w:rPr>
            <w:rFonts w:hint="eastAsia"/>
          </w:rPr>
          <w:delText>（</w:delText>
        </w:r>
        <w:r w:rsidDel="00FD6833">
          <w:rPr>
            <w:rFonts w:hint="eastAsia"/>
          </w:rPr>
          <w:delText>1</w:delText>
        </w:r>
        <w:r w:rsidDel="00FD6833">
          <w:rPr>
            <w:rFonts w:hint="eastAsia"/>
          </w:rPr>
          <w:delText>）创新养老模式：本公司结合家庭养老、机构养老和社区养老的优点，同时弥补着三种养老方式的缺点，创建了一种新的养老模式。利用互联网，创建网络虚拟社区，打破物理距离，给老人提供专业化、人性化、多样化的服务，从而实现养老自由。</w:delText>
        </w:r>
      </w:del>
    </w:p>
    <w:p w14:paraId="1A1E10F3" w14:textId="320A2C0E" w:rsidR="00884FDB" w:rsidDel="00FD6833" w:rsidRDefault="00902EDC">
      <w:pPr>
        <w:rPr>
          <w:del w:id="629" w:author="mico1999@foxmail.com" w:date="2021-03-23T22:57:00Z"/>
        </w:rPr>
      </w:pPr>
      <w:del w:id="630" w:author="mico1999@foxmail.com" w:date="2021-03-23T22:57:00Z">
        <w:r w:rsidDel="00FD6833">
          <w:rPr>
            <w:rFonts w:hint="eastAsia"/>
          </w:rPr>
          <w:delText>（</w:delText>
        </w:r>
        <w:r w:rsidDel="00FD6833">
          <w:rPr>
            <w:rFonts w:hint="eastAsia"/>
          </w:rPr>
          <w:delText>2</w:delText>
        </w:r>
        <w:r w:rsidDel="00FD6833">
          <w:rPr>
            <w:rFonts w:hint="eastAsia"/>
          </w:rPr>
          <w:delText>）真情服务社会：本公司根据老人精神物质的需求，打造一个互助式养老平台，致力于解决老年人养老的问题、难题，真正的爱护老人，孝顺老人，为社会奉献自己的力量。</w:delText>
        </w:r>
      </w:del>
    </w:p>
    <w:p w14:paraId="0E7D0463" w14:textId="61D72F6D" w:rsidR="00884FDB" w:rsidDel="00FD6833" w:rsidRDefault="00902EDC">
      <w:pPr>
        <w:rPr>
          <w:del w:id="631" w:author="mico1999@foxmail.com" w:date="2021-03-23T22:57:00Z"/>
        </w:rPr>
      </w:pPr>
      <w:del w:id="632" w:author="mico1999@foxmail.com" w:date="2021-03-23T22:57:00Z">
        <w:r w:rsidDel="00FD6833">
          <w:rPr>
            <w:rFonts w:hint="eastAsia"/>
          </w:rPr>
          <w:delText>（</w:delText>
        </w:r>
        <w:r w:rsidDel="00FD6833">
          <w:rPr>
            <w:rFonts w:hint="eastAsia"/>
          </w:rPr>
          <w:delText>3</w:delText>
        </w:r>
        <w:r w:rsidDel="00FD6833">
          <w:rPr>
            <w:rFonts w:hint="eastAsia"/>
          </w:rPr>
          <w:delText>）不断优化自我：在公司运营过程中，不断地从自身发现问题、解决问题，关注市场需求变化、竞争者战略变化，从而反省自我、优化自我，力求提供更优质的服务。</w:delText>
        </w:r>
      </w:del>
    </w:p>
    <w:p w14:paraId="6D1DEFBA" w14:textId="2C49221E" w:rsidR="00884FDB" w:rsidDel="00FD6833" w:rsidRDefault="00902EDC">
      <w:pPr>
        <w:rPr>
          <w:del w:id="633" w:author="mico1999@foxmail.com" w:date="2021-03-23T22:57:00Z"/>
        </w:rPr>
      </w:pPr>
      <w:del w:id="634" w:author="mico1999@foxmail.com" w:date="2021-03-23T22:57:00Z">
        <w:r w:rsidDel="00FD6833">
          <w:rPr>
            <w:rFonts w:hint="eastAsia"/>
          </w:rPr>
          <w:delText>3.</w:delText>
        </w:r>
        <w:r w:rsidDel="00FD6833">
          <w:rPr>
            <w:rFonts w:hint="eastAsia"/>
          </w:rPr>
          <w:delText>运营模式</w:delText>
        </w:r>
      </w:del>
    </w:p>
    <w:p w14:paraId="3082A164" w14:textId="126BDF99" w:rsidR="00884FDB" w:rsidDel="00FD6833" w:rsidRDefault="00902EDC">
      <w:pPr>
        <w:rPr>
          <w:del w:id="635" w:author="mico1999@foxmail.com" w:date="2021-03-23T22:57:00Z"/>
        </w:rPr>
      </w:pPr>
      <w:del w:id="636" w:author="mico1999@foxmail.com" w:date="2021-03-23T22:57:00Z">
        <w:r w:rsidDel="00FD6833">
          <w:rPr>
            <w:rFonts w:hint="eastAsia"/>
          </w:rPr>
          <w:delText>（</w:delText>
        </w:r>
        <w:r w:rsidDel="00FD6833">
          <w:rPr>
            <w:rFonts w:hint="eastAsia"/>
          </w:rPr>
          <w:delText>1</w:delText>
        </w:r>
        <w:r w:rsidDel="00FD6833">
          <w:rPr>
            <w:rFonts w:hint="eastAsia"/>
          </w:rPr>
          <w:delText>）运营模式与微信平台结合，本公司利用微信公众号进行宣传与用户反馈，同时研发微信小程序，便于老人使用。</w:delText>
        </w:r>
      </w:del>
    </w:p>
    <w:p w14:paraId="1E7645AF" w14:textId="6DBBF1DA" w:rsidR="00884FDB" w:rsidDel="00FD6833" w:rsidRDefault="00902EDC">
      <w:pPr>
        <w:rPr>
          <w:del w:id="637" w:author="mico1999@foxmail.com" w:date="2021-03-23T22:57:00Z"/>
        </w:rPr>
      </w:pPr>
      <w:del w:id="638" w:author="mico1999@foxmail.com" w:date="2021-03-23T22:57:00Z">
        <w:r w:rsidDel="00FD6833">
          <w:rPr>
            <w:rFonts w:hint="eastAsia"/>
          </w:rPr>
          <w:delText>（</w:delText>
        </w:r>
        <w:r w:rsidDel="00FD6833">
          <w:rPr>
            <w:rFonts w:hint="eastAsia"/>
          </w:rPr>
          <w:delText>2</w:delText>
        </w:r>
        <w:r w:rsidDel="00FD6833">
          <w:rPr>
            <w:rFonts w:hint="eastAsia"/>
          </w:rPr>
          <w:delText>）运营模式与</w:delText>
        </w:r>
        <w:r w:rsidDel="00FD6833">
          <w:rPr>
            <w:rFonts w:hint="eastAsia"/>
          </w:rPr>
          <w:delText>APP</w:delText>
        </w:r>
        <w:r w:rsidDel="00FD6833">
          <w:rPr>
            <w:rFonts w:hint="eastAsia"/>
          </w:rPr>
          <w:delText>平台相结合，本公司</w:delText>
        </w:r>
        <w:r w:rsidDel="00FD6833">
          <w:rPr>
            <w:rFonts w:hint="eastAsia"/>
          </w:rPr>
          <w:delText>APP</w:delText>
        </w:r>
        <w:r w:rsidDel="00FD6833">
          <w:rPr>
            <w:rFonts w:hint="eastAsia"/>
          </w:rPr>
          <w:delText>运营主要采用类似“时间银行”的积分模式，用户通过认证注册后平台将发放</w:delText>
        </w:r>
        <w:r w:rsidDel="00FD6833">
          <w:rPr>
            <w:rFonts w:hint="eastAsia"/>
          </w:rPr>
          <w:delText>3</w:delText>
        </w:r>
        <w:r w:rsidDel="00FD6833">
          <w:rPr>
            <w:rFonts w:hint="eastAsia"/>
          </w:rPr>
          <w:delText>个积分给用户，老人需要服务时须支付积分给平台志愿者，积分用完后需向平台购买，平台中志愿者获得的积分可以赠送给老人或者兑换物品。采用积分模式的目的是为了尊重老人，让老人更好的享受服务，同时给予志愿者一些奖励。</w:delText>
        </w:r>
      </w:del>
    </w:p>
    <w:p w14:paraId="3A5C0192" w14:textId="62F283D5" w:rsidR="00884FDB" w:rsidDel="00FD6833" w:rsidRDefault="00902EDC">
      <w:pPr>
        <w:rPr>
          <w:del w:id="639" w:author="mico1999@foxmail.com" w:date="2021-03-23T22:57:00Z"/>
        </w:rPr>
      </w:pPr>
      <w:del w:id="640" w:author="mico1999@foxmail.com" w:date="2021-03-23T22:57:00Z">
        <w:r w:rsidDel="00FD6833">
          <w:rPr>
            <w:noProof/>
          </w:rPr>
          <mc:AlternateContent>
            <mc:Choice Requires="wps">
              <w:drawing>
                <wp:anchor distT="0" distB="0" distL="114300" distR="114300" simplePos="0" relativeHeight="251655168" behindDoc="0" locked="0" layoutInCell="1" allowOverlap="1" wp14:anchorId="0C1EC450" wp14:editId="135DD57B">
                  <wp:simplePos x="0" y="0"/>
                  <wp:positionH relativeFrom="column">
                    <wp:posOffset>1251585</wp:posOffset>
                  </wp:positionH>
                  <wp:positionV relativeFrom="paragraph">
                    <wp:posOffset>1689100</wp:posOffset>
                  </wp:positionV>
                  <wp:extent cx="2257425" cy="332740"/>
                  <wp:effectExtent l="0" t="0" r="9525" b="10160"/>
                  <wp:wrapNone/>
                  <wp:docPr id="5" name="文本框 5"/>
                  <wp:cNvGraphicFramePr/>
                  <a:graphic xmlns:a="http://schemas.openxmlformats.org/drawingml/2006/main">
                    <a:graphicData uri="http://schemas.microsoft.com/office/word/2010/wordprocessingShape">
                      <wps:wsp>
                        <wps:cNvSpPr txBox="1"/>
                        <wps:spPr>
                          <a:xfrm>
                            <a:off x="2394585" y="2603500"/>
                            <a:ext cx="2257425" cy="3327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1091730" w14:textId="77777777" w:rsidR="00B118D3" w:rsidRDefault="00B118D3">
                              <w:pPr>
                                <w:ind w:firstLine="420"/>
                                <w:jc w:val="center"/>
                                <w:rPr>
                                  <w:rFonts w:ascii="宋体" w:hAnsi="宋体" w:cs="宋体"/>
                                  <w:sz w:val="21"/>
                                  <w:szCs w:val="21"/>
                                </w:rPr>
                              </w:pPr>
                              <w:r>
                                <w:rPr>
                                  <w:rFonts w:ascii="宋体" w:hAnsi="宋体" w:cs="宋体" w:hint="eastAsia"/>
                                  <w:sz w:val="21"/>
                                  <w:szCs w:val="21"/>
                                </w:rPr>
                                <w:t>图3 APP积分模式示意图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C1EC450" id="_x0000_t202" coordsize="21600,21600" o:spt="202" path="m,l,21600r21600,l21600,xe">
                  <v:stroke joinstyle="miter"/>
                  <v:path gradientshapeok="t" o:connecttype="rect"/>
                </v:shapetype>
                <v:shape id="文本框 5" o:spid="_x0000_s1026" type="#_x0000_t202" style="position:absolute;left:0;text-align:left;margin-left:98.55pt;margin-top:133pt;width:177.75pt;height:26.2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" fillcolor="white [3201]" stroked="f" strokeweight=".5pt">
                  <v:textbox>
                    <w:txbxContent>
                      <w:p w14:paraId="41091730" w14:textId="77777777" w:rsidR="00B118D3" w:rsidRDefault="00B118D3">
                        <w:pPr>
                          <w:ind w:firstLine="420"/>
                          <w:jc w:val="center"/>
                          <w:rPr>
                            <w:rFonts w:ascii="宋体" w:hAnsi="宋体" w:cs="宋体"/>
                            <w:sz w:val="21"/>
                            <w:szCs w:val="21"/>
                          </w:rPr>
                        </w:pPr>
                        <w:r>
                          <w:rPr>
                            <w:rFonts w:ascii="宋体" w:hAnsi="宋体" w:cs="宋体" w:hint="eastAsia"/>
                            <w:sz w:val="21"/>
                            <w:szCs w:val="21"/>
                          </w:rPr>
                          <w:t>图3 APP积分模式示意图</w:t>
                        </w:r>
                      </w:p>
                    </w:txbxContent>
                  </v:textbox>
                </v:shape>
              </w:pict>
            </mc:Fallback>
          </mc:AlternateContent>
        </w:r>
        <w:r w:rsidDel="00FD6833">
          <w:rPr>
            <w:noProof/>
          </w:rPr>
          <w:drawing>
            <wp:inline distT="0" distB="0" distL="114300" distR="114300" wp14:anchorId="11D38DCD" wp14:editId="7BF3BB33">
              <wp:extent cx="2986405" cy="1705610"/>
              <wp:effectExtent l="0" t="0" r="4445" b="8890"/>
              <wp:docPr id="1" name="图片 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1)"/>
                      <pic:cNvPicPr>
                        <a:picLocks noChangeAspect="1"/>
                      </pic:cNvPicPr>
                    </pic:nvPicPr>
                    <pic:blipFill>
                      <a:blip r:embed="rId17"/>
                      <a:stretch>
                        <a:fillRect/>
                      </a:stretch>
                    </pic:blipFill>
                    <pic:spPr>
                      <a:xfrm>
                        <a:off x="0" y="0"/>
                        <a:ext cx="2986405" cy="1705610"/>
                      </a:xfrm>
                      <a:prstGeom prst="rect">
                        <a:avLst/>
                      </a:prstGeom>
                    </pic:spPr>
                  </pic:pic>
                </a:graphicData>
              </a:graphic>
            </wp:inline>
          </w:drawing>
        </w:r>
      </w:del>
    </w:p>
    <w:p w14:paraId="76B52450" w14:textId="0CB8709A" w:rsidR="00884FDB" w:rsidDel="00FD6833" w:rsidRDefault="00884FDB">
      <w:pPr>
        <w:rPr>
          <w:del w:id="641" w:author="mico1999@foxmail.com" w:date="2021-03-23T22:57:00Z"/>
        </w:rPr>
      </w:pPr>
    </w:p>
    <w:p w14:paraId="1E3F0EF2" w14:textId="0CD5DD56" w:rsidR="00884FDB" w:rsidDel="00FD6833" w:rsidRDefault="00902EDC">
      <w:pPr>
        <w:rPr>
          <w:del w:id="642" w:author="mico1999@foxmail.com" w:date="2021-03-23T22:57:00Z"/>
        </w:rPr>
      </w:pPr>
      <w:del w:id="643" w:author="mico1999@foxmail.com" w:date="2021-03-23T22:57:00Z">
        <w:r w:rsidDel="00FD6833">
          <w:rPr>
            <w:rFonts w:hint="eastAsia"/>
          </w:rPr>
          <w:delText>（</w:delText>
        </w:r>
        <w:r w:rsidDel="00FD6833">
          <w:rPr>
            <w:rFonts w:hint="eastAsia"/>
          </w:rPr>
          <w:delText>3</w:delText>
        </w:r>
        <w:r w:rsidDel="00FD6833">
          <w:rPr>
            <w:rFonts w:hint="eastAsia"/>
          </w:rPr>
          <w:delText>）运营模式与机构、社会组织、商家结合，这种运营模式主要以</w:delText>
        </w:r>
        <w:r w:rsidDel="00FD6833">
          <w:rPr>
            <w:rFonts w:hint="eastAsia"/>
          </w:rPr>
          <w:delText>O2O</w:delText>
        </w:r>
        <w:r w:rsidDel="00FD6833">
          <w:rPr>
            <w:rFonts w:hint="eastAsia"/>
          </w:rPr>
          <w:delText>（</w:delText>
        </w:r>
        <w:r w:rsidDel="00FD6833">
          <w:rPr>
            <w:rFonts w:hint="eastAsia"/>
          </w:rPr>
          <w:delText>Online To Offline</w:delText>
        </w:r>
        <w:r w:rsidDel="00FD6833">
          <w:rPr>
            <w:rFonts w:hint="eastAsia"/>
          </w:rPr>
          <w:delText>）为主，即老人在线上提出需求，经平台处理，线下享受服务。其中商家由社区提供或在本公司进行备案才投入使用，要确保其安全性，避免损害老人健康的因素。</w:delText>
        </w:r>
      </w:del>
    </w:p>
    <w:p w14:paraId="742D1362" w14:textId="1CC89FCB" w:rsidR="00884FDB" w:rsidDel="00FD6833" w:rsidRDefault="00902EDC">
      <w:pPr>
        <w:rPr>
          <w:del w:id="644" w:author="mico1999@foxmail.com" w:date="2021-03-23T22:57:00Z"/>
        </w:rPr>
      </w:pPr>
      <w:del w:id="645" w:author="mico1999@foxmail.com" w:date="2021-03-23T22:57:00Z">
        <w:r w:rsidDel="00FD6833">
          <w:rPr>
            <w:noProof/>
          </w:rPr>
          <w:drawing>
            <wp:anchor distT="0" distB="0" distL="114300" distR="114300" simplePos="0" relativeHeight="251646976" behindDoc="0" locked="0" layoutInCell="1" allowOverlap="1" wp14:anchorId="5061898A" wp14:editId="48E65045">
              <wp:simplePos x="0" y="0"/>
              <wp:positionH relativeFrom="column">
                <wp:posOffset>3956685</wp:posOffset>
              </wp:positionH>
              <wp:positionV relativeFrom="paragraph">
                <wp:posOffset>1872615</wp:posOffset>
              </wp:positionV>
              <wp:extent cx="1459230" cy="1548130"/>
              <wp:effectExtent l="0" t="0" r="7620" b="13970"/>
              <wp:wrapNone/>
              <wp:docPr id="4" name="图片 4" descr="qrcode_for_gh_0d4d5f1b5e19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rcode_for_gh_0d4d5f1b5e19_258"/>
                      <pic:cNvPicPr>
                        <a:picLocks noChangeAspect="1"/>
                      </pic:cNvPicPr>
                    </pic:nvPicPr>
                    <pic:blipFill>
                      <a:blip r:embed="rId18"/>
                      <a:stretch>
                        <a:fillRect/>
                      </a:stretch>
                    </pic:blipFill>
                    <pic:spPr>
                      <a:xfrm>
                        <a:off x="0" y="0"/>
                        <a:ext cx="1459230" cy="1548130"/>
                      </a:xfrm>
                      <a:prstGeom prst="rect">
                        <a:avLst/>
                      </a:prstGeom>
                    </pic:spPr>
                  </pic:pic>
                </a:graphicData>
              </a:graphic>
            </wp:anchor>
          </w:drawing>
        </w:r>
        <w:r w:rsidDel="00FD6833">
          <w:rPr>
            <w:rFonts w:hint="eastAsia"/>
            <w:noProof/>
          </w:rPr>
          <w:drawing>
            <wp:inline distT="0" distB="0" distL="0" distR="0" wp14:anchorId="46A23870" wp14:editId="585C0491">
              <wp:extent cx="3025775" cy="1914525"/>
              <wp:effectExtent l="0" t="0" r="3175" b="9525"/>
              <wp:docPr id="1029" name="图片 2"/>
              <wp:cNvGraphicFramePr/>
              <a:graphic xmlns:a="http://schemas.openxmlformats.org/drawingml/2006/main">
                <a:graphicData uri="http://schemas.openxmlformats.org/drawingml/2006/picture">
                  <pic:pic xmlns:pic="http://schemas.openxmlformats.org/drawingml/2006/picture">
                    <pic:nvPicPr>
                      <pic:cNvPr id="1029" name="图片 2"/>
                      <pic:cNvPicPr/>
                    </pic:nvPicPr>
                    <pic:blipFill>
                      <a:blip r:embed="rId19" cstate="print"/>
                      <a:srcRect/>
                      <a:stretch>
                        <a:fillRect/>
                      </a:stretch>
                    </pic:blipFill>
                    <pic:spPr>
                      <a:xfrm>
                        <a:off x="0" y="0"/>
                        <a:ext cx="3025775" cy="1914525"/>
                      </a:xfrm>
                      <a:prstGeom prst="rect">
                        <a:avLst/>
                      </a:prstGeom>
                    </pic:spPr>
                  </pic:pic>
                </a:graphicData>
              </a:graphic>
            </wp:inline>
          </w:drawing>
        </w:r>
      </w:del>
    </w:p>
    <w:p w14:paraId="004D7CA8" w14:textId="6E6E02A7" w:rsidR="00884FDB" w:rsidDel="00FD6833" w:rsidRDefault="00902EDC">
      <w:pPr>
        <w:rPr>
          <w:del w:id="646" w:author="mico1999@foxmail.com" w:date="2021-03-23T22:57:00Z"/>
        </w:rPr>
      </w:pPr>
      <w:del w:id="647" w:author="mico1999@foxmail.com" w:date="2021-03-23T22:57:00Z">
        <w:r w:rsidDel="00FD6833">
          <w:rPr>
            <w:noProof/>
          </w:rPr>
          <mc:AlternateContent>
            <mc:Choice Requires="wps">
              <w:drawing>
                <wp:anchor distT="0" distB="0" distL="114300" distR="114300" simplePos="0" relativeHeight="251659264" behindDoc="0" locked="0" layoutInCell="1" allowOverlap="1" wp14:anchorId="5D280D62" wp14:editId="64965938">
                  <wp:simplePos x="0" y="0"/>
                  <wp:positionH relativeFrom="column">
                    <wp:posOffset>1442085</wp:posOffset>
                  </wp:positionH>
                  <wp:positionV relativeFrom="paragraph">
                    <wp:posOffset>45085</wp:posOffset>
                  </wp:positionV>
                  <wp:extent cx="2105025" cy="381000"/>
                  <wp:effectExtent l="0" t="0" r="9525" b="0"/>
                  <wp:wrapNone/>
                  <wp:docPr id="6" name="文本框 6"/>
                  <wp:cNvGraphicFramePr/>
                  <a:graphic xmlns:a="http://schemas.openxmlformats.org/drawingml/2006/main">
                    <a:graphicData uri="http://schemas.microsoft.com/office/word/2010/wordprocessingShape">
                      <wps:wsp>
                        <wps:cNvSpPr txBox="1"/>
                        <wps:spPr>
                          <a:xfrm>
                            <a:off x="2918460" y="6209665"/>
                            <a:ext cx="2105025" cy="381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7F1DC8E" w14:textId="77777777" w:rsidR="00B118D3" w:rsidRDefault="00B118D3">
                              <w:pPr>
                                <w:ind w:firstLine="420"/>
                                <w:jc w:val="center"/>
                                <w:rPr>
                                  <w:rFonts w:ascii="宋体" w:hAnsi="宋体" w:cs="宋体"/>
                                  <w:sz w:val="21"/>
                                  <w:szCs w:val="21"/>
                                </w:rPr>
                              </w:pPr>
                              <w:r>
                                <w:rPr>
                                  <w:rFonts w:ascii="宋体" w:hAnsi="宋体" w:cs="宋体" w:hint="eastAsia"/>
                                  <w:sz w:val="21"/>
                                  <w:szCs w:val="21"/>
                                </w:rPr>
                                <w:t>图4 运营模式示意图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280D62" id="文本框 6" o:spid="_x0000_s1027" type="#_x0000_t202" style="position:absolute;left:0;text-align:left;margin-left:113.55pt;margin-top:3.55pt;width:165.7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" fillcolor="white [3201]" stroked="f" strokeweight=".5pt">
                  <v:textbox>
                    <w:txbxContent>
                      <w:p w14:paraId="57F1DC8E" w14:textId="77777777" w:rsidR="00B118D3" w:rsidRDefault="00B118D3">
                        <w:pPr>
                          <w:ind w:firstLine="420"/>
                          <w:jc w:val="center"/>
                          <w:rPr>
                            <w:rFonts w:ascii="宋体" w:hAnsi="宋体" w:cs="宋体"/>
                            <w:sz w:val="21"/>
                            <w:szCs w:val="21"/>
                          </w:rPr>
                        </w:pPr>
                        <w:r>
                          <w:rPr>
                            <w:rFonts w:ascii="宋体" w:hAnsi="宋体" w:cs="宋体" w:hint="eastAsia"/>
                            <w:sz w:val="21"/>
                            <w:szCs w:val="21"/>
                          </w:rPr>
                          <w:t>图4 运营模式示意图</w:t>
                        </w:r>
                      </w:p>
                    </w:txbxContent>
                  </v:textbox>
                </v:shape>
              </w:pict>
            </mc:Fallback>
          </mc:AlternateContent>
        </w:r>
      </w:del>
    </w:p>
    <w:p w14:paraId="37B3FBCB" w14:textId="0D68BBB4" w:rsidR="00884FDB" w:rsidDel="00FD6833" w:rsidRDefault="00884FDB">
      <w:pPr>
        <w:rPr>
          <w:del w:id="648" w:author="mico1999@foxmail.com" w:date="2021-03-23T22:57:00Z"/>
        </w:rPr>
      </w:pPr>
    </w:p>
    <w:p w14:paraId="0ECF6E85" w14:textId="54AF6DBF" w:rsidR="00884FDB" w:rsidDel="00FD6833" w:rsidRDefault="00902EDC">
      <w:pPr>
        <w:rPr>
          <w:del w:id="649" w:author="mico1999@foxmail.com" w:date="2021-03-23T22:57:00Z"/>
        </w:rPr>
      </w:pPr>
      <w:del w:id="650" w:author="mico1999@foxmail.com" w:date="2021-03-23T22:57:00Z">
        <w:r w:rsidDel="00FD6833">
          <w:rPr>
            <w:rFonts w:hint="eastAsia"/>
          </w:rPr>
          <w:delText>4.</w:delText>
        </w:r>
        <w:r w:rsidDel="00FD6833">
          <w:rPr>
            <w:rFonts w:hint="eastAsia"/>
          </w:rPr>
          <w:delText>客户关系管理</w:delText>
        </w:r>
      </w:del>
    </w:p>
    <w:p w14:paraId="46CFA907" w14:textId="287CB577" w:rsidR="00884FDB" w:rsidDel="00FD6833" w:rsidRDefault="00902EDC">
      <w:pPr>
        <w:rPr>
          <w:del w:id="651" w:author="mico1999@foxmail.com" w:date="2021-03-23T22:57:00Z"/>
        </w:rPr>
      </w:pPr>
      <w:del w:id="652" w:author="mico1999@foxmail.com" w:date="2021-03-23T22:57:00Z">
        <w:r w:rsidDel="00FD6833">
          <w:rPr>
            <w:rFonts w:hint="eastAsia"/>
          </w:rPr>
          <w:delText>（</w:delText>
        </w:r>
        <w:r w:rsidDel="00FD6833">
          <w:rPr>
            <w:rFonts w:hint="eastAsia"/>
          </w:rPr>
          <w:delText>1</w:delText>
        </w:r>
        <w:r w:rsidDel="00FD6833">
          <w:rPr>
            <w:rFonts w:hint="eastAsia"/>
          </w:rPr>
          <w:delText>）微信公众号：用户可通过微信公众号将</w:delText>
        </w:r>
      </w:del>
    </w:p>
    <w:p w14:paraId="27943AAD" w14:textId="67A66C22" w:rsidR="00884FDB" w:rsidDel="00FD6833" w:rsidRDefault="00902EDC">
      <w:pPr>
        <w:rPr>
          <w:del w:id="653" w:author="mico1999@foxmail.com" w:date="2021-03-23T22:57:00Z"/>
        </w:rPr>
      </w:pPr>
      <w:del w:id="654" w:author="mico1999@foxmail.com" w:date="2021-03-23T22:57:00Z">
        <w:r w:rsidDel="00FD6833">
          <w:rPr>
            <w:rFonts w:hint="eastAsia"/>
          </w:rPr>
          <w:delText>自己的意见和需求反馈给本公司，本公司管理微信</w:delText>
        </w:r>
      </w:del>
    </w:p>
    <w:p w14:paraId="7C9BBD1C" w14:textId="72DF8670" w:rsidR="00884FDB" w:rsidDel="00FD6833" w:rsidRDefault="00902EDC">
      <w:pPr>
        <w:rPr>
          <w:del w:id="655" w:author="mico1999@foxmail.com" w:date="2021-03-23T22:57:00Z"/>
        </w:rPr>
      </w:pPr>
      <w:del w:id="656" w:author="mico1999@foxmail.com" w:date="2021-03-23T22:57:00Z">
        <w:r w:rsidDel="00FD6833">
          <w:rPr>
            <w:rFonts w:hint="eastAsia"/>
          </w:rPr>
          <w:delText>平台的工作人员会及时处理用户建议，并给予答复。</w:delText>
        </w:r>
      </w:del>
    </w:p>
    <w:p w14:paraId="7DB2D933" w14:textId="2B17A556" w:rsidR="00884FDB" w:rsidDel="00FD6833" w:rsidRDefault="00902EDC">
      <w:pPr>
        <w:rPr>
          <w:del w:id="657" w:author="mico1999@foxmail.com" w:date="2021-03-23T22:57:00Z"/>
        </w:rPr>
      </w:pPr>
      <w:del w:id="658" w:author="mico1999@foxmail.com" w:date="2021-03-23T22:57:00Z">
        <w:r w:rsidDel="00FD6833">
          <w:rPr>
            <w:noProof/>
          </w:rPr>
          <mc:AlternateContent>
            <mc:Choice Requires="wps">
              <w:drawing>
                <wp:anchor distT="0" distB="0" distL="114300" distR="114300" simplePos="0" relativeHeight="251663360" behindDoc="0" locked="0" layoutInCell="1" allowOverlap="1" wp14:anchorId="76E99368" wp14:editId="79C8E35B">
                  <wp:simplePos x="0" y="0"/>
                  <wp:positionH relativeFrom="column">
                    <wp:posOffset>3576320</wp:posOffset>
                  </wp:positionH>
                  <wp:positionV relativeFrom="paragraph">
                    <wp:posOffset>64770</wp:posOffset>
                  </wp:positionV>
                  <wp:extent cx="2056130" cy="294640"/>
                  <wp:effectExtent l="0" t="0" r="1270" b="10160"/>
                  <wp:wrapNone/>
                  <wp:docPr id="7" name="文本框 7"/>
                  <wp:cNvGraphicFramePr/>
                  <a:graphic xmlns:a="http://schemas.openxmlformats.org/drawingml/2006/main">
                    <a:graphicData uri="http://schemas.microsoft.com/office/word/2010/wordprocessingShape">
                      <wps:wsp>
                        <wps:cNvSpPr txBox="1"/>
                        <wps:spPr>
                          <a:xfrm>
                            <a:off x="5814060" y="7747000"/>
                            <a:ext cx="2056130" cy="2946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6BDEBA6" w14:textId="77777777" w:rsidR="00B118D3" w:rsidRDefault="00B118D3">
                              <w:pPr>
                                <w:ind w:firstLineChars="0" w:firstLine="0"/>
                                <w:jc w:val="center"/>
                                <w:rPr>
                                  <w:rFonts w:ascii="宋体" w:hAnsi="宋体" w:cs="宋体"/>
                                  <w:sz w:val="21"/>
                                  <w:szCs w:val="21"/>
                                </w:rPr>
                              </w:pPr>
                              <w:r>
                                <w:rPr>
                                  <w:rFonts w:ascii="宋体" w:hAnsi="宋体" w:cs="宋体" w:hint="eastAsia"/>
                                  <w:sz w:val="21"/>
                                  <w:szCs w:val="21"/>
                                </w:rPr>
                                <w:t>图5 公司</w:t>
                              </w:r>
                              <w:proofErr w:type="gramStart"/>
                              <w:r>
                                <w:rPr>
                                  <w:rFonts w:ascii="宋体" w:hAnsi="宋体" w:cs="宋体" w:hint="eastAsia"/>
                                  <w:sz w:val="21"/>
                                  <w:szCs w:val="21"/>
                                </w:rPr>
                                <w:t>微信公众号</w:t>
                              </w:r>
                              <w:proofErr w:type="gramEnd"/>
                              <w:r>
                                <w:rPr>
                                  <w:rFonts w:ascii="宋体" w:hAnsi="宋体" w:cs="宋体" w:hint="eastAsia"/>
                                  <w:sz w:val="21"/>
                                  <w:szCs w:val="21"/>
                                </w:rPr>
                                <w:t>二维码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E99368" id="文本框 7" o:spid="_x0000_s1028" type="#_x0000_t202" style="position:absolute;left:0;text-align:left;margin-left:281.6pt;margin-top:5.1pt;width:161.9pt;height:23.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" fillcolor="white [3201]" stroked="f" strokeweight=".5pt">
                  <v:textbox>
                    <w:txbxContent>
                      <w:p w14:paraId="46BDEBA6" w14:textId="77777777" w:rsidR="00B118D3" w:rsidRDefault="00B118D3">
                        <w:pPr>
                          <w:ind w:firstLineChars="0" w:firstLine="0"/>
                          <w:jc w:val="center"/>
                          <w:rPr>
                            <w:rFonts w:ascii="宋体" w:hAnsi="宋体" w:cs="宋体"/>
                            <w:sz w:val="21"/>
                            <w:szCs w:val="21"/>
                          </w:rPr>
                        </w:pPr>
                        <w:r>
                          <w:rPr>
                            <w:rFonts w:ascii="宋体" w:hAnsi="宋体" w:cs="宋体" w:hint="eastAsia"/>
                            <w:sz w:val="21"/>
                            <w:szCs w:val="21"/>
                          </w:rPr>
                          <w:t>图5 公司</w:t>
                        </w:r>
                        <w:proofErr w:type="gramStart"/>
                        <w:r>
                          <w:rPr>
                            <w:rFonts w:ascii="宋体" w:hAnsi="宋体" w:cs="宋体" w:hint="eastAsia"/>
                            <w:sz w:val="21"/>
                            <w:szCs w:val="21"/>
                          </w:rPr>
                          <w:t>微信公众号</w:t>
                        </w:r>
                        <w:proofErr w:type="gramEnd"/>
                        <w:r>
                          <w:rPr>
                            <w:rFonts w:ascii="宋体" w:hAnsi="宋体" w:cs="宋体" w:hint="eastAsia"/>
                            <w:sz w:val="21"/>
                            <w:szCs w:val="21"/>
                          </w:rPr>
                          <w:t>二维码</w:t>
                        </w:r>
                      </w:p>
                    </w:txbxContent>
                  </v:textbox>
                </v:shape>
              </w:pict>
            </mc:Fallback>
          </mc:AlternateContent>
        </w:r>
        <w:r w:rsidDel="00FD6833">
          <w:rPr>
            <w:rFonts w:hint="eastAsia"/>
          </w:rPr>
          <w:delText>同时，公司会利用微信平台进行用户满意度调查、</w:delText>
        </w:r>
      </w:del>
    </w:p>
    <w:p w14:paraId="51436772" w14:textId="29B11A9F" w:rsidR="00884FDB" w:rsidDel="00FD6833" w:rsidRDefault="00902EDC">
      <w:pPr>
        <w:rPr>
          <w:del w:id="659" w:author="mico1999@foxmail.com" w:date="2021-03-23T22:57:00Z"/>
        </w:rPr>
      </w:pPr>
      <w:del w:id="660" w:author="mico1999@foxmail.com" w:date="2021-03-23T22:57:00Z">
        <w:r w:rsidDel="00FD6833">
          <w:rPr>
            <w:rFonts w:hint="eastAsia"/>
          </w:rPr>
          <w:delText>市场调查，加强对用户的了解。</w:delText>
        </w:r>
      </w:del>
    </w:p>
    <w:p w14:paraId="21E46C3D" w14:textId="22B13CEC" w:rsidR="00884FDB" w:rsidDel="00FD6833" w:rsidRDefault="00902EDC">
      <w:pPr>
        <w:rPr>
          <w:del w:id="661" w:author="mico1999@foxmail.com" w:date="2021-03-23T22:57:00Z"/>
        </w:rPr>
      </w:pPr>
      <w:del w:id="662" w:author="mico1999@foxmail.com" w:date="2021-03-23T22:57:00Z">
        <w:r w:rsidDel="00FD6833">
          <w:rPr>
            <w:rFonts w:hint="eastAsia"/>
          </w:rPr>
          <w:delText>（</w:delText>
        </w:r>
        <w:r w:rsidDel="00FD6833">
          <w:rPr>
            <w:rFonts w:hint="eastAsia"/>
          </w:rPr>
          <w:delText>2</w:delText>
        </w:r>
        <w:r w:rsidDel="00FD6833">
          <w:rPr>
            <w:rFonts w:hint="eastAsia"/>
          </w:rPr>
          <w:delText>）本公司的官网（</w:delText>
        </w:r>
        <w:r w:rsidDel="00FD6833">
          <w:delText>www.yowo.club</w:delText>
        </w:r>
        <w:r w:rsidDel="00FD6833">
          <w:rPr>
            <w:rFonts w:hint="eastAsia"/>
          </w:rPr>
          <w:delText>）：在本公司官网设有咨询服务部门客服电话，用户进行意见反馈可直接拨打，相关工作人员会及时处理。</w:delText>
        </w:r>
      </w:del>
    </w:p>
    <w:p w14:paraId="5319223F" w14:textId="44CA8D75" w:rsidR="00884FDB" w:rsidDel="00FD6833" w:rsidRDefault="00902EDC">
      <w:pPr>
        <w:rPr>
          <w:del w:id="663" w:author="mico1999@foxmail.com" w:date="2021-03-23T22:57:00Z"/>
        </w:rPr>
      </w:pPr>
      <w:del w:id="664" w:author="mico1999@foxmail.com" w:date="2021-03-23T22:57:00Z">
        <w:r w:rsidDel="00FD6833">
          <w:rPr>
            <w:rFonts w:hint="eastAsia"/>
          </w:rPr>
          <w:delText>（</w:delText>
        </w:r>
        <w:r w:rsidDel="00FD6833">
          <w:rPr>
            <w:rFonts w:hint="eastAsia"/>
          </w:rPr>
          <w:delText>3</w:delText>
        </w:r>
        <w:r w:rsidDel="00FD6833">
          <w:rPr>
            <w:rFonts w:hint="eastAsia"/>
          </w:rPr>
          <w:delText>）老伴儿</w:delText>
        </w:r>
        <w:r w:rsidDel="00FD6833">
          <w:rPr>
            <w:rFonts w:hint="eastAsia"/>
          </w:rPr>
          <w:delText>APP</w:delText>
        </w:r>
        <w:r w:rsidDel="00FD6833">
          <w:rPr>
            <w:rFonts w:hint="eastAsia"/>
          </w:rPr>
          <w:delText>：用户可直接在</w:delText>
        </w:r>
        <w:r w:rsidDel="00FD6833">
          <w:rPr>
            <w:rFonts w:hint="eastAsia"/>
          </w:rPr>
          <w:delText>APP</w:delText>
        </w:r>
        <w:r w:rsidDel="00FD6833">
          <w:rPr>
            <w:rFonts w:hint="eastAsia"/>
          </w:rPr>
          <w:delText>内反馈给后台客服，本公司工作人员会及时处理，并给予用户答复。</w:delText>
        </w:r>
      </w:del>
    </w:p>
    <w:p w14:paraId="0643ACAC" w14:textId="7358A1FB" w:rsidR="00884FDB" w:rsidDel="00FD6833" w:rsidRDefault="00902EDC">
      <w:pPr>
        <w:rPr>
          <w:del w:id="665" w:author="mico1999@foxmail.com" w:date="2021-03-23T22:57:00Z"/>
        </w:rPr>
      </w:pPr>
      <w:del w:id="666" w:author="mico1999@foxmail.com" w:date="2021-03-23T22:57:00Z">
        <w:r w:rsidDel="00FD6833">
          <w:rPr>
            <w:rFonts w:hint="eastAsia"/>
          </w:rPr>
          <w:delText>（</w:delText>
        </w:r>
        <w:r w:rsidDel="00FD6833">
          <w:rPr>
            <w:rFonts w:hint="eastAsia"/>
          </w:rPr>
          <w:delText>4</w:delText>
        </w:r>
        <w:r w:rsidDel="00FD6833">
          <w:rPr>
            <w:rFonts w:hint="eastAsia"/>
          </w:rPr>
          <w:delText>）咨询服务部</w:delText>
        </w:r>
        <w:r w:rsidDel="00FD6833">
          <w:rPr>
            <w:rFonts w:hint="eastAsia"/>
          </w:rPr>
          <w:delText>:</w:delText>
        </w:r>
        <w:r w:rsidDel="00FD6833">
          <w:rPr>
            <w:rFonts w:hint="eastAsia"/>
          </w:rPr>
          <w:delText>本公司设有专门的部门与用户进行沟通。</w:delText>
        </w:r>
      </w:del>
    </w:p>
    <w:p w14:paraId="6D43F788" w14:textId="78D04C7D" w:rsidR="00884FDB" w:rsidDel="00FD6833" w:rsidRDefault="00902EDC">
      <w:pPr>
        <w:rPr>
          <w:del w:id="667" w:author="mico1999@foxmail.com" w:date="2021-03-23T22:57:00Z"/>
        </w:rPr>
      </w:pPr>
      <w:del w:id="668" w:author="mico1999@foxmail.com" w:date="2021-03-23T22:57:00Z">
        <w:r w:rsidDel="00FD6833">
          <w:rPr>
            <w:rFonts w:hint="eastAsia"/>
          </w:rPr>
          <w:delText>5.</w:delText>
        </w:r>
        <w:r w:rsidDel="00FD6833">
          <w:rPr>
            <w:rFonts w:hint="eastAsia"/>
          </w:rPr>
          <w:delText>成本结构</w:delText>
        </w:r>
      </w:del>
    </w:p>
    <w:p w14:paraId="637C0D52" w14:textId="038DAE5B" w:rsidR="00884FDB" w:rsidDel="00FD6833" w:rsidRDefault="00902EDC">
      <w:pPr>
        <w:rPr>
          <w:del w:id="669" w:author="mico1999@foxmail.com" w:date="2021-03-23T22:57:00Z"/>
        </w:rPr>
      </w:pPr>
      <w:del w:id="670" w:author="mico1999@foxmail.com" w:date="2021-03-23T22:57:00Z">
        <w:r w:rsidDel="00FD6833">
          <w:rPr>
            <w:rFonts w:hint="eastAsia"/>
          </w:rPr>
          <w:delText>公司运营的成本主要是项目技术平台开发费用和推广费用，日常运营产生的费用及人力费用。</w:delText>
        </w:r>
      </w:del>
    </w:p>
    <w:p w14:paraId="2917F8CE" w14:textId="162EA6A7" w:rsidR="00884FDB" w:rsidDel="00FD6833" w:rsidRDefault="00902EDC">
      <w:pPr>
        <w:rPr>
          <w:del w:id="671" w:author="mico1999@foxmail.com" w:date="2021-03-23T22:57:00Z"/>
        </w:rPr>
      </w:pPr>
      <w:del w:id="672" w:author="mico1999@foxmail.com" w:date="2021-03-23T22:57:00Z">
        <w:r w:rsidDel="00FD6833">
          <w:rPr>
            <w:rFonts w:hint="eastAsia"/>
          </w:rPr>
          <w:delText>6.</w:delText>
        </w:r>
        <w:r w:rsidDel="00FD6833">
          <w:rPr>
            <w:rFonts w:hint="eastAsia"/>
          </w:rPr>
          <w:delText>盈利来源</w:delText>
        </w:r>
      </w:del>
    </w:p>
    <w:p w14:paraId="17B0AD89" w14:textId="3614314C" w:rsidR="00884FDB" w:rsidDel="00FD6833" w:rsidRDefault="00902EDC">
      <w:pPr>
        <w:rPr>
          <w:del w:id="673" w:author="mico1999@foxmail.com" w:date="2021-03-23T22:57:00Z"/>
        </w:rPr>
      </w:pPr>
      <w:del w:id="674" w:author="mico1999@foxmail.com" w:date="2021-03-23T22:57:00Z">
        <w:r w:rsidDel="00FD6833">
          <w:rPr>
            <w:rFonts w:hint="eastAsia"/>
          </w:rPr>
          <w:delText>（</w:delText>
        </w:r>
        <w:r w:rsidDel="00FD6833">
          <w:rPr>
            <w:rFonts w:hint="eastAsia"/>
          </w:rPr>
          <w:delText>1</w:delText>
        </w:r>
        <w:r w:rsidDel="00FD6833">
          <w:rPr>
            <w:rFonts w:hint="eastAsia"/>
          </w:rPr>
          <w:delText>）运营商的补贴及利润分成：当用户下载或使用</w:delText>
        </w:r>
        <w:r w:rsidDel="00FD6833">
          <w:rPr>
            <w:rFonts w:hint="eastAsia"/>
          </w:rPr>
          <w:delText>APP</w:delText>
        </w:r>
        <w:r w:rsidDel="00FD6833">
          <w:rPr>
            <w:rFonts w:hint="eastAsia"/>
          </w:rPr>
          <w:delText>时，通过中间运营商的平台付费，运营商收到费用之后与本公司分成结算。</w:delText>
        </w:r>
      </w:del>
    </w:p>
    <w:p w14:paraId="6FFE2B2C" w14:textId="46E9009F" w:rsidR="00884FDB" w:rsidDel="00FD6833" w:rsidRDefault="00902EDC">
      <w:pPr>
        <w:rPr>
          <w:del w:id="675" w:author="mico1999@foxmail.com" w:date="2021-03-23T22:57:00Z"/>
        </w:rPr>
      </w:pPr>
      <w:del w:id="676" w:author="mico1999@foxmail.com" w:date="2021-03-23T22:57:00Z">
        <w:r w:rsidDel="00FD6833">
          <w:rPr>
            <w:rFonts w:hint="eastAsia"/>
          </w:rPr>
          <w:delText>（</w:delText>
        </w:r>
        <w:r w:rsidDel="00FD6833">
          <w:rPr>
            <w:rFonts w:hint="eastAsia"/>
          </w:rPr>
          <w:delText>2</w:delText>
        </w:r>
        <w:r w:rsidDel="00FD6833">
          <w:rPr>
            <w:rFonts w:hint="eastAsia"/>
          </w:rPr>
          <w:delText>）向用户收取一定服务费：为确保本公司正常运营，所以对用户收取较低的服务费。主要体现在积分购买。</w:delText>
        </w:r>
      </w:del>
    </w:p>
    <w:p w14:paraId="04CB1EFD" w14:textId="3FDDEBD9" w:rsidR="00884FDB" w:rsidDel="00FD6833" w:rsidRDefault="00902EDC">
      <w:pPr>
        <w:rPr>
          <w:del w:id="677" w:author="mico1999@foxmail.com" w:date="2021-03-23T22:57:00Z"/>
        </w:rPr>
      </w:pPr>
      <w:del w:id="678" w:author="mico1999@foxmail.com" w:date="2021-03-23T22:57:00Z">
        <w:r w:rsidDel="00FD6833">
          <w:rPr>
            <w:rFonts w:hint="eastAsia"/>
          </w:rPr>
          <w:delText>（</w:delText>
        </w:r>
        <w:r w:rsidDel="00FD6833">
          <w:rPr>
            <w:rFonts w:hint="eastAsia"/>
          </w:rPr>
          <w:delText>3</w:delText>
        </w:r>
        <w:r w:rsidDel="00FD6833">
          <w:rPr>
            <w:rFonts w:hint="eastAsia"/>
          </w:rPr>
          <w:delText>）收取商家入驻的平台费：凡是入驻的商家都会收取平台费，平台费主要是交易手续费和保证金，商家交保证金是为了确保平台运行的安全性，减少损害老人的健康因素。</w:delText>
        </w:r>
      </w:del>
    </w:p>
    <w:p w14:paraId="7F7087E1" w14:textId="5105749B" w:rsidR="00884FDB" w:rsidDel="00FD6833" w:rsidRDefault="00902EDC">
      <w:pPr>
        <w:rPr>
          <w:del w:id="679" w:author="mico1999@foxmail.com" w:date="2021-03-23T22:57:00Z"/>
        </w:rPr>
      </w:pPr>
      <w:del w:id="680" w:author="mico1999@foxmail.com" w:date="2021-03-23T22:57:00Z">
        <w:r w:rsidDel="00FD6833">
          <w:rPr>
            <w:rFonts w:hint="eastAsia"/>
          </w:rPr>
          <w:delText>（</w:delText>
        </w:r>
        <w:r w:rsidDel="00FD6833">
          <w:rPr>
            <w:rFonts w:hint="eastAsia"/>
          </w:rPr>
          <w:delText>4</w:delText>
        </w:r>
        <w:r w:rsidDel="00FD6833">
          <w:rPr>
            <w:rFonts w:hint="eastAsia"/>
          </w:rPr>
          <w:delText>）政府购买：本公司研发的</w:delText>
        </w:r>
        <w:r w:rsidDel="00FD6833">
          <w:rPr>
            <w:rFonts w:hint="eastAsia"/>
          </w:rPr>
          <w:delText>APP</w:delText>
        </w:r>
        <w:r w:rsidDel="00FD6833">
          <w:rPr>
            <w:rFonts w:hint="eastAsia"/>
          </w:rPr>
          <w:delText>平台可以帮助政府进行政策宣传、政策解读等，因此可向政府收取一定费用。</w:delText>
        </w:r>
      </w:del>
    </w:p>
    <w:p w14:paraId="1B19B6E1" w14:textId="1DAD2F71" w:rsidR="00884FDB" w:rsidRDefault="00902EDC" w:rsidP="00DA1AB0">
      <w:pPr>
        <w:pStyle w:val="2"/>
        <w:rPr>
          <w:ins w:id="681" w:author="mico1999@foxmail.com" w:date="2021-03-23T22:58:00Z"/>
        </w:rPr>
      </w:pPr>
      <w:bookmarkStart w:id="682" w:name="_Toc67355983"/>
      <w:bookmarkStart w:id="683" w:name="_Toc67433102"/>
      <w:bookmarkStart w:id="684" w:name="_Toc67433163"/>
      <w:r w:rsidRPr="00DA1AB0">
        <w:rPr>
          <w:rFonts w:hint="eastAsia"/>
        </w:rPr>
        <w:t>三、公司管理</w:t>
      </w:r>
      <w:bookmarkEnd w:id="682"/>
      <w:bookmarkEnd w:id="683"/>
      <w:bookmarkEnd w:id="684"/>
    </w:p>
    <w:p w14:paraId="1801C2DE" w14:textId="615C0354" w:rsidR="00FD6833" w:rsidRPr="00FD6833" w:rsidRDefault="00FD6833" w:rsidP="00FD6833">
      <w:pPr>
        <w:rPr>
          <w:rFonts w:hint="eastAsia"/>
          <w:rPrChange w:id="685" w:author="mico1999@foxmail.com" w:date="2021-03-23T22:58:00Z">
            <w:rPr/>
          </w:rPrChange>
        </w:rPr>
        <w:pPrChange w:id="686" w:author="mico1999@foxmail.com" w:date="2021-03-23T22:58:00Z">
          <w:pPr>
            <w:pStyle w:val="2"/>
          </w:pPr>
        </w:pPrChange>
      </w:pPr>
      <w:ins w:id="687" w:author="mico1999@foxmail.com" w:date="2021-03-23T22:58:00Z">
        <w:r>
          <w:rPr>
            <w:rFonts w:hint="eastAsia"/>
          </w:rPr>
          <w:t>为节约</w:t>
        </w:r>
        <w:proofErr w:type="gramStart"/>
        <w:r>
          <w:rPr>
            <w:rFonts w:hint="eastAsia"/>
          </w:rPr>
          <w:t>面试官您的</w:t>
        </w:r>
        <w:proofErr w:type="gramEnd"/>
        <w:r>
          <w:rPr>
            <w:rFonts w:hint="eastAsia"/>
          </w:rPr>
          <w:t>时间，故略。</w:t>
        </w:r>
      </w:ins>
    </w:p>
    <w:p w14:paraId="44899E32" w14:textId="1E8A9661" w:rsidR="00884FDB" w:rsidDel="00FD6833" w:rsidRDefault="00902EDC" w:rsidP="00DA1AB0">
      <w:pPr>
        <w:pStyle w:val="3"/>
        <w:ind w:firstLine="482"/>
        <w:rPr>
          <w:del w:id="688" w:author="mico1999@foxmail.com" w:date="2021-03-23T22:58:00Z"/>
        </w:rPr>
      </w:pPr>
      <w:bookmarkStart w:id="689" w:name="_Toc67355984"/>
      <w:del w:id="690" w:author="mico1999@foxmail.com" w:date="2021-03-23T22:58:00Z">
        <w:r w:rsidDel="00FD6833">
          <w:rPr>
            <w:rFonts w:hint="eastAsia"/>
          </w:rPr>
          <w:delText>（一）公司组织架构</w:delText>
        </w:r>
        <w:bookmarkEnd w:id="689"/>
      </w:del>
    </w:p>
    <w:p w14:paraId="6E86B070" w14:textId="45B7D863" w:rsidR="00884FDB" w:rsidDel="00FD6833" w:rsidRDefault="00884FDB">
      <w:pPr>
        <w:rPr>
          <w:del w:id="691" w:author="mico1999@foxmail.com" w:date="2021-03-23T22:58:00Z"/>
        </w:rPr>
      </w:pPr>
    </w:p>
    <w:p w14:paraId="402BB572" w14:textId="7BA53147" w:rsidR="00884FDB" w:rsidDel="00FD6833" w:rsidRDefault="00902EDC">
      <w:pPr>
        <w:rPr>
          <w:del w:id="692" w:author="mico1999@foxmail.com" w:date="2021-03-23T22:58:00Z"/>
        </w:rPr>
      </w:pPr>
      <w:del w:id="693" w:author="mico1999@foxmail.com" w:date="2021-03-23T22:58:00Z">
        <w:r w:rsidDel="00FD6833">
          <w:rPr>
            <w:rFonts w:hint="eastAsia"/>
            <w:noProof/>
          </w:rPr>
          <w:drawing>
            <wp:inline distT="0" distB="0" distL="0" distR="0" wp14:anchorId="2AC70D86" wp14:editId="315EA413">
              <wp:extent cx="3154045" cy="2350770"/>
              <wp:effectExtent l="0" t="0" r="8255" b="11430"/>
              <wp:docPr id="1040" name="图片 4"/>
              <wp:cNvGraphicFramePr/>
              <a:graphic xmlns:a="http://schemas.openxmlformats.org/drawingml/2006/main">
                <a:graphicData uri="http://schemas.openxmlformats.org/drawingml/2006/picture">
                  <pic:pic xmlns:pic="http://schemas.openxmlformats.org/drawingml/2006/picture">
                    <pic:nvPicPr>
                      <pic:cNvPr id="1040" name="图片 4"/>
                      <pic:cNvPicPr/>
                    </pic:nvPicPr>
                    <pic:blipFill>
                      <a:blip r:embed="rId20" cstate="print"/>
                      <a:srcRect/>
                      <a:stretch>
                        <a:fillRect/>
                      </a:stretch>
                    </pic:blipFill>
                    <pic:spPr>
                      <a:xfrm>
                        <a:off x="0" y="0"/>
                        <a:ext cx="3154045" cy="2350770"/>
                      </a:xfrm>
                      <a:prstGeom prst="rect">
                        <a:avLst/>
                      </a:prstGeom>
                    </pic:spPr>
                  </pic:pic>
                </a:graphicData>
              </a:graphic>
            </wp:inline>
          </w:drawing>
        </w:r>
      </w:del>
    </w:p>
    <w:p w14:paraId="67DC9A86" w14:textId="2C504354" w:rsidR="00884FDB" w:rsidDel="00FD6833" w:rsidRDefault="00902EDC">
      <w:pPr>
        <w:rPr>
          <w:del w:id="694" w:author="mico1999@foxmail.com" w:date="2021-03-23T22:58:00Z"/>
        </w:rPr>
      </w:pPr>
      <w:del w:id="695" w:author="mico1999@foxmail.com" w:date="2021-03-23T22:58:00Z">
        <w:r w:rsidDel="00FD6833">
          <w:rPr>
            <w:rFonts w:hint="eastAsia"/>
          </w:rPr>
          <w:delText>图</w:delText>
        </w:r>
        <w:r w:rsidDel="00FD6833">
          <w:rPr>
            <w:rFonts w:hint="eastAsia"/>
          </w:rPr>
          <w:delText xml:space="preserve">6 </w:delText>
        </w:r>
        <w:r w:rsidDel="00FD6833">
          <w:rPr>
            <w:rFonts w:hint="eastAsia"/>
          </w:rPr>
          <w:delText>公司结构图</w:delText>
        </w:r>
      </w:del>
    </w:p>
    <w:p w14:paraId="1520E4CB" w14:textId="4D033E62" w:rsidR="00884FDB" w:rsidDel="00FD6833" w:rsidRDefault="00902EDC">
      <w:pPr>
        <w:rPr>
          <w:del w:id="696" w:author="mico1999@foxmail.com" w:date="2021-03-23T22:58:00Z"/>
        </w:rPr>
      </w:pPr>
      <w:del w:id="697" w:author="mico1999@foxmail.com" w:date="2021-03-23T22:58:00Z">
        <w:r w:rsidDel="00FD6833">
          <w:rPr>
            <w:rFonts w:hint="eastAsia"/>
            <w:noProof/>
          </w:rPr>
          <w:drawing>
            <wp:inline distT="0" distB="0" distL="114300" distR="114300" wp14:anchorId="16C930F1" wp14:editId="3F673E54">
              <wp:extent cx="5814060" cy="1974215"/>
              <wp:effectExtent l="0" t="0" r="15240" b="6985"/>
              <wp:docPr id="21" name="图片 2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pic:cNvPicPr>
                        <a:picLocks noChangeAspect="1"/>
                      </pic:cNvPicPr>
                    </pic:nvPicPr>
                    <pic:blipFill>
                      <a:blip r:embed="rId21"/>
                      <a:stretch>
                        <a:fillRect/>
                      </a:stretch>
                    </pic:blipFill>
                    <pic:spPr>
                      <a:xfrm>
                        <a:off x="0" y="0"/>
                        <a:ext cx="5814060" cy="1974215"/>
                      </a:xfrm>
                      <a:prstGeom prst="rect">
                        <a:avLst/>
                      </a:prstGeom>
                    </pic:spPr>
                  </pic:pic>
                </a:graphicData>
              </a:graphic>
            </wp:inline>
          </w:drawing>
        </w:r>
      </w:del>
    </w:p>
    <w:p w14:paraId="29F5F89E" w14:textId="58C1A789" w:rsidR="00884FDB" w:rsidDel="00FD6833" w:rsidRDefault="00902EDC">
      <w:pPr>
        <w:rPr>
          <w:del w:id="698" w:author="mico1999@foxmail.com" w:date="2021-03-23T22:58:00Z"/>
        </w:rPr>
      </w:pPr>
      <w:del w:id="699" w:author="mico1999@foxmail.com" w:date="2021-03-23T22:58:00Z">
        <w:r w:rsidDel="00FD6833">
          <w:rPr>
            <w:rFonts w:hint="eastAsia"/>
          </w:rPr>
          <w:delText>图</w:delText>
        </w:r>
        <w:r w:rsidDel="00FD6833">
          <w:rPr>
            <w:rFonts w:hint="eastAsia"/>
          </w:rPr>
          <w:delText xml:space="preserve">7 </w:delText>
        </w:r>
        <w:r w:rsidDel="00FD6833">
          <w:rPr>
            <w:rFonts w:hint="eastAsia"/>
          </w:rPr>
          <w:delText>董事会构成图</w:delText>
        </w:r>
      </w:del>
    </w:p>
    <w:p w14:paraId="5C4F9A11" w14:textId="1845106F" w:rsidR="00884FDB" w:rsidDel="00FD6833" w:rsidRDefault="00884FDB">
      <w:pPr>
        <w:rPr>
          <w:del w:id="700" w:author="mico1999@foxmail.com" w:date="2021-03-23T22:58:00Z"/>
        </w:rPr>
      </w:pPr>
    </w:p>
    <w:p w14:paraId="74D661C1" w14:textId="06FE4B5C" w:rsidR="00884FDB" w:rsidDel="00FD6833" w:rsidRDefault="00902EDC">
      <w:pPr>
        <w:rPr>
          <w:del w:id="701" w:author="mico1999@foxmail.com" w:date="2021-03-23T22:58:00Z"/>
        </w:rPr>
      </w:pPr>
      <w:del w:id="702" w:author="mico1999@foxmail.com" w:date="2021-03-23T22:58:00Z">
        <w:r w:rsidDel="00FD6833">
          <w:rPr>
            <w:noProof/>
          </w:rPr>
          <w:drawing>
            <wp:inline distT="0" distB="0" distL="114300" distR="114300" wp14:anchorId="76CEFFDE" wp14:editId="7E3AE24D">
              <wp:extent cx="6311900" cy="3044190"/>
              <wp:effectExtent l="0" t="0" r="1270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2"/>
                      <a:stretch>
                        <a:fillRect/>
                      </a:stretch>
                    </pic:blipFill>
                    <pic:spPr>
                      <a:xfrm>
                        <a:off x="0" y="0"/>
                        <a:ext cx="6311900" cy="3044190"/>
                      </a:xfrm>
                      <a:prstGeom prst="rect">
                        <a:avLst/>
                      </a:prstGeom>
                      <a:noFill/>
                      <a:ln>
                        <a:noFill/>
                      </a:ln>
                    </pic:spPr>
                  </pic:pic>
                </a:graphicData>
              </a:graphic>
            </wp:inline>
          </w:drawing>
        </w:r>
      </w:del>
    </w:p>
    <w:p w14:paraId="5F711250" w14:textId="2BC84623" w:rsidR="00884FDB" w:rsidDel="00FD6833" w:rsidRDefault="00902EDC">
      <w:pPr>
        <w:rPr>
          <w:del w:id="703" w:author="mico1999@foxmail.com" w:date="2021-03-23T22:58:00Z"/>
        </w:rPr>
      </w:pPr>
      <w:del w:id="704" w:author="mico1999@foxmail.com" w:date="2021-03-23T22:58:00Z">
        <w:r w:rsidDel="00FD6833">
          <w:rPr>
            <w:rFonts w:hint="eastAsia"/>
          </w:rPr>
          <w:delText>图</w:delText>
        </w:r>
        <w:r w:rsidDel="00FD6833">
          <w:rPr>
            <w:rFonts w:hint="eastAsia"/>
          </w:rPr>
          <w:delText xml:space="preserve">8 </w:delText>
        </w:r>
        <w:r w:rsidDel="00FD6833">
          <w:rPr>
            <w:rFonts w:hint="eastAsia"/>
          </w:rPr>
          <w:delText>公司各部门设置图</w:delText>
        </w:r>
      </w:del>
    </w:p>
    <w:p w14:paraId="0FD861CE" w14:textId="2B46F247" w:rsidR="00884FDB" w:rsidDel="00FD6833" w:rsidRDefault="00902EDC" w:rsidP="00DA1AB0">
      <w:pPr>
        <w:pStyle w:val="3"/>
        <w:ind w:firstLine="482"/>
        <w:rPr>
          <w:del w:id="705" w:author="mico1999@foxmail.com" w:date="2021-03-23T22:58:00Z"/>
        </w:rPr>
      </w:pPr>
      <w:bookmarkStart w:id="706" w:name="_Toc67355985"/>
      <w:del w:id="707" w:author="mico1999@foxmail.com" w:date="2021-03-23T22:58:00Z">
        <w:r w:rsidDel="00FD6833">
          <w:rPr>
            <w:rFonts w:hint="eastAsia"/>
          </w:rPr>
          <w:delText>（二）主要部门职责</w:delText>
        </w:r>
        <w:bookmarkEnd w:id="706"/>
      </w:del>
    </w:p>
    <w:p w14:paraId="7B2CCE09" w14:textId="657B0077" w:rsidR="00884FDB" w:rsidDel="00FD6833" w:rsidRDefault="00902EDC">
      <w:pPr>
        <w:rPr>
          <w:del w:id="708" w:author="mico1999@foxmail.com" w:date="2021-03-23T22:58:00Z"/>
        </w:rPr>
      </w:pPr>
      <w:del w:id="709" w:author="mico1999@foxmail.com" w:date="2021-03-23T22:58:00Z">
        <w:r w:rsidDel="00FD6833">
          <w:rPr>
            <w:rFonts w:hint="eastAsia"/>
          </w:rPr>
          <w:delText>1.</w:delText>
        </w:r>
        <w:r w:rsidDel="00FD6833">
          <w:rPr>
            <w:rFonts w:hint="eastAsia"/>
          </w:rPr>
          <w:delText>行政部</w:delText>
        </w:r>
      </w:del>
    </w:p>
    <w:p w14:paraId="00E923F0" w14:textId="3C6D2498" w:rsidR="00884FDB" w:rsidDel="00FD6833" w:rsidRDefault="00902EDC">
      <w:pPr>
        <w:rPr>
          <w:del w:id="710" w:author="mico1999@foxmail.com" w:date="2021-03-23T22:58:00Z"/>
        </w:rPr>
      </w:pPr>
      <w:del w:id="711" w:author="mico1999@foxmail.com" w:date="2021-03-23T22:58:00Z">
        <w:r w:rsidDel="00FD6833">
          <w:rPr>
            <w:rFonts w:hint="eastAsia"/>
          </w:rPr>
          <w:delText>（</w:delText>
        </w:r>
        <w:r w:rsidDel="00FD6833">
          <w:rPr>
            <w:rFonts w:hint="eastAsia"/>
          </w:rPr>
          <w:delText>1</w:delText>
        </w:r>
        <w:r w:rsidDel="00FD6833">
          <w:rPr>
            <w:rFonts w:hint="eastAsia"/>
          </w:rPr>
          <w:delText>）负责贯彻公司领导</w:delText>
        </w:r>
        <w:r w:rsidR="006207B9" w:rsidDel="00FD6833">
          <w:fldChar w:fldCharType="begin"/>
        </w:r>
        <w:r w:rsidR="006207B9" w:rsidDel="00FD6833">
          <w:delInstrText xml:space="preserve"> HYPERLINK "https://baike.baidu.com/item/%E6%8C%87%E7%A4%BA/33381" \t "https://baike.baidu.com/item/%E8%A1%8C%E6%94%BF%E4%BA%BA%E4%BA%8B%E9%83%A8/_blank" </w:delInstrText>
        </w:r>
        <w:r w:rsidR="006207B9" w:rsidDel="00FD6833">
          <w:fldChar w:fldCharType="separate"/>
        </w:r>
        <w:r w:rsidDel="00FD6833">
          <w:rPr>
            <w:rStyle w:val="a7"/>
            <w:rFonts w:ascii="仿宋" w:eastAsia="仿宋" w:hAnsi="仿宋" w:cs="仿宋" w:hint="eastAsia"/>
            <w:color w:val="auto"/>
            <w:szCs w:val="24"/>
            <w:u w:val="none"/>
            <w:shd w:val="clear" w:color="auto" w:fill="FFFFFF"/>
          </w:rPr>
          <w:delText>指示</w:delText>
        </w:r>
        <w:r w:rsidR="006207B9" w:rsidDel="00FD6833">
          <w:rPr>
            <w:rStyle w:val="a7"/>
            <w:rFonts w:ascii="仿宋" w:eastAsia="仿宋" w:hAnsi="仿宋" w:cs="仿宋"/>
            <w:color w:val="auto"/>
            <w:szCs w:val="24"/>
            <w:u w:val="none"/>
            <w:shd w:val="clear" w:color="auto" w:fill="FFFFFF"/>
          </w:rPr>
          <w:fldChar w:fldCharType="end"/>
        </w:r>
        <w:r w:rsidDel="00FD6833">
          <w:rPr>
            <w:rFonts w:hint="eastAsia"/>
          </w:rPr>
          <w:delText>。做好上下联络沟通工作，及时向领导反映情况、反馈信息；搞好各部门间相互配合、综合协调工作；对各项工作和计划的督办和检查。</w:delText>
        </w:r>
      </w:del>
    </w:p>
    <w:p w14:paraId="0B145AA0" w14:textId="33625948" w:rsidR="00884FDB" w:rsidDel="00FD6833" w:rsidRDefault="00902EDC">
      <w:pPr>
        <w:rPr>
          <w:del w:id="712" w:author="mico1999@foxmail.com" w:date="2021-03-23T22:58:00Z"/>
        </w:rPr>
      </w:pPr>
      <w:del w:id="713" w:author="mico1999@foxmail.com" w:date="2021-03-23T22:58:00Z">
        <w:r w:rsidDel="00FD6833">
          <w:rPr>
            <w:rFonts w:hint="eastAsia"/>
          </w:rPr>
          <w:delText>（</w:delText>
        </w:r>
        <w:r w:rsidDel="00FD6833">
          <w:rPr>
            <w:rFonts w:hint="eastAsia"/>
          </w:rPr>
          <w:delText>2</w:delText>
        </w:r>
        <w:r w:rsidDel="00FD6833">
          <w:rPr>
            <w:rFonts w:hint="eastAsia"/>
          </w:rPr>
          <w:delText>）负责全公司日常行政事务管理。公司来往信函的收发、登记、传阅、批示，做好公文的拟订、审核、印刷、传递、催办和检查，及文书档案资料的归档立卷管理的工作。</w:delText>
        </w:r>
      </w:del>
    </w:p>
    <w:p w14:paraId="26E55497" w14:textId="022D7790" w:rsidR="00884FDB" w:rsidDel="00FD6833" w:rsidRDefault="00902EDC">
      <w:pPr>
        <w:rPr>
          <w:del w:id="714" w:author="mico1999@foxmail.com" w:date="2021-03-23T22:58:00Z"/>
        </w:rPr>
      </w:pPr>
      <w:del w:id="715" w:author="mico1999@foxmail.com" w:date="2021-03-23T22:58:00Z">
        <w:r w:rsidDel="00FD6833">
          <w:rPr>
            <w:rFonts w:hint="eastAsia"/>
          </w:rPr>
          <w:delText>（</w:delText>
        </w:r>
        <w:r w:rsidDel="00FD6833">
          <w:rPr>
            <w:rFonts w:hint="eastAsia"/>
          </w:rPr>
          <w:delText>3</w:delText>
        </w:r>
        <w:r w:rsidDel="00FD6833">
          <w:rPr>
            <w:rFonts w:hint="eastAsia"/>
          </w:rPr>
          <w:delText>）</w:delText>
        </w:r>
        <w:r w:rsidDel="00FD6833">
          <w:rPr>
            <w:rFonts w:hint="eastAsia"/>
          </w:rPr>
          <w:delText xml:space="preserve"> </w:delText>
        </w:r>
        <w:r w:rsidDel="00FD6833">
          <w:rPr>
            <w:rFonts w:hint="eastAsia"/>
          </w:rPr>
          <w:delText>负责公司办公设施的管理。包括公司办公用品采购、发放、使用登记、保管、维护管理工作，负责传真机、复印机、长途电话、手提电话、计算机、手提计算机的管理和使用。</w:delText>
        </w:r>
      </w:del>
    </w:p>
    <w:p w14:paraId="46EAE721" w14:textId="20A4842D" w:rsidR="00884FDB" w:rsidDel="00FD6833" w:rsidRDefault="00902EDC">
      <w:pPr>
        <w:rPr>
          <w:del w:id="716" w:author="mico1999@foxmail.com" w:date="2021-03-23T22:58:00Z"/>
        </w:rPr>
      </w:pPr>
      <w:del w:id="717" w:author="mico1999@foxmail.com" w:date="2021-03-23T22:58:00Z">
        <w:r w:rsidDel="00FD6833">
          <w:rPr>
            <w:rFonts w:hint="eastAsia"/>
          </w:rPr>
          <w:delText>（</w:delText>
        </w:r>
        <w:r w:rsidDel="00FD6833">
          <w:rPr>
            <w:rFonts w:hint="eastAsia"/>
          </w:rPr>
          <w:delText>4</w:delText>
        </w:r>
        <w:r w:rsidDel="00FD6833">
          <w:rPr>
            <w:rFonts w:hint="eastAsia"/>
          </w:rPr>
          <w:delText>）负责组织安排公司办公会议，或会同有关部门筹备公司其他会议及有关重要活动，做好会议记录和整理会议纪要，根据需要按会议决定发文。</w:delText>
        </w:r>
      </w:del>
    </w:p>
    <w:p w14:paraId="3CB1BD02" w14:textId="7728D665" w:rsidR="00884FDB" w:rsidDel="00FD6833" w:rsidRDefault="00902EDC">
      <w:pPr>
        <w:rPr>
          <w:del w:id="718" w:author="mico1999@foxmail.com" w:date="2021-03-23T22:58:00Z"/>
        </w:rPr>
      </w:pPr>
      <w:del w:id="719" w:author="mico1999@foxmail.com" w:date="2021-03-23T22:58:00Z">
        <w:r w:rsidDel="00FD6833">
          <w:rPr>
            <w:rFonts w:hint="eastAsia"/>
          </w:rPr>
          <w:delText>（</w:delText>
        </w:r>
        <w:r w:rsidDel="00FD6833">
          <w:rPr>
            <w:rFonts w:hint="eastAsia"/>
          </w:rPr>
          <w:delText>5</w:delText>
        </w:r>
        <w:r w:rsidDel="00FD6833">
          <w:rPr>
            <w:rFonts w:hint="eastAsia"/>
          </w:rPr>
          <w:delText>）负责公司人力资源管理方针、政策、制度和公司行政组织机构设置、部门工作职责、部门人员编制与内设机构、岗位工作标准和人员素质要求的制定、实施及检讨、改善、修订。</w:delText>
        </w:r>
      </w:del>
    </w:p>
    <w:p w14:paraId="09ACD9FC" w14:textId="4C564E1F" w:rsidR="00884FDB" w:rsidDel="00FD6833" w:rsidRDefault="00902EDC">
      <w:pPr>
        <w:rPr>
          <w:del w:id="720" w:author="mico1999@foxmail.com" w:date="2021-03-23T22:58:00Z"/>
        </w:rPr>
      </w:pPr>
      <w:del w:id="721" w:author="mico1999@foxmail.com" w:date="2021-03-23T22:58:00Z">
        <w:r w:rsidDel="00FD6833">
          <w:rPr>
            <w:rFonts w:hint="eastAsia"/>
          </w:rPr>
          <w:delText>2.</w:delText>
        </w:r>
        <w:r w:rsidDel="00FD6833">
          <w:rPr>
            <w:rFonts w:hint="eastAsia"/>
          </w:rPr>
          <w:delText>技术中心</w:delText>
        </w:r>
      </w:del>
    </w:p>
    <w:p w14:paraId="47334D5F" w14:textId="7CAD4A81" w:rsidR="00884FDB" w:rsidDel="00FD6833" w:rsidRDefault="00902EDC">
      <w:pPr>
        <w:rPr>
          <w:del w:id="722" w:author="mico1999@foxmail.com" w:date="2021-03-23T22:58:00Z"/>
        </w:rPr>
      </w:pPr>
      <w:del w:id="723" w:author="mico1999@foxmail.com" w:date="2021-03-23T22:58:00Z">
        <w:r w:rsidDel="00FD6833">
          <w:rPr>
            <w:rFonts w:hint="eastAsia"/>
          </w:rPr>
          <w:delText>（</w:delText>
        </w:r>
        <w:r w:rsidDel="00FD6833">
          <w:rPr>
            <w:rFonts w:hint="eastAsia"/>
          </w:rPr>
          <w:delText>1</w:delText>
        </w:r>
        <w:r w:rsidDel="00FD6833">
          <w:rPr>
            <w:rFonts w:hint="eastAsia"/>
          </w:rPr>
          <w:delText>）负责</w:delText>
        </w:r>
        <w:r w:rsidDel="00FD6833">
          <w:rPr>
            <w:rFonts w:hint="eastAsia"/>
          </w:rPr>
          <w:delText>APP</w:delText>
        </w:r>
        <w:r w:rsidDel="00FD6833">
          <w:rPr>
            <w:rFonts w:hint="eastAsia"/>
          </w:rPr>
          <w:delText>的研发与运行，确保产品不断优化创新</w:delText>
        </w:r>
      </w:del>
    </w:p>
    <w:p w14:paraId="162C1187" w14:textId="6BE5EBC5" w:rsidR="00884FDB" w:rsidDel="00FD6833" w:rsidRDefault="00902EDC">
      <w:pPr>
        <w:rPr>
          <w:del w:id="724" w:author="mico1999@foxmail.com" w:date="2021-03-23T22:58:00Z"/>
        </w:rPr>
      </w:pPr>
      <w:del w:id="725" w:author="mico1999@foxmail.com" w:date="2021-03-23T22:58:00Z">
        <w:r w:rsidDel="00FD6833">
          <w:rPr>
            <w:rFonts w:hint="eastAsia"/>
          </w:rPr>
          <w:delText>（</w:delText>
        </w:r>
        <w:r w:rsidDel="00FD6833">
          <w:rPr>
            <w:rFonts w:hint="eastAsia"/>
          </w:rPr>
          <w:delText>2</w:delText>
        </w:r>
        <w:r w:rsidDel="00FD6833">
          <w:rPr>
            <w:rFonts w:hint="eastAsia"/>
          </w:rPr>
          <w:delText>）管理微信公众号平台</w:delText>
        </w:r>
      </w:del>
    </w:p>
    <w:p w14:paraId="33A91D9E" w14:textId="55B5DE74" w:rsidR="00884FDB" w:rsidDel="00FD6833" w:rsidRDefault="00902EDC">
      <w:pPr>
        <w:rPr>
          <w:del w:id="726" w:author="mico1999@foxmail.com" w:date="2021-03-23T22:58:00Z"/>
        </w:rPr>
      </w:pPr>
      <w:del w:id="727" w:author="mico1999@foxmail.com" w:date="2021-03-23T22:58:00Z">
        <w:r w:rsidDel="00FD6833">
          <w:rPr>
            <w:rFonts w:hint="eastAsia"/>
          </w:rPr>
          <w:delText>（</w:delText>
        </w:r>
        <w:r w:rsidDel="00FD6833">
          <w:rPr>
            <w:rFonts w:hint="eastAsia"/>
          </w:rPr>
          <w:delText>3</w:delText>
        </w:r>
        <w:r w:rsidDel="00FD6833">
          <w:rPr>
            <w:rFonts w:hint="eastAsia"/>
          </w:rPr>
          <w:delText>）确保公司的各项软硬件平台及办公设备的日常管理与运维</w:delText>
        </w:r>
      </w:del>
    </w:p>
    <w:p w14:paraId="79E20B5D" w14:textId="39C9BF2A" w:rsidR="00884FDB" w:rsidDel="00FD6833" w:rsidRDefault="00902EDC">
      <w:pPr>
        <w:rPr>
          <w:del w:id="728" w:author="mico1999@foxmail.com" w:date="2021-03-23T22:58:00Z"/>
        </w:rPr>
      </w:pPr>
      <w:del w:id="729" w:author="mico1999@foxmail.com" w:date="2021-03-23T22:58:00Z">
        <w:r w:rsidDel="00FD6833">
          <w:rPr>
            <w:rFonts w:hint="eastAsia"/>
          </w:rPr>
          <w:delText>（</w:delText>
        </w:r>
        <w:r w:rsidDel="00FD6833">
          <w:rPr>
            <w:rFonts w:hint="eastAsia"/>
          </w:rPr>
          <w:delText>4</w:delText>
        </w:r>
        <w:r w:rsidDel="00FD6833">
          <w:rPr>
            <w:rFonts w:hint="eastAsia"/>
          </w:rPr>
          <w:delText>）认真做好技术资料归档工作，并制定严格的技术交接、保管、保密制度（如：技术中心的电脑专人专用，非技术中心人员未经许可不得使用等）</w:delText>
        </w:r>
      </w:del>
    </w:p>
    <w:p w14:paraId="6FDAEE3C" w14:textId="2C604B27" w:rsidR="00884FDB" w:rsidDel="00FD6833" w:rsidRDefault="00902EDC">
      <w:pPr>
        <w:rPr>
          <w:del w:id="730" w:author="mico1999@foxmail.com" w:date="2021-03-23T22:58:00Z"/>
        </w:rPr>
      </w:pPr>
      <w:del w:id="731" w:author="mico1999@foxmail.com" w:date="2021-03-23T22:58:00Z">
        <w:r w:rsidDel="00FD6833">
          <w:rPr>
            <w:rFonts w:hint="eastAsia"/>
          </w:rPr>
          <w:delText>（</w:delText>
        </w:r>
        <w:r w:rsidDel="00FD6833">
          <w:rPr>
            <w:rFonts w:hint="eastAsia"/>
          </w:rPr>
          <w:delText>5</w:delText>
        </w:r>
        <w:r w:rsidDel="00FD6833">
          <w:rPr>
            <w:rFonts w:hint="eastAsia"/>
          </w:rPr>
          <w:delText>）及时处理</w:delText>
        </w:r>
        <w:r w:rsidDel="00FD6833">
          <w:rPr>
            <w:rFonts w:hint="eastAsia"/>
          </w:rPr>
          <w:delText>APP</w:delText>
        </w:r>
        <w:r w:rsidDel="00FD6833">
          <w:rPr>
            <w:rFonts w:hint="eastAsia"/>
          </w:rPr>
          <w:delText>出现的技术问题</w:delText>
        </w:r>
      </w:del>
    </w:p>
    <w:p w14:paraId="3CF272F3" w14:textId="7E7F2ED1" w:rsidR="00884FDB" w:rsidDel="00FD6833" w:rsidRDefault="00902EDC">
      <w:pPr>
        <w:rPr>
          <w:del w:id="732" w:author="mico1999@foxmail.com" w:date="2021-03-23T22:58:00Z"/>
        </w:rPr>
      </w:pPr>
      <w:del w:id="733" w:author="mico1999@foxmail.com" w:date="2021-03-23T22:58:00Z">
        <w:r w:rsidDel="00FD6833">
          <w:rPr>
            <w:rFonts w:hint="eastAsia"/>
          </w:rPr>
          <w:delText>3.</w:delText>
        </w:r>
        <w:r w:rsidDel="00FD6833">
          <w:rPr>
            <w:rFonts w:hint="eastAsia"/>
          </w:rPr>
          <w:delText>财务部</w:delText>
        </w:r>
      </w:del>
    </w:p>
    <w:p w14:paraId="3C30B78F" w14:textId="79521504" w:rsidR="00884FDB" w:rsidDel="00FD6833" w:rsidRDefault="00902EDC">
      <w:pPr>
        <w:rPr>
          <w:del w:id="734" w:author="mico1999@foxmail.com" w:date="2021-03-23T22:58:00Z"/>
        </w:rPr>
      </w:pPr>
      <w:del w:id="735" w:author="mico1999@foxmail.com" w:date="2021-03-23T22:58:00Z">
        <w:r w:rsidDel="00FD6833">
          <w:rPr>
            <w:rFonts w:hint="eastAsia"/>
          </w:rPr>
          <w:delText>（</w:delText>
        </w:r>
        <w:r w:rsidDel="00FD6833">
          <w:rPr>
            <w:rFonts w:hint="eastAsia"/>
          </w:rPr>
          <w:delText>1</w:delText>
        </w:r>
        <w:r w:rsidDel="00FD6833">
          <w:rPr>
            <w:rFonts w:hint="eastAsia"/>
          </w:rPr>
          <w:delText>）会计核算：负责公司账务处理；编制公司财务报告，为公司生产经营决策提供准确及时的财务信息。</w:delText>
        </w:r>
      </w:del>
    </w:p>
    <w:p w14:paraId="33FEB647" w14:textId="7057B027" w:rsidR="00884FDB" w:rsidDel="00FD6833" w:rsidRDefault="00902EDC">
      <w:pPr>
        <w:rPr>
          <w:del w:id="736" w:author="mico1999@foxmail.com" w:date="2021-03-23T22:58:00Z"/>
        </w:rPr>
      </w:pPr>
      <w:del w:id="737" w:author="mico1999@foxmail.com" w:date="2021-03-23T22:58:00Z">
        <w:r w:rsidDel="00FD6833">
          <w:rPr>
            <w:rFonts w:hint="eastAsia"/>
          </w:rPr>
          <w:delText>（</w:delText>
        </w:r>
        <w:r w:rsidDel="00FD6833">
          <w:rPr>
            <w:rFonts w:hint="eastAsia"/>
          </w:rPr>
          <w:delText>2</w:delText>
        </w:r>
        <w:r w:rsidDel="00FD6833">
          <w:rPr>
            <w:rFonts w:hint="eastAsia"/>
          </w:rPr>
          <w:delText>）资金管理：合理高效调度公司资金；定期对公司的资金营运能力和债权债务控制进行分析；为公司的生产经营提供资金支持。</w:delText>
        </w:r>
      </w:del>
    </w:p>
    <w:p w14:paraId="4DA386A7" w14:textId="21A6B445" w:rsidR="00884FDB" w:rsidDel="00FD6833" w:rsidRDefault="00902EDC">
      <w:pPr>
        <w:rPr>
          <w:del w:id="738" w:author="mico1999@foxmail.com" w:date="2021-03-23T22:58:00Z"/>
        </w:rPr>
      </w:pPr>
      <w:del w:id="739" w:author="mico1999@foxmail.com" w:date="2021-03-23T22:58:00Z">
        <w:r w:rsidDel="00FD6833">
          <w:rPr>
            <w:rFonts w:hint="eastAsia"/>
          </w:rPr>
          <w:delText>（</w:delText>
        </w:r>
        <w:r w:rsidDel="00FD6833">
          <w:rPr>
            <w:rFonts w:hint="eastAsia"/>
          </w:rPr>
          <w:delText>3</w:delText>
        </w:r>
        <w:r w:rsidDel="00FD6833">
          <w:rPr>
            <w:rFonts w:hint="eastAsia"/>
          </w:rPr>
          <w:delText>）成本控制：拟定公司的成本控制措施，监督成本的开支范围，为公司的经营投标报价提供准确的成本数据。</w:delText>
        </w:r>
      </w:del>
    </w:p>
    <w:p w14:paraId="15718BBD" w14:textId="2B6E03B5" w:rsidR="00884FDB" w:rsidDel="00FD6833" w:rsidRDefault="00902EDC">
      <w:pPr>
        <w:rPr>
          <w:del w:id="740" w:author="mico1999@foxmail.com" w:date="2021-03-23T22:58:00Z"/>
        </w:rPr>
      </w:pPr>
      <w:del w:id="741" w:author="mico1999@foxmail.com" w:date="2021-03-23T22:58:00Z">
        <w:r w:rsidDel="00FD6833">
          <w:rPr>
            <w:rFonts w:hint="eastAsia"/>
          </w:rPr>
          <w:delText>（</w:delText>
        </w:r>
        <w:r w:rsidDel="00FD6833">
          <w:rPr>
            <w:rFonts w:hint="eastAsia"/>
          </w:rPr>
          <w:delText>4</w:delText>
        </w:r>
        <w:r w:rsidDel="00FD6833">
          <w:rPr>
            <w:rFonts w:hint="eastAsia"/>
          </w:rPr>
          <w:delText>）薪酬管理：负责公司全体员工薪金及各项奖金、福利、补助、补贴的具体管理和发放。</w:delText>
        </w:r>
      </w:del>
    </w:p>
    <w:p w14:paraId="400A87AF" w14:textId="34034664" w:rsidR="00884FDB" w:rsidDel="00FD6833" w:rsidRDefault="00902EDC">
      <w:pPr>
        <w:rPr>
          <w:del w:id="742" w:author="mico1999@foxmail.com" w:date="2021-03-23T22:58:00Z"/>
        </w:rPr>
      </w:pPr>
      <w:del w:id="743" w:author="mico1999@foxmail.com" w:date="2021-03-23T22:58:00Z">
        <w:r w:rsidDel="00FD6833">
          <w:rPr>
            <w:rFonts w:hint="eastAsia"/>
          </w:rPr>
          <w:delText>4.</w:delText>
        </w:r>
        <w:r w:rsidDel="00FD6833">
          <w:rPr>
            <w:rFonts w:hint="eastAsia"/>
          </w:rPr>
          <w:delText>渠道部</w:delText>
        </w:r>
      </w:del>
    </w:p>
    <w:p w14:paraId="6F041CFD" w14:textId="704D2C3C" w:rsidR="00884FDB" w:rsidDel="00FD6833" w:rsidRDefault="00902EDC">
      <w:pPr>
        <w:rPr>
          <w:del w:id="744" w:author="mico1999@foxmail.com" w:date="2021-03-23T22:58:00Z"/>
        </w:rPr>
      </w:pPr>
      <w:del w:id="745" w:author="mico1999@foxmail.com" w:date="2021-03-23T22:58:00Z">
        <w:r w:rsidDel="00FD6833">
          <w:rPr>
            <w:rFonts w:hint="eastAsia"/>
          </w:rPr>
          <w:delText>（</w:delText>
        </w:r>
        <w:r w:rsidDel="00FD6833">
          <w:rPr>
            <w:rFonts w:hint="eastAsia"/>
          </w:rPr>
          <w:delText>1</w:delText>
        </w:r>
        <w:r w:rsidDel="00FD6833">
          <w:rPr>
            <w:rFonts w:hint="eastAsia"/>
          </w:rPr>
          <w:delText>）寻找潜在合作伙伴。</w:delText>
        </w:r>
      </w:del>
    </w:p>
    <w:p w14:paraId="0BD8FCA4" w14:textId="5B14AFEF" w:rsidR="00884FDB" w:rsidDel="00FD6833" w:rsidRDefault="00902EDC">
      <w:pPr>
        <w:rPr>
          <w:del w:id="746" w:author="mico1999@foxmail.com" w:date="2021-03-23T22:58:00Z"/>
        </w:rPr>
      </w:pPr>
      <w:del w:id="747" w:author="mico1999@foxmail.com" w:date="2021-03-23T22:58:00Z">
        <w:r w:rsidDel="00FD6833">
          <w:rPr>
            <w:rFonts w:hint="eastAsia"/>
          </w:rPr>
          <w:delText>（</w:delText>
        </w:r>
        <w:r w:rsidDel="00FD6833">
          <w:rPr>
            <w:rFonts w:hint="eastAsia"/>
          </w:rPr>
          <w:delText>2</w:delText>
        </w:r>
        <w:r w:rsidDel="00FD6833">
          <w:rPr>
            <w:rFonts w:hint="eastAsia"/>
          </w:rPr>
          <w:delText>）与潜在合作伙伴进行商务洽谈和签约。</w:delText>
        </w:r>
      </w:del>
    </w:p>
    <w:p w14:paraId="1E60D441" w14:textId="4C65929D" w:rsidR="00884FDB" w:rsidDel="00FD6833" w:rsidRDefault="00902EDC">
      <w:pPr>
        <w:rPr>
          <w:del w:id="748" w:author="mico1999@foxmail.com" w:date="2021-03-23T22:58:00Z"/>
        </w:rPr>
      </w:pPr>
      <w:del w:id="749" w:author="mico1999@foxmail.com" w:date="2021-03-23T22:58:00Z">
        <w:r w:rsidDel="00FD6833">
          <w:rPr>
            <w:rFonts w:hint="eastAsia"/>
          </w:rPr>
          <w:delText>（</w:delText>
        </w:r>
        <w:r w:rsidDel="00FD6833">
          <w:rPr>
            <w:rFonts w:hint="eastAsia"/>
          </w:rPr>
          <w:delText>3</w:delText>
        </w:r>
        <w:r w:rsidDel="00FD6833">
          <w:rPr>
            <w:rFonts w:hint="eastAsia"/>
          </w:rPr>
          <w:delText>）地区市场状况竞争品牌的信息进行调研反馈。</w:delText>
        </w:r>
      </w:del>
    </w:p>
    <w:p w14:paraId="03BB8FB1" w14:textId="08919121" w:rsidR="00884FDB" w:rsidDel="00FD6833" w:rsidRDefault="00902EDC">
      <w:pPr>
        <w:rPr>
          <w:del w:id="750" w:author="mico1999@foxmail.com" w:date="2021-03-23T22:58:00Z"/>
        </w:rPr>
      </w:pPr>
      <w:del w:id="751" w:author="mico1999@foxmail.com" w:date="2021-03-23T22:58:00Z">
        <w:r w:rsidDel="00FD6833">
          <w:rPr>
            <w:rFonts w:hint="eastAsia"/>
          </w:rPr>
          <w:delText>（</w:delText>
        </w:r>
        <w:r w:rsidDel="00FD6833">
          <w:rPr>
            <w:rFonts w:hint="eastAsia"/>
          </w:rPr>
          <w:delText>4</w:delText>
        </w:r>
        <w:r w:rsidDel="00FD6833">
          <w:rPr>
            <w:rFonts w:hint="eastAsia"/>
          </w:rPr>
          <w:delText>）负责以社会组织、社区等对接</w:delText>
        </w:r>
      </w:del>
    </w:p>
    <w:p w14:paraId="4D84371E" w14:textId="4A46F6E7" w:rsidR="00884FDB" w:rsidDel="00FD6833" w:rsidRDefault="00902EDC">
      <w:pPr>
        <w:rPr>
          <w:del w:id="752" w:author="mico1999@foxmail.com" w:date="2021-03-23T22:58:00Z"/>
        </w:rPr>
      </w:pPr>
      <w:del w:id="753" w:author="mico1999@foxmail.com" w:date="2021-03-23T22:58:00Z">
        <w:r w:rsidDel="00FD6833">
          <w:rPr>
            <w:rFonts w:hint="eastAsia"/>
          </w:rPr>
          <w:delText>（</w:delText>
        </w:r>
        <w:r w:rsidDel="00FD6833">
          <w:rPr>
            <w:rFonts w:hint="eastAsia"/>
          </w:rPr>
          <w:delText>5</w:delText>
        </w:r>
        <w:r w:rsidDel="00FD6833">
          <w:rPr>
            <w:rFonts w:hint="eastAsia"/>
          </w:rPr>
          <w:delText>）行业渠道建设，渠道管理和</w:delText>
        </w:r>
        <w:r w:rsidR="006207B9" w:rsidDel="00FD6833">
          <w:fldChar w:fldCharType="begin"/>
        </w:r>
        <w:r w:rsidR="006207B9" w:rsidDel="00FD6833">
          <w:delInstrText xml:space="preserve"> HYPERLINK "https://baike.baidu.com/item/%E6%B8%A0%E9%81%93%E5%85%B3%E7%B3%BB" \t "https://baike.baidu.com/item/%E6%B8%A0%E9%81%93%E7%BB%8F%E7%90%86/_blank" </w:delInstrText>
        </w:r>
        <w:r w:rsidR="006207B9" w:rsidDel="00FD6833">
          <w:fldChar w:fldCharType="separate"/>
        </w:r>
        <w:r w:rsidDel="00FD6833">
          <w:rPr>
            <w:rFonts w:hint="eastAsia"/>
          </w:rPr>
          <w:delText>渠道关系</w:delText>
        </w:r>
        <w:r w:rsidR="006207B9" w:rsidDel="00FD6833">
          <w:fldChar w:fldCharType="end"/>
        </w:r>
        <w:r w:rsidDel="00FD6833">
          <w:rPr>
            <w:rFonts w:hint="eastAsia"/>
          </w:rPr>
          <w:delText>维护等工作。</w:delText>
        </w:r>
      </w:del>
    </w:p>
    <w:p w14:paraId="64434E1E" w14:textId="27F07244" w:rsidR="00884FDB" w:rsidDel="00FD6833" w:rsidRDefault="00902EDC">
      <w:pPr>
        <w:rPr>
          <w:del w:id="754" w:author="mico1999@foxmail.com" w:date="2021-03-23T22:58:00Z"/>
        </w:rPr>
      </w:pPr>
      <w:del w:id="755" w:author="mico1999@foxmail.com" w:date="2021-03-23T22:58:00Z">
        <w:r w:rsidDel="00FD6833">
          <w:rPr>
            <w:rFonts w:hint="eastAsia"/>
          </w:rPr>
          <w:delText>5.</w:delText>
        </w:r>
        <w:r w:rsidDel="00FD6833">
          <w:rPr>
            <w:rFonts w:hint="eastAsia"/>
          </w:rPr>
          <w:delText>公关部</w:delText>
        </w:r>
      </w:del>
    </w:p>
    <w:p w14:paraId="0518B509" w14:textId="0B94A186" w:rsidR="00884FDB" w:rsidDel="00FD6833" w:rsidRDefault="00902EDC">
      <w:pPr>
        <w:rPr>
          <w:del w:id="756" w:author="mico1999@foxmail.com" w:date="2021-03-23T22:58:00Z"/>
        </w:rPr>
      </w:pPr>
      <w:del w:id="757" w:author="mico1999@foxmail.com" w:date="2021-03-23T22:58:00Z">
        <w:r w:rsidDel="00FD6833">
          <w:rPr>
            <w:rFonts w:hint="eastAsia"/>
          </w:rPr>
          <w:delText>（</w:delText>
        </w:r>
        <w:r w:rsidDel="00FD6833">
          <w:rPr>
            <w:rFonts w:hint="eastAsia"/>
          </w:rPr>
          <w:delText>1</w:delText>
        </w:r>
        <w:r w:rsidDel="00FD6833">
          <w:rPr>
            <w:rFonts w:hint="eastAsia"/>
          </w:rPr>
          <w:delText>）根据企业的年度战略发展目标，制定相应的公关计划及方案。</w:delText>
        </w:r>
      </w:del>
    </w:p>
    <w:p w14:paraId="1FE5CF79" w14:textId="1501226B" w:rsidR="00884FDB" w:rsidDel="00FD6833" w:rsidRDefault="00902EDC">
      <w:pPr>
        <w:rPr>
          <w:del w:id="758" w:author="mico1999@foxmail.com" w:date="2021-03-23T22:58:00Z"/>
        </w:rPr>
      </w:pPr>
      <w:del w:id="759" w:author="mico1999@foxmail.com" w:date="2021-03-23T22:58:00Z">
        <w:r w:rsidDel="00FD6833">
          <w:rPr>
            <w:rFonts w:hint="eastAsia"/>
          </w:rPr>
          <w:delText>（</w:delText>
        </w:r>
        <w:r w:rsidDel="00FD6833">
          <w:rPr>
            <w:rFonts w:hint="eastAsia"/>
          </w:rPr>
          <w:delText>2</w:delText>
        </w:r>
        <w:r w:rsidDel="00FD6833">
          <w:rPr>
            <w:rFonts w:hint="eastAsia"/>
          </w:rPr>
          <w:delText>）组织实施和监督公关计划，处理突发事件。</w:delText>
        </w:r>
      </w:del>
    </w:p>
    <w:p w14:paraId="4E550715" w14:textId="74FC4A57" w:rsidR="00884FDB" w:rsidDel="00FD6833" w:rsidRDefault="00902EDC">
      <w:pPr>
        <w:rPr>
          <w:del w:id="760" w:author="mico1999@foxmail.com" w:date="2021-03-23T22:58:00Z"/>
        </w:rPr>
      </w:pPr>
      <w:del w:id="761" w:author="mico1999@foxmail.com" w:date="2021-03-23T22:58:00Z">
        <w:r w:rsidDel="00FD6833">
          <w:rPr>
            <w:rFonts w:hint="eastAsia"/>
          </w:rPr>
          <w:delText>（</w:delText>
        </w:r>
        <w:r w:rsidDel="00FD6833">
          <w:rPr>
            <w:rFonts w:hint="eastAsia"/>
          </w:rPr>
          <w:delText>3</w:delText>
        </w:r>
        <w:r w:rsidDel="00FD6833">
          <w:rPr>
            <w:rFonts w:hint="eastAsia"/>
          </w:rPr>
          <w:delText>）制定企业的文化传播以及品牌传播方案，组织</w:delText>
        </w:r>
        <w:r w:rsidR="006207B9" w:rsidDel="00FD6833">
          <w:fldChar w:fldCharType="begin"/>
        </w:r>
        <w:r w:rsidR="006207B9" w:rsidDel="00FD6833">
          <w:delInstrText xml:space="preserve"> HYPERLINK "https://baike.baidu.com/item/%E5%85%AC%E5%85%B3%E6%B4%BB%E5%8A%A8/10201615" \t "https://baike.baidu.com/item/%E5%85%AC%E5%85%B3%E6%80%BB%E7%9B%91/_blank" </w:delInstrText>
        </w:r>
        <w:r w:rsidR="006207B9" w:rsidDel="00FD6833">
          <w:fldChar w:fldCharType="separate"/>
        </w:r>
        <w:r w:rsidDel="00FD6833">
          <w:rPr>
            <w:rFonts w:hint="eastAsia"/>
          </w:rPr>
          <w:delText>公关活动</w:delText>
        </w:r>
        <w:r w:rsidR="006207B9" w:rsidDel="00FD6833">
          <w:fldChar w:fldCharType="end"/>
        </w:r>
        <w:r w:rsidDel="00FD6833">
          <w:rPr>
            <w:rFonts w:hint="eastAsia"/>
          </w:rPr>
          <w:delText>提高企业的知名度以及建立</w:delText>
        </w:r>
        <w:r w:rsidR="00687C0D" w:rsidDel="00FD6833">
          <w:fldChar w:fldCharType="begin"/>
        </w:r>
        <w:r w:rsidR="00687C0D" w:rsidDel="00FD6833">
          <w:delInstrText xml:space="preserve"> HYPERLINK "https://baike.baidu.com/item/%E4%BC%81%E4%B8%9A%E5%93%81%E7%89%8C/10639066" \t "https://baike.baidu.com/item/%E5%85%AC%E5%85%B3%E6%80%BB%E7%9B%91/_blank" </w:delInstrText>
        </w:r>
        <w:r w:rsidR="00687C0D" w:rsidDel="00FD6833">
          <w:fldChar w:fldCharType="separate"/>
        </w:r>
        <w:r w:rsidDel="00FD6833">
          <w:rPr>
            <w:rFonts w:hint="eastAsia"/>
          </w:rPr>
          <w:delText>企业品牌</w:delText>
        </w:r>
        <w:r w:rsidR="00687C0D" w:rsidDel="00FD6833">
          <w:fldChar w:fldCharType="end"/>
        </w:r>
        <w:r w:rsidDel="00FD6833">
          <w:rPr>
            <w:rFonts w:hint="eastAsia"/>
          </w:rPr>
          <w:delText>。</w:delText>
        </w:r>
      </w:del>
    </w:p>
    <w:p w14:paraId="2EFD9E53" w14:textId="1026A474" w:rsidR="00884FDB" w:rsidDel="00FD6833" w:rsidRDefault="00902EDC">
      <w:pPr>
        <w:rPr>
          <w:del w:id="762" w:author="mico1999@foxmail.com" w:date="2021-03-23T22:58:00Z"/>
        </w:rPr>
      </w:pPr>
      <w:del w:id="763" w:author="mico1999@foxmail.com" w:date="2021-03-23T22:58:00Z">
        <w:r w:rsidDel="00FD6833">
          <w:rPr>
            <w:rFonts w:hint="eastAsia"/>
          </w:rPr>
          <w:delText>（</w:delText>
        </w:r>
        <w:r w:rsidDel="00FD6833">
          <w:rPr>
            <w:rFonts w:hint="eastAsia"/>
          </w:rPr>
          <w:delText>4</w:delText>
        </w:r>
        <w:r w:rsidDel="00FD6833">
          <w:rPr>
            <w:rFonts w:hint="eastAsia"/>
          </w:rPr>
          <w:delText>）与企业内部其他部门沟通协商，配合公关部门举办大型公关活动或者品牌推广活动。</w:delText>
        </w:r>
      </w:del>
    </w:p>
    <w:p w14:paraId="52AFACFE" w14:textId="326DD9BC" w:rsidR="00884FDB" w:rsidDel="00FD6833" w:rsidRDefault="00902EDC">
      <w:pPr>
        <w:rPr>
          <w:del w:id="764" w:author="mico1999@foxmail.com" w:date="2021-03-23T22:58:00Z"/>
        </w:rPr>
      </w:pPr>
      <w:del w:id="765" w:author="mico1999@foxmail.com" w:date="2021-03-23T22:58:00Z">
        <w:r w:rsidDel="00FD6833">
          <w:rPr>
            <w:rFonts w:hint="eastAsia"/>
          </w:rPr>
          <w:delText>（</w:delText>
        </w:r>
        <w:r w:rsidDel="00FD6833">
          <w:rPr>
            <w:rFonts w:hint="eastAsia"/>
          </w:rPr>
          <w:delText>5</w:delText>
        </w:r>
        <w:r w:rsidDel="00FD6833">
          <w:rPr>
            <w:rFonts w:hint="eastAsia"/>
          </w:rPr>
          <w:delText>）整合媒介资源，建立有效的媒介传播手段。</w:delText>
        </w:r>
      </w:del>
    </w:p>
    <w:p w14:paraId="388C7A1E" w14:textId="34D07C1C" w:rsidR="00884FDB" w:rsidDel="00FD6833" w:rsidRDefault="00902EDC">
      <w:pPr>
        <w:rPr>
          <w:del w:id="766" w:author="mico1999@foxmail.com" w:date="2021-03-23T22:58:00Z"/>
        </w:rPr>
      </w:pPr>
      <w:del w:id="767" w:author="mico1999@foxmail.com" w:date="2021-03-23T22:58:00Z">
        <w:r w:rsidDel="00FD6833">
          <w:rPr>
            <w:rFonts w:hint="eastAsia"/>
          </w:rPr>
          <w:delText>（</w:delText>
        </w:r>
        <w:r w:rsidDel="00FD6833">
          <w:rPr>
            <w:rFonts w:hint="eastAsia"/>
          </w:rPr>
          <w:delText>6</w:delText>
        </w:r>
        <w:r w:rsidDel="00FD6833">
          <w:rPr>
            <w:rFonts w:hint="eastAsia"/>
          </w:rPr>
          <w:delText>）负责</w:delText>
        </w:r>
        <w:r w:rsidR="006207B9" w:rsidDel="00FD6833">
          <w:fldChar w:fldCharType="begin"/>
        </w:r>
        <w:r w:rsidR="006207B9" w:rsidDel="00FD6833">
          <w:delInstrText xml:space="preserve"> HYPERLINK "https://baike.baidu.com/item/%E4%BC%81%E4%B8%9A%E5%8D%B1%E6%9C%BA%E5%85%AC%E5%85%B3/9038411" \t "https://baike.baidu.com/item/%E5%85%AC%E5%85%B3%E6%80%BB%E7%9B%91/_blank" </w:delInstrText>
        </w:r>
        <w:r w:rsidR="006207B9" w:rsidDel="00FD6833">
          <w:fldChar w:fldCharType="separate"/>
        </w:r>
        <w:r w:rsidDel="00FD6833">
          <w:rPr>
            <w:rFonts w:hint="eastAsia"/>
          </w:rPr>
          <w:delText>企业危机公关</w:delText>
        </w:r>
        <w:r w:rsidR="006207B9" w:rsidDel="00FD6833">
          <w:fldChar w:fldCharType="end"/>
        </w:r>
        <w:r w:rsidDel="00FD6833">
          <w:rPr>
            <w:rFonts w:hint="eastAsia"/>
          </w:rPr>
          <w:delText>，将企业的形象及声誉损失降至最低。</w:delText>
        </w:r>
      </w:del>
    </w:p>
    <w:p w14:paraId="470D022F" w14:textId="133C03EF" w:rsidR="00884FDB" w:rsidDel="00FD6833" w:rsidRDefault="00902EDC" w:rsidP="00DA1AB0">
      <w:pPr>
        <w:pStyle w:val="3"/>
        <w:ind w:firstLine="482"/>
        <w:rPr>
          <w:del w:id="768" w:author="mico1999@foxmail.com" w:date="2021-03-23T22:58:00Z"/>
        </w:rPr>
      </w:pPr>
      <w:bookmarkStart w:id="769" w:name="_Toc67355986"/>
      <w:del w:id="770" w:author="mico1999@foxmail.com" w:date="2021-03-23T22:58:00Z">
        <w:r w:rsidDel="00FD6833">
          <w:rPr>
            <w:rFonts w:hint="eastAsia"/>
          </w:rPr>
          <w:delText>（</w:delText>
        </w:r>
        <w:r w:rsidR="00973F0C" w:rsidDel="00FD6833">
          <w:rPr>
            <w:rFonts w:hint="eastAsia"/>
          </w:rPr>
          <w:delText>三</w:delText>
        </w:r>
        <w:r w:rsidDel="00FD6833">
          <w:rPr>
            <w:rFonts w:hint="eastAsia"/>
          </w:rPr>
          <w:delText>）公司章程</w:delText>
        </w:r>
        <w:bookmarkEnd w:id="769"/>
      </w:del>
    </w:p>
    <w:p w14:paraId="5919A788" w14:textId="2FD51C58" w:rsidR="00884FDB" w:rsidDel="00FD6833" w:rsidRDefault="00902EDC">
      <w:pPr>
        <w:rPr>
          <w:del w:id="771" w:author="mico1999@foxmail.com" w:date="2021-03-23T22:58:00Z"/>
        </w:rPr>
      </w:pPr>
      <w:del w:id="772" w:author="mico1999@foxmail.com" w:date="2021-03-23T22:58:00Z">
        <w:r w:rsidDel="00FD6833">
          <w:rPr>
            <w:rFonts w:hint="eastAsia"/>
          </w:rPr>
          <w:delText>优我有限责任公司的章程总共分为十一章，主要包括总则；公司股东的姓名或者名称、出资方式、出资额、出资比例和出资时间；公司注册资本；公司的机构及其产生办法、职权、议事规则等（详见附录一）。</w:delText>
        </w:r>
      </w:del>
    </w:p>
    <w:p w14:paraId="483CE545" w14:textId="0EDEDDBA" w:rsidR="00884FDB" w:rsidRPr="00DA1AB0" w:rsidRDefault="00902EDC" w:rsidP="00DA1AB0">
      <w:pPr>
        <w:pStyle w:val="2"/>
      </w:pPr>
      <w:bookmarkStart w:id="773" w:name="_四、需求分析"/>
      <w:bookmarkStart w:id="774" w:name="_Toc67355987"/>
      <w:bookmarkStart w:id="775" w:name="_Toc67433103"/>
      <w:bookmarkStart w:id="776" w:name="_Toc67433164"/>
      <w:bookmarkEnd w:id="773"/>
      <w:commentRangeStart w:id="777"/>
      <w:r w:rsidRPr="00DA1AB0">
        <w:rPr>
          <w:rFonts w:hint="eastAsia"/>
        </w:rPr>
        <w:t>四、</w:t>
      </w:r>
      <w:r w:rsidR="00CB47AA">
        <w:rPr>
          <w:rFonts w:hint="eastAsia"/>
        </w:rPr>
        <w:t>需求</w:t>
      </w:r>
      <w:r w:rsidRPr="00DA1AB0">
        <w:rPr>
          <w:rFonts w:hint="eastAsia"/>
        </w:rPr>
        <w:t>分析</w:t>
      </w:r>
      <w:commentRangeEnd w:id="777"/>
      <w:r w:rsidR="00CB47AA">
        <w:rPr>
          <w:rStyle w:val="aa"/>
          <w:rFonts w:ascii="Times New Roman" w:hAnsi="Times New Roman"/>
        </w:rPr>
        <w:commentReference w:id="777"/>
      </w:r>
      <w:bookmarkEnd w:id="774"/>
      <w:bookmarkEnd w:id="775"/>
      <w:bookmarkEnd w:id="776"/>
    </w:p>
    <w:p w14:paraId="6334723D" w14:textId="77777777" w:rsidR="00884FDB" w:rsidRDefault="00902EDC" w:rsidP="00DA1AB0">
      <w:pPr>
        <w:pStyle w:val="3"/>
        <w:ind w:firstLine="482"/>
      </w:pPr>
      <w:bookmarkStart w:id="778" w:name="_Toc67355988"/>
      <w:bookmarkStart w:id="779" w:name="_Toc67433104"/>
      <w:bookmarkStart w:id="780" w:name="_Toc67433165"/>
      <w:r>
        <w:rPr>
          <w:rFonts w:hint="eastAsia"/>
        </w:rPr>
        <w:t>（一）行业分析</w:t>
      </w:r>
      <w:bookmarkEnd w:id="778"/>
      <w:bookmarkEnd w:id="779"/>
      <w:bookmarkEnd w:id="780"/>
    </w:p>
    <w:p w14:paraId="6E0F76C2" w14:textId="77777777" w:rsidR="00884FDB" w:rsidRPr="001370D7" w:rsidRDefault="00902EDC">
      <w:pPr>
        <w:ind w:firstLine="482"/>
        <w:rPr>
          <w:b/>
          <w:bCs/>
          <w:rPrChange w:id="781" w:author="mico1999@foxmail.com" w:date="2021-03-23T21:31:00Z">
            <w:rPr/>
          </w:rPrChange>
        </w:rPr>
      </w:pPr>
      <w:r w:rsidRPr="001370D7">
        <w:rPr>
          <w:b/>
          <w:bCs/>
          <w:rPrChange w:id="782" w:author="mico1999@foxmail.com" w:date="2021-03-23T21:31:00Z">
            <w:rPr/>
          </w:rPrChange>
        </w:rPr>
        <w:t>1.</w:t>
      </w:r>
      <w:r w:rsidRPr="001370D7">
        <w:rPr>
          <w:rFonts w:hint="eastAsia"/>
          <w:b/>
          <w:bCs/>
          <w:rPrChange w:id="783" w:author="mico1999@foxmail.com" w:date="2021-03-23T21:31:00Z">
            <w:rPr>
              <w:rFonts w:hint="eastAsia"/>
            </w:rPr>
          </w:rPrChange>
        </w:rPr>
        <w:t>行业概述</w:t>
      </w:r>
    </w:p>
    <w:p w14:paraId="624BE031" w14:textId="77777777" w:rsidR="00884FDB" w:rsidRDefault="00902EDC">
      <w:r>
        <w:rPr>
          <w:rFonts w:hint="eastAsia"/>
        </w:rPr>
        <w:t>养老产业是指为有养生需求人群和老年人提供特殊商品、设施以及服务，满足有养生需求人群和老年人特殊需要的、具有同类属性的行业、企业经济活动的产业集合；是依托第一、第二和传统的第三产业派生出来的特殊的综合性产业，具有明显的公共性、福利性和高赢利性。</w:t>
      </w:r>
    </w:p>
    <w:p w14:paraId="13E4B16A" w14:textId="77777777" w:rsidR="00884FDB" w:rsidRPr="001370D7" w:rsidRDefault="00902EDC">
      <w:pPr>
        <w:ind w:firstLine="482"/>
        <w:rPr>
          <w:b/>
          <w:bCs/>
          <w:rPrChange w:id="784" w:author="mico1999@foxmail.com" w:date="2021-03-23T21:31:00Z">
            <w:rPr/>
          </w:rPrChange>
        </w:rPr>
      </w:pPr>
      <w:r w:rsidRPr="001370D7">
        <w:rPr>
          <w:b/>
          <w:bCs/>
          <w:rPrChange w:id="785" w:author="mico1999@foxmail.com" w:date="2021-03-23T21:31:00Z">
            <w:rPr/>
          </w:rPrChange>
        </w:rPr>
        <w:t>2.</w:t>
      </w:r>
      <w:r w:rsidRPr="001370D7">
        <w:rPr>
          <w:rFonts w:hint="eastAsia"/>
          <w:b/>
          <w:bCs/>
          <w:rPrChange w:id="786" w:author="mico1999@foxmail.com" w:date="2021-03-23T21:31:00Z">
            <w:rPr>
              <w:rFonts w:hint="eastAsia"/>
            </w:rPr>
          </w:rPrChange>
        </w:rPr>
        <w:t>行业发展的现状与格局分析</w:t>
      </w:r>
    </w:p>
    <w:p w14:paraId="4776DB6A" w14:textId="77777777" w:rsidR="00884FDB" w:rsidRPr="001370D7" w:rsidRDefault="00902EDC">
      <w:pPr>
        <w:ind w:firstLine="482"/>
        <w:rPr>
          <w:b/>
          <w:bCs/>
          <w:rPrChange w:id="787" w:author="mico1999@foxmail.com" w:date="2021-03-23T21:31:00Z">
            <w:rPr/>
          </w:rPrChange>
        </w:rPr>
      </w:pPr>
      <w:r w:rsidRPr="001370D7">
        <w:rPr>
          <w:rFonts w:hint="eastAsia"/>
          <w:b/>
          <w:bCs/>
          <w:rPrChange w:id="788" w:author="mico1999@foxmail.com" w:date="2021-03-23T21:31:00Z">
            <w:rPr>
              <w:rFonts w:hint="eastAsia"/>
            </w:rPr>
          </w:rPrChange>
        </w:rPr>
        <w:t>（</w:t>
      </w:r>
      <w:r w:rsidRPr="001370D7">
        <w:rPr>
          <w:b/>
          <w:bCs/>
          <w:rPrChange w:id="789" w:author="mico1999@foxmail.com" w:date="2021-03-23T21:31:00Z">
            <w:rPr/>
          </w:rPrChange>
        </w:rPr>
        <w:t>1</w:t>
      </w:r>
      <w:r w:rsidRPr="001370D7">
        <w:rPr>
          <w:rFonts w:hint="eastAsia"/>
          <w:b/>
          <w:bCs/>
          <w:rPrChange w:id="790" w:author="mico1999@foxmail.com" w:date="2021-03-23T21:31:00Z">
            <w:rPr>
              <w:rFonts w:hint="eastAsia"/>
            </w:rPr>
          </w:rPrChange>
        </w:rPr>
        <w:t>）老龄人口分析</w:t>
      </w:r>
    </w:p>
    <w:p w14:paraId="35CC5C48" w14:textId="77777777" w:rsidR="00884FDB" w:rsidRDefault="00902EDC">
      <w:r>
        <w:rPr>
          <w:rFonts w:hint="eastAsia"/>
        </w:rPr>
        <w:t>进入</w:t>
      </w:r>
      <w:r>
        <w:rPr>
          <w:rFonts w:hint="eastAsia"/>
        </w:rPr>
        <w:t xml:space="preserve">21 </w:t>
      </w:r>
      <w:r>
        <w:rPr>
          <w:rFonts w:hint="eastAsia"/>
        </w:rPr>
        <w:t>世纪以来，怀化市老龄人口进程明显加快，以年递增率</w:t>
      </w:r>
      <w:r>
        <w:rPr>
          <w:rFonts w:hint="eastAsia"/>
        </w:rPr>
        <w:t>4</w:t>
      </w:r>
      <w:r>
        <w:rPr>
          <w:rFonts w:hint="eastAsia"/>
        </w:rPr>
        <w:t>％增长。统计数据显示，</w:t>
      </w:r>
      <w:r>
        <w:rPr>
          <w:rFonts w:hint="eastAsia"/>
        </w:rPr>
        <w:t>2002</w:t>
      </w:r>
      <w:r>
        <w:rPr>
          <w:rFonts w:hint="eastAsia"/>
        </w:rPr>
        <w:t>年全市</w:t>
      </w:r>
      <w:r>
        <w:rPr>
          <w:rFonts w:hint="eastAsia"/>
        </w:rPr>
        <w:t>60</w:t>
      </w:r>
      <w:r>
        <w:rPr>
          <w:rFonts w:hint="eastAsia"/>
        </w:rPr>
        <w:t>周岁以上的老人只有</w:t>
      </w:r>
      <w:r>
        <w:rPr>
          <w:rFonts w:hint="eastAsia"/>
        </w:rPr>
        <w:t xml:space="preserve">50 </w:t>
      </w:r>
      <w:r>
        <w:rPr>
          <w:rFonts w:hint="eastAsia"/>
        </w:rPr>
        <w:t>多万，</w:t>
      </w:r>
      <w:r>
        <w:rPr>
          <w:rFonts w:hint="eastAsia"/>
        </w:rPr>
        <w:t>2012</w:t>
      </w:r>
      <w:r>
        <w:rPr>
          <w:rFonts w:hint="eastAsia"/>
        </w:rPr>
        <w:t>年达</w:t>
      </w:r>
      <w:r>
        <w:rPr>
          <w:rFonts w:hint="eastAsia"/>
        </w:rPr>
        <w:t>78</w:t>
      </w:r>
      <w:r>
        <w:rPr>
          <w:rFonts w:hint="eastAsia"/>
        </w:rPr>
        <w:t>．</w:t>
      </w:r>
      <w:r>
        <w:rPr>
          <w:rFonts w:hint="eastAsia"/>
        </w:rPr>
        <w:t xml:space="preserve">02 </w:t>
      </w:r>
      <w:r>
        <w:rPr>
          <w:rFonts w:hint="eastAsia"/>
        </w:rPr>
        <w:t>万人，截至</w:t>
      </w:r>
      <w:r>
        <w:rPr>
          <w:rFonts w:hint="eastAsia"/>
        </w:rPr>
        <w:t>2018</w:t>
      </w:r>
      <w:r>
        <w:rPr>
          <w:rFonts w:hint="eastAsia"/>
        </w:rPr>
        <w:t>年已经达到</w:t>
      </w:r>
      <w:r>
        <w:rPr>
          <w:rFonts w:hint="eastAsia"/>
        </w:rPr>
        <w:t>105.93</w:t>
      </w:r>
      <w:r>
        <w:rPr>
          <w:rFonts w:hint="eastAsia"/>
        </w:rPr>
        <w:t>万人，占全市常住人口（</w:t>
      </w:r>
      <w:r>
        <w:rPr>
          <w:rFonts w:hint="eastAsia"/>
        </w:rPr>
        <w:t>590.2</w:t>
      </w:r>
      <w:r>
        <w:rPr>
          <w:rFonts w:hint="eastAsia"/>
        </w:rPr>
        <w:t>万人）的</w:t>
      </w:r>
      <w:r>
        <w:rPr>
          <w:rFonts w:hint="eastAsia"/>
        </w:rPr>
        <w:t>17.94</w:t>
      </w:r>
      <w:r>
        <w:rPr>
          <w:rFonts w:hint="eastAsia"/>
        </w:rPr>
        <w:t>﹪。其中溆浦县占怀化市老年人口比重高达</w:t>
      </w:r>
      <w:r>
        <w:rPr>
          <w:rFonts w:hint="eastAsia"/>
        </w:rPr>
        <w:t>16.66%</w:t>
      </w:r>
      <w:r>
        <w:rPr>
          <w:rFonts w:hint="eastAsia"/>
        </w:rPr>
        <w:t>，其次</w:t>
      </w:r>
      <w:proofErr w:type="gramStart"/>
      <w:r>
        <w:rPr>
          <w:rFonts w:hint="eastAsia"/>
        </w:rPr>
        <w:t>中方县</w:t>
      </w:r>
      <w:proofErr w:type="gramEnd"/>
      <w:r>
        <w:rPr>
          <w:rFonts w:hint="eastAsia"/>
        </w:rPr>
        <w:t>占比</w:t>
      </w:r>
      <w:r>
        <w:rPr>
          <w:rFonts w:hint="eastAsia"/>
        </w:rPr>
        <w:t>11.42%</w:t>
      </w:r>
      <w:r>
        <w:rPr>
          <w:rFonts w:hint="eastAsia"/>
        </w:rPr>
        <w:t>，最低为靖州县为</w:t>
      </w:r>
      <w:r>
        <w:rPr>
          <w:rFonts w:hint="eastAsia"/>
        </w:rPr>
        <w:t>1.67%</w:t>
      </w:r>
      <w:r>
        <w:rPr>
          <w:rFonts w:hint="eastAsia"/>
        </w:rPr>
        <w:t>。经分析，同年全国</w:t>
      </w:r>
      <w:r>
        <w:rPr>
          <w:rFonts w:hint="eastAsia"/>
        </w:rPr>
        <w:t>60</w:t>
      </w:r>
      <w:r>
        <w:rPr>
          <w:rFonts w:hint="eastAsia"/>
        </w:rPr>
        <w:t>周岁及以上人口占总人口的</w:t>
      </w:r>
      <w:r>
        <w:rPr>
          <w:rFonts w:hint="eastAsia"/>
        </w:rPr>
        <w:t>17.9%</w:t>
      </w:r>
      <w:r>
        <w:rPr>
          <w:rFonts w:hint="eastAsia"/>
        </w:rPr>
        <w:t>、湖南</w:t>
      </w:r>
      <w:r>
        <w:t>省占比</w:t>
      </w:r>
      <w:r>
        <w:t>18.49%</w:t>
      </w:r>
      <w:r>
        <w:rPr>
          <w:rFonts w:hint="eastAsia"/>
        </w:rPr>
        <w:t>，怀化市老龄人口比例属于超标情况。</w:t>
      </w:r>
    </w:p>
    <w:p w14:paraId="7BFD09C6" w14:textId="77777777" w:rsidR="00884FDB" w:rsidRDefault="00902EDC">
      <w:r>
        <w:rPr>
          <w:rFonts w:hint="eastAsia"/>
          <w:noProof/>
        </w:rPr>
        <w:drawing>
          <wp:inline distT="0" distB="0" distL="114300" distR="114300" wp14:anchorId="3408B183" wp14:editId="4C8ECD13">
            <wp:extent cx="5137150" cy="2756535"/>
            <wp:effectExtent l="0" t="0" r="6350" b="5715"/>
            <wp:docPr id="52" name="图片 52" descr="老年人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老年人口"/>
                    <pic:cNvPicPr>
                      <a:picLocks noChangeAspect="1"/>
                    </pic:cNvPicPr>
                  </pic:nvPicPr>
                  <pic:blipFill>
                    <a:blip r:embed="rId27"/>
                    <a:stretch>
                      <a:fillRect/>
                    </a:stretch>
                  </pic:blipFill>
                  <pic:spPr>
                    <a:xfrm>
                      <a:off x="0" y="0"/>
                      <a:ext cx="5137150" cy="2756535"/>
                    </a:xfrm>
                    <a:prstGeom prst="rect">
                      <a:avLst/>
                    </a:prstGeom>
                  </pic:spPr>
                </pic:pic>
              </a:graphicData>
            </a:graphic>
          </wp:inline>
        </w:drawing>
      </w:r>
    </w:p>
    <w:p w14:paraId="356CE60B" w14:textId="77777777" w:rsidR="00884FDB" w:rsidRDefault="00902EDC">
      <w:r>
        <w:rPr>
          <w:rFonts w:hint="eastAsia"/>
        </w:rPr>
        <w:t>图</w:t>
      </w:r>
      <w:r>
        <w:rPr>
          <w:rFonts w:hint="eastAsia"/>
        </w:rPr>
        <w:t xml:space="preserve">9 </w:t>
      </w:r>
      <w:r>
        <w:rPr>
          <w:rFonts w:hint="eastAsia"/>
        </w:rPr>
        <w:t>怀化市</w:t>
      </w:r>
      <w:r>
        <w:rPr>
          <w:rFonts w:hint="eastAsia"/>
        </w:rPr>
        <w:t>2018</w:t>
      </w:r>
      <w:r>
        <w:rPr>
          <w:rFonts w:hint="eastAsia"/>
        </w:rPr>
        <w:t>年总人口及老龄人口占比统计图</w:t>
      </w:r>
    </w:p>
    <w:p w14:paraId="2DC20A3D" w14:textId="77777777" w:rsidR="00884FDB" w:rsidRDefault="00902EDC">
      <w:r>
        <w:rPr>
          <w:rFonts w:hint="eastAsia"/>
        </w:rPr>
        <w:t>资料来源：</w:t>
      </w:r>
      <w:r>
        <w:rPr>
          <w:rFonts w:hint="eastAsia"/>
        </w:rPr>
        <w:t>2019</w:t>
      </w:r>
      <w:r>
        <w:rPr>
          <w:rFonts w:hint="eastAsia"/>
        </w:rPr>
        <w:t>年怀化市民政局实地调研整理而成</w:t>
      </w:r>
    </w:p>
    <w:p w14:paraId="080FA2A0" w14:textId="77777777" w:rsidR="00884FDB" w:rsidRDefault="00884FDB"/>
    <w:p w14:paraId="5ADE8D25" w14:textId="77777777" w:rsidR="00884FDB" w:rsidRDefault="00902EDC">
      <w:r>
        <w:rPr>
          <w:rFonts w:hint="eastAsia"/>
        </w:rPr>
        <w:t>据预测，中国将新增</w:t>
      </w:r>
      <w:r>
        <w:rPr>
          <w:rFonts w:hint="eastAsia"/>
        </w:rPr>
        <w:t>60</w:t>
      </w:r>
      <w:r>
        <w:rPr>
          <w:rFonts w:hint="eastAsia"/>
        </w:rPr>
        <w:t>岁以上老龄人口超过一亿，老龄人口的增长高潮，</w:t>
      </w:r>
      <w:r>
        <w:rPr>
          <w:rFonts w:hint="eastAsia"/>
        </w:rPr>
        <w:lastRenderedPageBreak/>
        <w:t>将从</w:t>
      </w:r>
      <w:r>
        <w:rPr>
          <w:rFonts w:hint="eastAsia"/>
        </w:rPr>
        <w:t>2022</w:t>
      </w:r>
      <w:r>
        <w:rPr>
          <w:rFonts w:hint="eastAsia"/>
        </w:rPr>
        <w:t>年开始来临。怀化市人口老龄化形势也将更为严峻，面临老龄人口多、比例大、增长快三个问题，预计到</w:t>
      </w:r>
      <w:r>
        <w:rPr>
          <w:rFonts w:hint="eastAsia"/>
        </w:rPr>
        <w:t xml:space="preserve">2020 </w:t>
      </w:r>
      <w:r>
        <w:rPr>
          <w:rFonts w:hint="eastAsia"/>
        </w:rPr>
        <w:t>年怀化老龄人口将突破</w:t>
      </w:r>
      <w:r>
        <w:rPr>
          <w:rFonts w:hint="eastAsia"/>
        </w:rPr>
        <w:t>110</w:t>
      </w:r>
      <w:r>
        <w:rPr>
          <w:rFonts w:hint="eastAsia"/>
        </w:rPr>
        <w:t>万。</w:t>
      </w:r>
    </w:p>
    <w:p w14:paraId="26D9A70D" w14:textId="77777777" w:rsidR="00884FDB" w:rsidRPr="001370D7" w:rsidRDefault="00902EDC">
      <w:pPr>
        <w:ind w:firstLine="482"/>
        <w:rPr>
          <w:b/>
          <w:bCs/>
          <w:rPrChange w:id="791" w:author="mico1999@foxmail.com" w:date="2021-03-23T21:31:00Z">
            <w:rPr/>
          </w:rPrChange>
        </w:rPr>
      </w:pPr>
      <w:r w:rsidRPr="001370D7">
        <w:rPr>
          <w:rFonts w:hint="eastAsia"/>
          <w:b/>
          <w:bCs/>
          <w:rPrChange w:id="792" w:author="mico1999@foxmail.com" w:date="2021-03-23T21:31:00Z">
            <w:rPr>
              <w:rFonts w:hint="eastAsia"/>
            </w:rPr>
          </w:rPrChange>
        </w:rPr>
        <w:t>（</w:t>
      </w:r>
      <w:r w:rsidRPr="001370D7">
        <w:rPr>
          <w:b/>
          <w:bCs/>
          <w:rPrChange w:id="793" w:author="mico1999@foxmail.com" w:date="2021-03-23T21:31:00Z">
            <w:rPr/>
          </w:rPrChange>
        </w:rPr>
        <w:t>2</w:t>
      </w:r>
      <w:r w:rsidRPr="001370D7">
        <w:rPr>
          <w:rFonts w:hint="eastAsia"/>
          <w:b/>
          <w:bCs/>
          <w:rPrChange w:id="794" w:author="mico1999@foxmail.com" w:date="2021-03-23T21:31:00Z">
            <w:rPr>
              <w:rFonts w:hint="eastAsia"/>
            </w:rPr>
          </w:rPrChange>
        </w:rPr>
        <w:t>）养老机构分析</w:t>
      </w:r>
    </w:p>
    <w:p w14:paraId="06EA52B3" w14:textId="77777777" w:rsidR="00884FDB" w:rsidRDefault="00902EDC">
      <w:r>
        <w:rPr>
          <w:rFonts w:hint="eastAsia"/>
        </w:rPr>
        <w:t>怀化市目前基本形成以居家养老为基础、以社区养老为平台、以机构养老为支撑的社会养老服务体系雏形。机构养老作为除居家、社区养老之外的唯一模式，成为了因各种主客观原因不能选择家庭养老的老年人的首要选择。机构养老已实现跨越发展，截至</w:t>
      </w:r>
      <w:r>
        <w:rPr>
          <w:rFonts w:hint="eastAsia"/>
        </w:rPr>
        <w:t>2018</w:t>
      </w:r>
      <w:r>
        <w:rPr>
          <w:rFonts w:hint="eastAsia"/>
        </w:rPr>
        <w:t>年，全市共建立</w:t>
      </w:r>
      <w:r>
        <w:rPr>
          <w:rFonts w:hint="eastAsia"/>
        </w:rPr>
        <w:t>551</w:t>
      </w:r>
      <w:r>
        <w:rPr>
          <w:rFonts w:hint="eastAsia"/>
        </w:rPr>
        <w:t>所养老服务设施机构（登记在册）。</w:t>
      </w:r>
      <w:r>
        <w:rPr>
          <w:rFonts w:hint="eastAsia"/>
        </w:rPr>
        <w:t>16</w:t>
      </w:r>
      <w:r>
        <w:rPr>
          <w:rFonts w:hint="eastAsia"/>
        </w:rPr>
        <w:t>所综合性福利院，其中市本级</w:t>
      </w:r>
      <w:r>
        <w:rPr>
          <w:rFonts w:hint="eastAsia"/>
        </w:rPr>
        <w:t xml:space="preserve">1 </w:t>
      </w:r>
      <w:r>
        <w:rPr>
          <w:rFonts w:hint="eastAsia"/>
        </w:rPr>
        <w:t>所，</w:t>
      </w:r>
      <w:r>
        <w:rPr>
          <w:rFonts w:hint="eastAsia"/>
        </w:rPr>
        <w:t>15</w:t>
      </w:r>
      <w:r>
        <w:rPr>
          <w:rFonts w:hint="eastAsia"/>
        </w:rPr>
        <w:t>个县（市、区）级社会福利院。按社会化养老机构运营性质划分为公办和民办养老机构，其中公办养老机构包括福利院（</w:t>
      </w:r>
      <w:r>
        <w:rPr>
          <w:rFonts w:hint="eastAsia"/>
        </w:rPr>
        <w:t>16</w:t>
      </w:r>
      <w:r>
        <w:rPr>
          <w:rFonts w:hint="eastAsia"/>
        </w:rPr>
        <w:t>所）、光荣院（</w:t>
      </w:r>
      <w:r>
        <w:rPr>
          <w:rFonts w:hint="eastAsia"/>
        </w:rPr>
        <w:t>15</w:t>
      </w:r>
      <w:r>
        <w:rPr>
          <w:rFonts w:hint="eastAsia"/>
        </w:rPr>
        <w:t>所）、敬老院（</w:t>
      </w:r>
      <w:r>
        <w:rPr>
          <w:rFonts w:hint="eastAsia"/>
        </w:rPr>
        <w:t>189</w:t>
      </w:r>
      <w:r>
        <w:rPr>
          <w:rFonts w:hint="eastAsia"/>
        </w:rPr>
        <w:t>所）、五保之家（</w:t>
      </w:r>
      <w:r>
        <w:rPr>
          <w:rFonts w:hint="eastAsia"/>
        </w:rPr>
        <w:t>135</w:t>
      </w:r>
      <w:r>
        <w:rPr>
          <w:rFonts w:hint="eastAsia"/>
        </w:rPr>
        <w:t>）、城市公办养老机构（</w:t>
      </w:r>
      <w:r>
        <w:rPr>
          <w:rFonts w:hint="eastAsia"/>
        </w:rPr>
        <w:t>8</w:t>
      </w:r>
      <w:r>
        <w:rPr>
          <w:rFonts w:hint="eastAsia"/>
        </w:rPr>
        <w:t>所）共</w:t>
      </w:r>
      <w:r>
        <w:rPr>
          <w:rFonts w:hint="eastAsia"/>
        </w:rPr>
        <w:t>363</w:t>
      </w:r>
      <w:r>
        <w:rPr>
          <w:rFonts w:hint="eastAsia"/>
        </w:rPr>
        <w:t>所，服务对象面向城市三</w:t>
      </w:r>
      <w:proofErr w:type="gramStart"/>
      <w:r>
        <w:rPr>
          <w:rFonts w:hint="eastAsia"/>
        </w:rPr>
        <w:t>无老人</w:t>
      </w:r>
      <w:proofErr w:type="gramEnd"/>
      <w:r>
        <w:rPr>
          <w:rFonts w:hint="eastAsia"/>
        </w:rPr>
        <w:t>和农村五保老人。民办养老机构包括各类民办养老机构（</w:t>
      </w:r>
      <w:r>
        <w:rPr>
          <w:rFonts w:hint="eastAsia"/>
        </w:rPr>
        <w:t>10</w:t>
      </w:r>
      <w:r>
        <w:rPr>
          <w:rFonts w:hint="eastAsia"/>
        </w:rPr>
        <w:t>所）、城市社区日间照料中心（</w:t>
      </w:r>
      <w:r>
        <w:rPr>
          <w:rFonts w:hint="eastAsia"/>
        </w:rPr>
        <w:t>138</w:t>
      </w:r>
      <w:r>
        <w:rPr>
          <w:rFonts w:hint="eastAsia"/>
        </w:rPr>
        <w:t>所）、农村社区照料中心（</w:t>
      </w:r>
      <w:r>
        <w:rPr>
          <w:rFonts w:hint="eastAsia"/>
        </w:rPr>
        <w:t>40</w:t>
      </w:r>
      <w:r>
        <w:rPr>
          <w:rFonts w:hint="eastAsia"/>
        </w:rPr>
        <w:t>所）共</w:t>
      </w:r>
      <w:r>
        <w:rPr>
          <w:rFonts w:hint="eastAsia"/>
        </w:rPr>
        <w:t>188</w:t>
      </w:r>
      <w:r>
        <w:rPr>
          <w:rFonts w:hint="eastAsia"/>
        </w:rPr>
        <w:t>所，服务对象面向社会老人。</w:t>
      </w:r>
    </w:p>
    <w:p w14:paraId="6673609C" w14:textId="77777777" w:rsidR="00884FDB" w:rsidRDefault="00902EDC">
      <w:r>
        <w:rPr>
          <w:rFonts w:hint="eastAsia"/>
          <w:noProof/>
        </w:rPr>
        <w:drawing>
          <wp:inline distT="0" distB="0" distL="114300" distR="114300" wp14:anchorId="1D5E2D9E" wp14:editId="4108C676">
            <wp:extent cx="5271770" cy="2853055"/>
            <wp:effectExtent l="0" t="0" r="5080" b="4445"/>
            <wp:docPr id="53" name="图片 53" descr="养老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养老机构"/>
                    <pic:cNvPicPr>
                      <a:picLocks noChangeAspect="1"/>
                    </pic:cNvPicPr>
                  </pic:nvPicPr>
                  <pic:blipFill>
                    <a:blip r:embed="rId28"/>
                    <a:stretch>
                      <a:fillRect/>
                    </a:stretch>
                  </pic:blipFill>
                  <pic:spPr>
                    <a:xfrm>
                      <a:off x="0" y="0"/>
                      <a:ext cx="5271770" cy="2853055"/>
                    </a:xfrm>
                    <a:prstGeom prst="rect">
                      <a:avLst/>
                    </a:prstGeom>
                  </pic:spPr>
                </pic:pic>
              </a:graphicData>
            </a:graphic>
          </wp:inline>
        </w:drawing>
      </w:r>
    </w:p>
    <w:p w14:paraId="734E3ABA" w14:textId="77777777" w:rsidR="00884FDB" w:rsidRDefault="00902EDC">
      <w:r>
        <w:rPr>
          <w:rFonts w:hint="eastAsia"/>
        </w:rPr>
        <w:t>图</w:t>
      </w:r>
      <w:r>
        <w:rPr>
          <w:rFonts w:hint="eastAsia"/>
        </w:rPr>
        <w:t>10 2018</w:t>
      </w:r>
      <w:r>
        <w:rPr>
          <w:rFonts w:hint="eastAsia"/>
        </w:rPr>
        <w:t>年怀化市登记在册的各类养老机构图</w:t>
      </w:r>
    </w:p>
    <w:p w14:paraId="1B2FEDA7" w14:textId="77777777" w:rsidR="00884FDB" w:rsidRDefault="00902EDC">
      <w:r>
        <w:rPr>
          <w:rFonts w:hint="eastAsia"/>
        </w:rPr>
        <w:t>资料来源：</w:t>
      </w:r>
      <w:r>
        <w:rPr>
          <w:rFonts w:hint="eastAsia"/>
        </w:rPr>
        <w:t>2019</w:t>
      </w:r>
      <w:r>
        <w:rPr>
          <w:rFonts w:hint="eastAsia"/>
        </w:rPr>
        <w:t>年怀化市民政局实地调研整理而成</w:t>
      </w:r>
    </w:p>
    <w:p w14:paraId="18BCF1B8" w14:textId="77777777" w:rsidR="00884FDB" w:rsidRPr="001370D7" w:rsidRDefault="00902EDC">
      <w:pPr>
        <w:ind w:firstLine="482"/>
        <w:rPr>
          <w:b/>
          <w:bCs/>
          <w:rPrChange w:id="795" w:author="mico1999@foxmail.com" w:date="2021-03-23T21:31:00Z">
            <w:rPr/>
          </w:rPrChange>
        </w:rPr>
      </w:pPr>
      <w:r w:rsidRPr="001370D7">
        <w:rPr>
          <w:b/>
          <w:bCs/>
          <w:rPrChange w:id="796" w:author="mico1999@foxmail.com" w:date="2021-03-23T21:31:00Z">
            <w:rPr/>
          </w:rPrChange>
        </w:rPr>
        <w:t>3.</w:t>
      </w:r>
      <w:r w:rsidRPr="001370D7">
        <w:rPr>
          <w:rFonts w:hint="eastAsia"/>
          <w:b/>
          <w:bCs/>
          <w:rPrChange w:id="797" w:author="mico1999@foxmail.com" w:date="2021-03-23T21:31:00Z">
            <w:rPr>
              <w:rFonts w:hint="eastAsia"/>
            </w:rPr>
          </w:rPrChange>
        </w:rPr>
        <w:t>市场规模分析</w:t>
      </w:r>
    </w:p>
    <w:p w14:paraId="2391CF5A" w14:textId="77777777" w:rsidR="00884FDB" w:rsidRDefault="00902EDC">
      <w:r>
        <w:rPr>
          <w:rFonts w:hint="eastAsia"/>
        </w:rPr>
        <w:t>根据</w:t>
      </w:r>
      <w:r>
        <w:rPr>
          <w:rFonts w:hint="eastAsia"/>
        </w:rPr>
        <w:t>2017</w:t>
      </w:r>
      <w:r>
        <w:rPr>
          <w:rFonts w:hint="eastAsia"/>
        </w:rPr>
        <w:t>年年</w:t>
      </w:r>
      <w:proofErr w:type="gramStart"/>
      <w:r>
        <w:rPr>
          <w:rFonts w:hint="eastAsia"/>
        </w:rPr>
        <w:t>末统计</w:t>
      </w:r>
      <w:proofErr w:type="gramEnd"/>
      <w:r>
        <w:rPr>
          <w:rFonts w:hint="eastAsia"/>
        </w:rPr>
        <w:t>数据，怀化市</w:t>
      </w:r>
      <w:r>
        <w:rPr>
          <w:rFonts w:hint="eastAsia"/>
        </w:rPr>
        <w:t>60</w:t>
      </w:r>
      <w:r>
        <w:rPr>
          <w:rFonts w:hint="eastAsia"/>
        </w:rPr>
        <w:t>岁以上人口占</w:t>
      </w:r>
      <w:r>
        <w:rPr>
          <w:rFonts w:hint="eastAsia"/>
        </w:rPr>
        <w:t>93.62</w:t>
      </w:r>
      <w:r>
        <w:rPr>
          <w:rFonts w:hint="eastAsia"/>
        </w:rPr>
        <w:t>万人，使用老年服务机构建设的占</w:t>
      </w:r>
      <w:r>
        <w:rPr>
          <w:rFonts w:hint="eastAsia"/>
        </w:rPr>
        <w:t>12.97</w:t>
      </w:r>
      <w:r>
        <w:rPr>
          <w:rFonts w:hint="eastAsia"/>
        </w:rPr>
        <w:t>万人，占比</w:t>
      </w:r>
      <w:r>
        <w:rPr>
          <w:rFonts w:hint="eastAsia"/>
        </w:rPr>
        <w:t>13.85%</w:t>
      </w:r>
      <w:r>
        <w:rPr>
          <w:rFonts w:hint="eastAsia"/>
        </w:rPr>
        <w:t>。截至</w:t>
      </w:r>
      <w:r>
        <w:rPr>
          <w:rFonts w:hint="eastAsia"/>
        </w:rPr>
        <w:t>2018</w:t>
      </w:r>
      <w:r>
        <w:rPr>
          <w:rFonts w:hint="eastAsia"/>
        </w:rPr>
        <w:t>年底，怀化市</w:t>
      </w:r>
      <w:r>
        <w:rPr>
          <w:rFonts w:hint="eastAsia"/>
        </w:rPr>
        <w:t>60</w:t>
      </w:r>
      <w:r>
        <w:rPr>
          <w:rFonts w:hint="eastAsia"/>
        </w:rPr>
        <w:t>岁以上的人口达</w:t>
      </w:r>
      <w:r>
        <w:rPr>
          <w:rFonts w:hint="eastAsia"/>
        </w:rPr>
        <w:t>105.93</w:t>
      </w:r>
      <w:r>
        <w:rPr>
          <w:rFonts w:hint="eastAsia"/>
        </w:rPr>
        <w:t>万人，使用老年服务机构建设的占</w:t>
      </w:r>
      <w:r>
        <w:rPr>
          <w:rFonts w:hint="eastAsia"/>
        </w:rPr>
        <w:t>15</w:t>
      </w:r>
      <w:r>
        <w:rPr>
          <w:rFonts w:hint="eastAsia"/>
        </w:rPr>
        <w:t>多万人，占比</w:t>
      </w:r>
      <w:r>
        <w:rPr>
          <w:rFonts w:hint="eastAsia"/>
        </w:rPr>
        <w:t>15%</w:t>
      </w:r>
      <w:r>
        <w:rPr>
          <w:rFonts w:hint="eastAsia"/>
        </w:rPr>
        <w:t>左右，而这些有养老需求的老年人无疑是整个养老行业的目标用户。</w:t>
      </w:r>
    </w:p>
    <w:p w14:paraId="2BCC6951" w14:textId="77777777" w:rsidR="00884FDB" w:rsidRDefault="00902EDC">
      <w:r>
        <w:rPr>
          <w:rFonts w:hint="eastAsia"/>
        </w:rPr>
        <w:t>根据数据统计分析怀化市有</w:t>
      </w:r>
      <w:r>
        <w:rPr>
          <w:rFonts w:hint="eastAsia"/>
        </w:rPr>
        <w:t>80%</w:t>
      </w:r>
      <w:r>
        <w:rPr>
          <w:rFonts w:hint="eastAsia"/>
        </w:rPr>
        <w:t>以上的老人采用家庭养老和社区养老模式。剩余不到</w:t>
      </w:r>
      <w:r>
        <w:rPr>
          <w:rFonts w:hint="eastAsia"/>
        </w:rPr>
        <w:t>20%</w:t>
      </w:r>
      <w:r>
        <w:rPr>
          <w:rFonts w:hint="eastAsia"/>
        </w:rPr>
        <w:t>选择了机构养老。由此看出，除传统的家庭养老以及社区养老之外，人们的选择只有机构养老，怀化市养老模式较为单一。</w:t>
      </w:r>
    </w:p>
    <w:p w14:paraId="5BF1160D" w14:textId="77777777" w:rsidR="00884FDB" w:rsidRDefault="00902EDC">
      <w:r>
        <w:rPr>
          <w:rFonts w:hint="eastAsia"/>
        </w:rPr>
        <w:t>据调查，怀化市目前没有使用互联网养老模式的相关机构，所以本公司建立的互联网养老模式将吸引广大的老年人口，通过积极切入互助养老新模式，整合社会各类资源，将社区、机构、用户、个人志愿者多方联系起来建立网络平台上的虚拟社区，以线上交流、线下活动的形式提供多样化的服务，从而打破养老模式单一化局面，切实解决老年人的养老需求。</w:t>
      </w:r>
    </w:p>
    <w:p w14:paraId="4AE7D174" w14:textId="77777777" w:rsidR="00884FDB" w:rsidRDefault="00902EDC">
      <w:r>
        <w:rPr>
          <w:rFonts w:hint="eastAsia"/>
        </w:rPr>
        <w:t>进一步预测怀化市老龄人口表示对互联网养老模式感兴趣的占</w:t>
      </w:r>
      <w:r>
        <w:rPr>
          <w:rFonts w:hint="eastAsia"/>
        </w:rPr>
        <w:t>25%</w:t>
      </w:r>
      <w:r>
        <w:rPr>
          <w:rFonts w:hint="eastAsia"/>
        </w:rPr>
        <w:t>，即大概</w:t>
      </w:r>
      <w:r>
        <w:rPr>
          <w:rFonts w:hint="eastAsia"/>
        </w:rPr>
        <w:lastRenderedPageBreak/>
        <w:t>26.48</w:t>
      </w:r>
      <w:r>
        <w:rPr>
          <w:rFonts w:hint="eastAsia"/>
        </w:rPr>
        <w:t>万人，这些便是互联网养老模式的前期目标用户。预测分析年递增率为</w:t>
      </w:r>
      <w:r>
        <w:rPr>
          <w:rFonts w:hint="eastAsia"/>
        </w:rPr>
        <w:t>5%</w:t>
      </w:r>
      <w:r>
        <w:rPr>
          <w:rFonts w:hint="eastAsia"/>
        </w:rPr>
        <w:t>，</w:t>
      </w:r>
      <w:r>
        <w:rPr>
          <w:rFonts w:hint="eastAsia"/>
        </w:rPr>
        <w:t>2022</w:t>
      </w:r>
      <w:r>
        <w:rPr>
          <w:rFonts w:hint="eastAsia"/>
        </w:rPr>
        <w:t>年将突破</w:t>
      </w:r>
      <w:r>
        <w:rPr>
          <w:rFonts w:hint="eastAsia"/>
        </w:rPr>
        <w:t>30</w:t>
      </w:r>
      <w:r>
        <w:rPr>
          <w:rFonts w:hint="eastAsia"/>
        </w:rPr>
        <w:t>万人。后期通过不断进步发展将会覆盖怀化市老年人口</w:t>
      </w:r>
      <w:r>
        <w:rPr>
          <w:rFonts w:hint="eastAsia"/>
        </w:rPr>
        <w:t>70%</w:t>
      </w:r>
      <w:r>
        <w:rPr>
          <w:rFonts w:hint="eastAsia"/>
        </w:rPr>
        <w:t>左右老年人口，直至占领该领域的全部市场。</w:t>
      </w:r>
    </w:p>
    <w:p w14:paraId="3A5B3C16" w14:textId="77777777" w:rsidR="00884FDB" w:rsidRDefault="00902EDC">
      <w:r>
        <w:rPr>
          <w:noProof/>
        </w:rPr>
        <w:drawing>
          <wp:inline distT="0" distB="0" distL="114300" distR="114300" wp14:anchorId="08B28253" wp14:editId="433E5B61">
            <wp:extent cx="5290820" cy="1781810"/>
            <wp:effectExtent l="0" t="0" r="5080"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9"/>
                    <a:stretch>
                      <a:fillRect/>
                    </a:stretch>
                  </pic:blipFill>
                  <pic:spPr>
                    <a:xfrm>
                      <a:off x="0" y="0"/>
                      <a:ext cx="5290820" cy="1781810"/>
                    </a:xfrm>
                    <a:prstGeom prst="rect">
                      <a:avLst/>
                    </a:prstGeom>
                    <a:noFill/>
                    <a:ln>
                      <a:noFill/>
                    </a:ln>
                  </pic:spPr>
                </pic:pic>
              </a:graphicData>
            </a:graphic>
          </wp:inline>
        </w:drawing>
      </w:r>
    </w:p>
    <w:p w14:paraId="591CF5E0" w14:textId="77777777" w:rsidR="00884FDB" w:rsidRDefault="00902EDC">
      <w:r>
        <w:rPr>
          <w:rFonts w:hint="eastAsia"/>
        </w:rPr>
        <w:t>图</w:t>
      </w:r>
      <w:r>
        <w:rPr>
          <w:rFonts w:hint="eastAsia"/>
        </w:rPr>
        <w:t>11 2019-2020</w:t>
      </w:r>
      <w:r>
        <w:rPr>
          <w:rFonts w:hint="eastAsia"/>
        </w:rPr>
        <w:t>年怀化市互联网</w:t>
      </w:r>
      <w:r>
        <w:rPr>
          <w:rFonts w:hint="eastAsia"/>
        </w:rPr>
        <w:t>+</w:t>
      </w:r>
      <w:r>
        <w:rPr>
          <w:rFonts w:hint="eastAsia"/>
        </w:rPr>
        <w:t>养老模式用户预测图</w:t>
      </w:r>
    </w:p>
    <w:p w14:paraId="47118311" w14:textId="77777777" w:rsidR="00884FDB" w:rsidRDefault="00902EDC">
      <w:r>
        <w:rPr>
          <w:rFonts w:hint="eastAsia"/>
        </w:rPr>
        <w:t>资料来源：</w:t>
      </w:r>
      <w:r>
        <w:rPr>
          <w:rFonts w:hint="eastAsia"/>
        </w:rPr>
        <w:t>2019</w:t>
      </w:r>
      <w:r>
        <w:rPr>
          <w:rFonts w:hint="eastAsia"/>
        </w:rPr>
        <w:t>年怀化市实地调研分析整理而成</w:t>
      </w:r>
    </w:p>
    <w:p w14:paraId="05DE0436" w14:textId="77777777" w:rsidR="00884FDB" w:rsidRPr="001370D7" w:rsidRDefault="00902EDC">
      <w:pPr>
        <w:ind w:firstLine="482"/>
        <w:rPr>
          <w:b/>
          <w:bCs/>
          <w:rPrChange w:id="798" w:author="mico1999@foxmail.com" w:date="2021-03-23T21:31:00Z">
            <w:rPr/>
          </w:rPrChange>
        </w:rPr>
      </w:pPr>
      <w:r w:rsidRPr="001370D7">
        <w:rPr>
          <w:b/>
          <w:bCs/>
          <w:rPrChange w:id="799" w:author="mico1999@foxmail.com" w:date="2021-03-23T21:31:00Z">
            <w:rPr/>
          </w:rPrChange>
        </w:rPr>
        <w:t>4.</w:t>
      </w:r>
      <w:r w:rsidRPr="001370D7">
        <w:rPr>
          <w:rFonts w:hint="eastAsia"/>
          <w:b/>
          <w:bCs/>
          <w:rPrChange w:id="800" w:author="mico1999@foxmail.com" w:date="2021-03-23T21:31:00Z">
            <w:rPr>
              <w:rFonts w:hint="eastAsia"/>
            </w:rPr>
          </w:rPrChange>
        </w:rPr>
        <w:t>国内养老企业介绍</w:t>
      </w:r>
    </w:p>
    <w:p w14:paraId="315447B6" w14:textId="77777777" w:rsidR="00884FDB" w:rsidRDefault="00902EDC">
      <w:r>
        <w:t>在养老</w:t>
      </w:r>
      <w:r>
        <w:rPr>
          <w:rFonts w:hint="eastAsia"/>
        </w:rPr>
        <w:t>企业</w:t>
      </w:r>
      <w:r>
        <w:t>/</w:t>
      </w:r>
      <w:r>
        <w:t>养老院品牌榜</w:t>
      </w:r>
      <w:r>
        <w:rPr>
          <w:rFonts w:hint="eastAsia"/>
        </w:rPr>
        <w:t>上的</w:t>
      </w:r>
      <w:r>
        <w:t>前十名品牌分别为</w:t>
      </w:r>
      <w:r>
        <w:rPr>
          <w:rFonts w:hint="eastAsia"/>
        </w:rPr>
        <w:t>泰康之家</w:t>
      </w:r>
      <w:r>
        <w:rPr>
          <w:rFonts w:hint="eastAsia"/>
        </w:rPr>
        <w:t>(</w:t>
      </w:r>
      <w:r>
        <w:rPr>
          <w:rFonts w:hint="eastAsia"/>
        </w:rPr>
        <w:t>北京</w:t>
      </w:r>
      <w:r>
        <w:rPr>
          <w:rFonts w:hint="eastAsia"/>
        </w:rPr>
        <w:t>)</w:t>
      </w:r>
      <w:r>
        <w:rPr>
          <w:rFonts w:hint="eastAsia"/>
        </w:rPr>
        <w:t>投资有限公司、亲和源集团有限公司、上海</w:t>
      </w:r>
      <w:proofErr w:type="gramStart"/>
      <w:r>
        <w:rPr>
          <w:rFonts w:hint="eastAsia"/>
        </w:rPr>
        <w:t>凯</w:t>
      </w:r>
      <w:proofErr w:type="gramEnd"/>
      <w:r>
        <w:rPr>
          <w:rFonts w:hint="eastAsia"/>
        </w:rPr>
        <w:t>健华展老年护理有限公司</w:t>
      </w:r>
      <w:r>
        <w:t>、</w:t>
      </w:r>
      <w:r>
        <w:rPr>
          <w:rFonts w:hint="eastAsia"/>
        </w:rPr>
        <w:t>北京诚和</w:t>
      </w:r>
      <w:proofErr w:type="gramStart"/>
      <w:r>
        <w:rPr>
          <w:rFonts w:hint="eastAsia"/>
        </w:rPr>
        <w:t>敬投资</w:t>
      </w:r>
      <w:proofErr w:type="gramEnd"/>
      <w:r>
        <w:rPr>
          <w:rFonts w:hint="eastAsia"/>
        </w:rPr>
        <w:t>有限责任公司、上海爱以德</w:t>
      </w:r>
      <w:proofErr w:type="gramStart"/>
      <w:r>
        <w:rPr>
          <w:rFonts w:hint="eastAsia"/>
        </w:rPr>
        <w:t>医养投资</w:t>
      </w:r>
      <w:proofErr w:type="gramEnd"/>
      <w:r>
        <w:rPr>
          <w:rFonts w:hint="eastAsia"/>
        </w:rPr>
        <w:t>集团有限公司、欧葆庭</w:t>
      </w:r>
      <w:r>
        <w:rPr>
          <w:rFonts w:hint="eastAsia"/>
        </w:rPr>
        <w:t>(</w:t>
      </w:r>
      <w:r>
        <w:rPr>
          <w:rFonts w:hint="eastAsia"/>
        </w:rPr>
        <w:t>上海</w:t>
      </w:r>
      <w:r>
        <w:rPr>
          <w:rFonts w:hint="eastAsia"/>
        </w:rPr>
        <w:t>)</w:t>
      </w:r>
      <w:r>
        <w:rPr>
          <w:rFonts w:hint="eastAsia"/>
        </w:rPr>
        <w:t>投资有限公司、远洋养老运营管理有限公司、远洋养老运营管理有限公司、</w:t>
      </w:r>
      <w:proofErr w:type="gramStart"/>
      <w:r>
        <w:rPr>
          <w:rFonts w:hint="eastAsia"/>
        </w:rPr>
        <w:t>雍</w:t>
      </w:r>
      <w:proofErr w:type="gramEnd"/>
      <w:r>
        <w:rPr>
          <w:rFonts w:hint="eastAsia"/>
        </w:rPr>
        <w:t>柏荟老年护养</w:t>
      </w:r>
      <w:r>
        <w:rPr>
          <w:rFonts w:hint="eastAsia"/>
        </w:rPr>
        <w:t>(</w:t>
      </w:r>
      <w:r>
        <w:rPr>
          <w:rFonts w:hint="eastAsia"/>
        </w:rPr>
        <w:t>杭州</w:t>
      </w:r>
      <w:r>
        <w:rPr>
          <w:rFonts w:hint="eastAsia"/>
        </w:rPr>
        <w:t>)</w:t>
      </w:r>
      <w:r>
        <w:rPr>
          <w:rFonts w:hint="eastAsia"/>
        </w:rPr>
        <w:t>有限公司。这些公司专注于养老、医疗、护理、投资等各方面领域，作为我国养老行业的领头羊，有太多经验值得我们借鉴和学习。</w:t>
      </w:r>
    </w:p>
    <w:p w14:paraId="094FDE86" w14:textId="77777777" w:rsidR="00884FDB" w:rsidRDefault="00902EDC">
      <w:r>
        <w:rPr>
          <w:rFonts w:hint="eastAsia"/>
          <w:noProof/>
        </w:rPr>
        <w:drawing>
          <wp:inline distT="0" distB="0" distL="0" distR="0" wp14:anchorId="4A447F0A" wp14:editId="40CA8490">
            <wp:extent cx="5270500" cy="3616325"/>
            <wp:effectExtent l="38100" t="57150" r="25400" b="41275"/>
            <wp:docPr id="54" name="图示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8186025" w14:textId="77777777" w:rsidR="00884FDB" w:rsidRDefault="00902EDC">
      <w:r>
        <w:rPr>
          <w:rFonts w:hint="eastAsia"/>
        </w:rPr>
        <w:t>通过分析这些和上市公司企业我们可以看出未来可期的产业重点是</w:t>
      </w:r>
      <w:proofErr w:type="gramStart"/>
      <w:r>
        <w:rPr>
          <w:rFonts w:hint="eastAsia"/>
        </w:rPr>
        <w:t>医</w:t>
      </w:r>
      <w:proofErr w:type="gramEnd"/>
      <w:r>
        <w:rPr>
          <w:rFonts w:hint="eastAsia"/>
        </w:rPr>
        <w:t>养结合、智慧</w:t>
      </w:r>
      <w:proofErr w:type="gramStart"/>
      <w:r>
        <w:rPr>
          <w:rFonts w:hint="eastAsia"/>
        </w:rPr>
        <w:t>医</w:t>
      </w:r>
      <w:proofErr w:type="gramEnd"/>
      <w:r>
        <w:rPr>
          <w:rFonts w:hint="eastAsia"/>
        </w:rPr>
        <w:t>养、康养特色小镇等领域。并且在所有涉及领域中，养老地产是主板上市公司切入养老市场的首要选择，选择</w:t>
      </w:r>
      <w:proofErr w:type="gramStart"/>
      <w:r>
        <w:rPr>
          <w:rFonts w:hint="eastAsia"/>
        </w:rPr>
        <w:t>医</w:t>
      </w:r>
      <w:proofErr w:type="gramEnd"/>
      <w:r>
        <w:rPr>
          <w:rFonts w:hint="eastAsia"/>
        </w:rPr>
        <w:t>养结合、医疗健康进军养老产业的居</w:t>
      </w:r>
      <w:r>
        <w:rPr>
          <w:rFonts w:hint="eastAsia"/>
        </w:rPr>
        <w:lastRenderedPageBreak/>
        <w:t>于其次，这三类便是目前上市公司选择进入养老产业的三大领域，而我们的互联网模式也正巧妙地切合了一些未来发展领域</w:t>
      </w:r>
      <w:r>
        <w:rPr>
          <w:rFonts w:hint="eastAsia"/>
        </w:rPr>
        <w:t>,</w:t>
      </w:r>
      <w:r>
        <w:rPr>
          <w:rFonts w:hint="eastAsia"/>
        </w:rPr>
        <w:t>发展指日可待。</w:t>
      </w:r>
    </w:p>
    <w:p w14:paraId="3A2D3E63" w14:textId="2541A2F1" w:rsidR="00884FDB" w:rsidRDefault="00902EDC" w:rsidP="00DA1AB0">
      <w:pPr>
        <w:pStyle w:val="3"/>
        <w:ind w:firstLine="482"/>
      </w:pPr>
      <w:bookmarkStart w:id="801" w:name="_Toc67355989"/>
      <w:bookmarkStart w:id="802" w:name="_Toc67433105"/>
      <w:bookmarkStart w:id="803" w:name="_Toc67433166"/>
      <w:commentRangeStart w:id="804"/>
      <w:r>
        <w:rPr>
          <w:rFonts w:hint="eastAsia"/>
        </w:rPr>
        <w:t>（二）</w:t>
      </w:r>
      <w:r w:rsidR="00AF28CD">
        <w:rPr>
          <w:rFonts w:hint="eastAsia"/>
        </w:rPr>
        <w:t>用户</w:t>
      </w:r>
      <w:r>
        <w:rPr>
          <w:rFonts w:hint="eastAsia"/>
        </w:rPr>
        <w:t>需求分析</w:t>
      </w:r>
      <w:commentRangeEnd w:id="804"/>
      <w:r w:rsidR="00D35B01">
        <w:rPr>
          <w:rStyle w:val="aa"/>
          <w:b w:val="0"/>
        </w:rPr>
        <w:commentReference w:id="804"/>
      </w:r>
      <w:bookmarkEnd w:id="801"/>
      <w:bookmarkEnd w:id="802"/>
      <w:bookmarkEnd w:id="803"/>
    </w:p>
    <w:p w14:paraId="74BF38B9" w14:textId="77777777" w:rsidR="00884FDB" w:rsidRDefault="00902EDC">
      <w:r>
        <w:rPr>
          <w:rFonts w:hint="eastAsia"/>
        </w:rPr>
        <w:t>由于本项目是以怀化市为试点，因此关于消费者的需求分析也是以怀化市老年人的需求为标准展开分析。本项目在五溪广场、火车站、红星桥等区域随机抽取了怀化市</w:t>
      </w:r>
      <w:r>
        <w:rPr>
          <w:rFonts w:hint="eastAsia"/>
        </w:rPr>
        <w:t>150</w:t>
      </w:r>
      <w:r>
        <w:rPr>
          <w:rFonts w:hint="eastAsia"/>
        </w:rPr>
        <w:t>位老人进行了问卷调查。调查的内容主要涉及有老年人基本信息情况、身体状态、精神状态、生活需求、精神需求等，并与老年人进行了养老需求方面的深度的交谈，由此得出以下的消费者需求分析。</w:t>
      </w:r>
    </w:p>
    <w:p w14:paraId="66F00C76" w14:textId="77777777" w:rsidR="00884FDB" w:rsidRPr="001370D7" w:rsidRDefault="00902EDC">
      <w:pPr>
        <w:ind w:firstLine="482"/>
        <w:rPr>
          <w:b/>
          <w:bCs/>
          <w:rPrChange w:id="805" w:author="mico1999@foxmail.com" w:date="2021-03-23T21:32:00Z">
            <w:rPr/>
          </w:rPrChange>
        </w:rPr>
      </w:pPr>
      <w:r w:rsidRPr="001370D7">
        <w:rPr>
          <w:b/>
          <w:bCs/>
          <w:rPrChange w:id="806" w:author="mico1999@foxmail.com" w:date="2021-03-23T21:32:00Z">
            <w:rPr/>
          </w:rPrChange>
        </w:rPr>
        <w:t>1.</w:t>
      </w:r>
      <w:r w:rsidRPr="001370D7">
        <w:rPr>
          <w:rFonts w:hint="eastAsia"/>
          <w:b/>
          <w:bCs/>
          <w:rPrChange w:id="807" w:author="mico1999@foxmail.com" w:date="2021-03-23T21:32:00Z">
            <w:rPr>
              <w:rFonts w:hint="eastAsia"/>
            </w:rPr>
          </w:rPrChange>
        </w:rPr>
        <w:t>健身锻炼需求</w:t>
      </w:r>
    </w:p>
    <w:p w14:paraId="221B036E" w14:textId="77777777" w:rsidR="00884FDB" w:rsidRDefault="00902EDC">
      <w:r>
        <w:rPr>
          <w:rFonts w:hint="eastAsia"/>
        </w:rPr>
        <w:t>（</w:t>
      </w:r>
      <w:r>
        <w:rPr>
          <w:rFonts w:hint="eastAsia"/>
        </w:rPr>
        <w:t>1</w:t>
      </w:r>
      <w:r>
        <w:rPr>
          <w:rFonts w:hint="eastAsia"/>
        </w:rPr>
        <w:t>）需求状况</w:t>
      </w:r>
    </w:p>
    <w:p w14:paraId="015F5068" w14:textId="77777777" w:rsidR="00884FDB" w:rsidRDefault="00902EDC">
      <w:r>
        <w:rPr>
          <w:rFonts w:hint="eastAsia"/>
        </w:rPr>
        <w:t>如图</w:t>
      </w:r>
      <w:r>
        <w:rPr>
          <w:rFonts w:hint="eastAsia"/>
        </w:rPr>
        <w:t>12</w:t>
      </w:r>
      <w:r>
        <w:rPr>
          <w:rFonts w:hint="eastAsia"/>
        </w:rPr>
        <w:t>所示，</w:t>
      </w:r>
      <w:r>
        <w:rPr>
          <w:rFonts w:hint="eastAsia"/>
        </w:rPr>
        <w:t>66.67%</w:t>
      </w:r>
      <w:r>
        <w:rPr>
          <w:rFonts w:hint="eastAsia"/>
        </w:rPr>
        <w:t>的老人在不影响自身身体健康状况和照顾家庭的前提下，最喜欢自发组织熟悉的朋友邻居小范围内活动，一般是散步和聊天；</w:t>
      </w:r>
      <w:r>
        <w:rPr>
          <w:rFonts w:hint="eastAsia"/>
        </w:rPr>
        <w:t xml:space="preserve"> </w:t>
      </w:r>
      <w:r>
        <w:rPr>
          <w:rFonts w:hint="eastAsia"/>
        </w:rPr>
        <w:t>如图</w:t>
      </w:r>
      <w:r>
        <w:rPr>
          <w:rFonts w:hint="eastAsia"/>
        </w:rPr>
        <w:t>13</w:t>
      </w:r>
      <w:r>
        <w:rPr>
          <w:rFonts w:hint="eastAsia"/>
        </w:rPr>
        <w:t>所示，</w:t>
      </w:r>
      <w:r>
        <w:rPr>
          <w:rFonts w:hint="eastAsia"/>
        </w:rPr>
        <w:t>54.84%</w:t>
      </w:r>
      <w:r>
        <w:rPr>
          <w:rFonts w:hint="eastAsia"/>
        </w:rPr>
        <w:t>的老人投入精力最多的方面也是锻炼身体；如图</w:t>
      </w:r>
      <w:r>
        <w:rPr>
          <w:rFonts w:hint="eastAsia"/>
        </w:rPr>
        <w:t>14</w:t>
      </w:r>
      <w:r>
        <w:rPr>
          <w:rFonts w:hint="eastAsia"/>
        </w:rPr>
        <w:t>所示，</w:t>
      </w:r>
      <w:r>
        <w:rPr>
          <w:rFonts w:hint="eastAsia"/>
        </w:rPr>
        <w:t>26.1%</w:t>
      </w:r>
      <w:r>
        <w:rPr>
          <w:rFonts w:hint="eastAsia"/>
        </w:rPr>
        <w:t>的老人最希望社区能够提供老年活动健身设施。</w:t>
      </w:r>
    </w:p>
    <w:p w14:paraId="409C5729" w14:textId="77777777" w:rsidR="00884FDB" w:rsidRDefault="00902EDC">
      <w:r>
        <w:rPr>
          <w:rFonts w:hint="eastAsia"/>
          <w:noProof/>
        </w:rPr>
        <w:drawing>
          <wp:inline distT="0" distB="0" distL="114300" distR="114300" wp14:anchorId="344C71AA" wp14:editId="73B14911">
            <wp:extent cx="4854575" cy="1929765"/>
            <wp:effectExtent l="0" t="0" r="3175" b="13335"/>
            <wp:docPr id="20" name="图片 20" descr="V9RLEI2Q]}~4GBZXZ(EE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V9RLEI2Q]}~4GBZXZ(EEH{8"/>
                    <pic:cNvPicPr>
                      <a:picLocks noChangeAspect="1"/>
                    </pic:cNvPicPr>
                  </pic:nvPicPr>
                  <pic:blipFill>
                    <a:blip r:embed="rId35"/>
                    <a:stretch>
                      <a:fillRect/>
                    </a:stretch>
                  </pic:blipFill>
                  <pic:spPr>
                    <a:xfrm>
                      <a:off x="0" y="0"/>
                      <a:ext cx="4854575" cy="1929765"/>
                    </a:xfrm>
                    <a:prstGeom prst="rect">
                      <a:avLst/>
                    </a:prstGeom>
                  </pic:spPr>
                </pic:pic>
              </a:graphicData>
            </a:graphic>
          </wp:inline>
        </w:drawing>
      </w:r>
    </w:p>
    <w:p w14:paraId="48C88E45" w14:textId="77777777" w:rsidR="00884FDB" w:rsidRDefault="00902EDC">
      <w:r>
        <w:rPr>
          <w:rFonts w:hint="eastAsia"/>
        </w:rPr>
        <w:t>图</w:t>
      </w:r>
      <w:r>
        <w:rPr>
          <w:rFonts w:hint="eastAsia"/>
        </w:rPr>
        <w:t>12</w:t>
      </w:r>
    </w:p>
    <w:p w14:paraId="5106D238" w14:textId="77777777" w:rsidR="00884FDB" w:rsidRDefault="00902EDC">
      <w:r>
        <w:rPr>
          <w:rFonts w:hint="eastAsia"/>
        </w:rPr>
        <w:t>资料来源：根据</w:t>
      </w:r>
      <w:r>
        <w:rPr>
          <w:rFonts w:hint="eastAsia"/>
        </w:rPr>
        <w:t>2019</w:t>
      </w:r>
      <w:r>
        <w:rPr>
          <w:rFonts w:hint="eastAsia"/>
        </w:rPr>
        <w:t>年怀化市实地调研及调查问卷整理而成</w:t>
      </w:r>
    </w:p>
    <w:p w14:paraId="0DBB906E" w14:textId="77777777" w:rsidR="00884FDB" w:rsidRDefault="00902EDC">
      <w:r>
        <w:rPr>
          <w:rFonts w:hint="eastAsia"/>
          <w:noProof/>
        </w:rPr>
        <w:drawing>
          <wp:anchor distT="0" distB="0" distL="114300" distR="114300" simplePos="0" relativeHeight="251666432" behindDoc="0" locked="0" layoutInCell="1" allowOverlap="1" wp14:anchorId="734D07DC" wp14:editId="6D337855">
            <wp:simplePos x="0" y="0"/>
            <wp:positionH relativeFrom="column">
              <wp:posOffset>2799080</wp:posOffset>
            </wp:positionH>
            <wp:positionV relativeFrom="paragraph">
              <wp:posOffset>78105</wp:posOffset>
            </wp:positionV>
            <wp:extent cx="2460625" cy="1963420"/>
            <wp:effectExtent l="0" t="0" r="15875" b="17780"/>
            <wp:wrapNone/>
            <wp:docPr id="24" name="图片 24" descr="26ZV_R2_@C0}IW~~]@BZ5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6ZV_R2_@C0}IW~~]@BZ5K6"/>
                    <pic:cNvPicPr>
                      <a:picLocks noChangeAspect="1"/>
                    </pic:cNvPicPr>
                  </pic:nvPicPr>
                  <pic:blipFill>
                    <a:blip r:embed="rId36"/>
                    <a:stretch>
                      <a:fillRect/>
                    </a:stretch>
                  </pic:blipFill>
                  <pic:spPr>
                    <a:xfrm>
                      <a:off x="0" y="0"/>
                      <a:ext cx="2460625" cy="1963420"/>
                    </a:xfrm>
                    <a:prstGeom prst="rect">
                      <a:avLst/>
                    </a:prstGeom>
                  </pic:spPr>
                </pic:pic>
              </a:graphicData>
            </a:graphic>
          </wp:anchor>
        </w:drawing>
      </w:r>
      <w:r>
        <w:rPr>
          <w:rFonts w:hint="eastAsia"/>
          <w:noProof/>
        </w:rPr>
        <w:drawing>
          <wp:inline distT="0" distB="0" distL="114300" distR="114300" wp14:anchorId="6A9C46FE" wp14:editId="085C70B1">
            <wp:extent cx="2691130" cy="1974850"/>
            <wp:effectExtent l="0" t="0" r="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7"/>
                    <a:srcRect r="36901"/>
                    <a:stretch>
                      <a:fillRect/>
                    </a:stretch>
                  </pic:blipFill>
                  <pic:spPr>
                    <a:xfrm>
                      <a:off x="0" y="0"/>
                      <a:ext cx="2691130" cy="1974850"/>
                    </a:xfrm>
                    <a:prstGeom prst="rect">
                      <a:avLst/>
                    </a:prstGeom>
                    <a:noFill/>
                    <a:ln>
                      <a:noFill/>
                    </a:ln>
                  </pic:spPr>
                </pic:pic>
              </a:graphicData>
            </a:graphic>
          </wp:inline>
        </w:drawing>
      </w:r>
    </w:p>
    <w:p w14:paraId="6FA07685" w14:textId="77777777" w:rsidR="00884FDB" w:rsidRDefault="00884FDB"/>
    <w:p w14:paraId="79EFACBF" w14:textId="77777777" w:rsidR="00884FDB" w:rsidRDefault="00902EDC">
      <w:r>
        <w:rPr>
          <w:rFonts w:hint="eastAsia"/>
        </w:rPr>
        <w:t>图</w:t>
      </w:r>
      <w:r>
        <w:rPr>
          <w:rFonts w:hint="eastAsia"/>
        </w:rPr>
        <w:t xml:space="preserve">13                             </w:t>
      </w:r>
      <w:r>
        <w:rPr>
          <w:rFonts w:hint="eastAsia"/>
        </w:rPr>
        <w:t>图</w:t>
      </w:r>
      <w:r>
        <w:rPr>
          <w:rFonts w:hint="eastAsia"/>
        </w:rPr>
        <w:t>14</w:t>
      </w:r>
    </w:p>
    <w:p w14:paraId="7AC312E5" w14:textId="77777777" w:rsidR="00884FDB" w:rsidRDefault="00902EDC">
      <w:r>
        <w:rPr>
          <w:rFonts w:hint="eastAsia"/>
        </w:rPr>
        <w:t>资料来源：根据</w:t>
      </w:r>
      <w:r>
        <w:rPr>
          <w:rFonts w:hint="eastAsia"/>
        </w:rPr>
        <w:t>2019</w:t>
      </w:r>
      <w:r>
        <w:rPr>
          <w:rFonts w:hint="eastAsia"/>
        </w:rPr>
        <w:t>年怀化市实地调研及调查问卷整理而成</w:t>
      </w:r>
    </w:p>
    <w:p w14:paraId="28B8D09B" w14:textId="77777777" w:rsidR="00884FDB" w:rsidRDefault="00884FDB"/>
    <w:p w14:paraId="5527960F" w14:textId="77777777" w:rsidR="00884FDB" w:rsidRDefault="00902EDC">
      <w:r>
        <w:rPr>
          <w:rFonts w:hint="eastAsia"/>
        </w:rPr>
        <w:t>（</w:t>
      </w:r>
      <w:r>
        <w:rPr>
          <w:rFonts w:hint="eastAsia"/>
        </w:rPr>
        <w:t>2</w:t>
      </w:r>
      <w:r>
        <w:rPr>
          <w:rFonts w:hint="eastAsia"/>
        </w:rPr>
        <w:t>）影响因素</w:t>
      </w:r>
    </w:p>
    <w:p w14:paraId="6AB4AFCA" w14:textId="77777777" w:rsidR="00884FDB" w:rsidRDefault="00902EDC">
      <w:r>
        <w:rPr>
          <w:rFonts w:hint="eastAsia"/>
        </w:rPr>
        <w:t>社区资金、资源不足，没有能力提供健身活动设施和场地。如图</w:t>
      </w:r>
      <w:r>
        <w:rPr>
          <w:rFonts w:hint="eastAsia"/>
        </w:rPr>
        <w:t>15</w:t>
      </w:r>
      <w:r>
        <w:rPr>
          <w:rFonts w:hint="eastAsia"/>
        </w:rPr>
        <w:t>所示，只有</w:t>
      </w:r>
      <w:r>
        <w:rPr>
          <w:rFonts w:hint="eastAsia"/>
        </w:rPr>
        <w:t>20.87%</w:t>
      </w:r>
      <w:r>
        <w:rPr>
          <w:rFonts w:hint="eastAsia"/>
        </w:rPr>
        <w:t>的老年人所在的社区提供了老年健身设施和场地。</w:t>
      </w:r>
    </w:p>
    <w:p w14:paraId="30C8B944" w14:textId="77777777" w:rsidR="00884FDB" w:rsidRDefault="00902EDC">
      <w:r>
        <w:rPr>
          <w:rFonts w:hint="eastAsia"/>
          <w:noProof/>
        </w:rPr>
        <w:lastRenderedPageBreak/>
        <w:drawing>
          <wp:inline distT="0" distB="0" distL="114300" distR="114300" wp14:anchorId="5D5BF7C9" wp14:editId="2C3DD0C8">
            <wp:extent cx="2656840" cy="2011680"/>
            <wp:effectExtent l="0" t="0" r="10160" b="7620"/>
            <wp:docPr id="25" name="图片 25" descr="2X_}[]L)%O29OCQB5KX)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X_}[]L)%O29OCQB5KX)C)3"/>
                    <pic:cNvPicPr>
                      <a:picLocks noChangeAspect="1"/>
                    </pic:cNvPicPr>
                  </pic:nvPicPr>
                  <pic:blipFill>
                    <a:blip r:embed="rId38"/>
                    <a:stretch>
                      <a:fillRect/>
                    </a:stretch>
                  </pic:blipFill>
                  <pic:spPr>
                    <a:xfrm>
                      <a:off x="0" y="0"/>
                      <a:ext cx="2656840" cy="2011680"/>
                    </a:xfrm>
                    <a:prstGeom prst="rect">
                      <a:avLst/>
                    </a:prstGeom>
                  </pic:spPr>
                </pic:pic>
              </a:graphicData>
            </a:graphic>
          </wp:inline>
        </w:drawing>
      </w:r>
    </w:p>
    <w:p w14:paraId="1F783A39" w14:textId="77777777" w:rsidR="00884FDB" w:rsidRDefault="00902EDC">
      <w:r>
        <w:rPr>
          <w:rFonts w:hint="eastAsia"/>
        </w:rPr>
        <w:t>图</w:t>
      </w:r>
      <w:r>
        <w:rPr>
          <w:rFonts w:hint="eastAsia"/>
        </w:rPr>
        <w:t>15</w:t>
      </w:r>
    </w:p>
    <w:p w14:paraId="625E7259" w14:textId="53801B6A" w:rsidR="00884FDB" w:rsidRDefault="00902EDC">
      <w:r>
        <w:rPr>
          <w:rFonts w:hint="eastAsia"/>
        </w:rPr>
        <w:t>资料来源：根据</w:t>
      </w:r>
      <w:r>
        <w:rPr>
          <w:rFonts w:hint="eastAsia"/>
        </w:rPr>
        <w:t>2019</w:t>
      </w:r>
      <w:r>
        <w:rPr>
          <w:rFonts w:hint="eastAsia"/>
        </w:rPr>
        <w:t>年怀化市实地调研及调查问卷整理而成</w:t>
      </w:r>
    </w:p>
    <w:p w14:paraId="5C55B1C6" w14:textId="6DD0F943" w:rsidR="00884FDB" w:rsidRPr="001370D7" w:rsidRDefault="00902EDC">
      <w:pPr>
        <w:ind w:firstLine="482"/>
        <w:rPr>
          <w:b/>
          <w:bCs/>
          <w:rPrChange w:id="808" w:author="mico1999@foxmail.com" w:date="2021-03-23T21:32:00Z">
            <w:rPr/>
          </w:rPrChange>
        </w:rPr>
      </w:pPr>
      <w:r w:rsidRPr="001370D7">
        <w:rPr>
          <w:b/>
          <w:bCs/>
          <w:rPrChange w:id="809" w:author="mico1999@foxmail.com" w:date="2021-03-23T21:32:00Z">
            <w:rPr/>
          </w:rPrChange>
        </w:rPr>
        <w:t>2.</w:t>
      </w:r>
      <w:r w:rsidRPr="001370D7">
        <w:rPr>
          <w:rFonts w:hint="eastAsia"/>
          <w:b/>
          <w:bCs/>
          <w:rPrChange w:id="810" w:author="mico1999@foxmail.com" w:date="2021-03-23T21:32:00Z">
            <w:rPr>
              <w:rFonts w:hint="eastAsia"/>
            </w:rPr>
          </w:rPrChange>
        </w:rPr>
        <w:t>生活照料需求</w:t>
      </w:r>
    </w:p>
    <w:p w14:paraId="5E91D2EB" w14:textId="77777777" w:rsidR="00884FDB" w:rsidRDefault="00902EDC">
      <w:r>
        <w:rPr>
          <w:rFonts w:hint="eastAsia"/>
        </w:rPr>
        <w:t>（</w:t>
      </w:r>
      <w:r>
        <w:rPr>
          <w:rFonts w:hint="eastAsia"/>
        </w:rPr>
        <w:t>1</w:t>
      </w:r>
      <w:r>
        <w:rPr>
          <w:rFonts w:hint="eastAsia"/>
        </w:rPr>
        <w:t>）需求状况</w:t>
      </w:r>
    </w:p>
    <w:p w14:paraId="1B5560FB" w14:textId="77777777" w:rsidR="00884FDB" w:rsidRDefault="00902EDC">
      <w:r>
        <w:rPr>
          <w:rFonts w:hint="eastAsia"/>
        </w:rPr>
        <w:t>如图</w:t>
      </w:r>
      <w:r>
        <w:rPr>
          <w:rFonts w:hint="eastAsia"/>
        </w:rPr>
        <w:t>16</w:t>
      </w:r>
      <w:r>
        <w:rPr>
          <w:rFonts w:hint="eastAsia"/>
        </w:rPr>
        <w:t>所示，</w:t>
      </w:r>
      <w:r>
        <w:rPr>
          <w:rFonts w:hint="eastAsia"/>
        </w:rPr>
        <w:t>80%</w:t>
      </w:r>
      <w:r>
        <w:rPr>
          <w:rFonts w:hint="eastAsia"/>
        </w:rPr>
        <w:t>以上的老年人都是自己照顾自己或是和老伴互相照顾，由子女照料的只有</w:t>
      </w:r>
      <w:r>
        <w:rPr>
          <w:rFonts w:hint="eastAsia"/>
        </w:rPr>
        <w:t>12%</w:t>
      </w:r>
      <w:r>
        <w:rPr>
          <w:rFonts w:hint="eastAsia"/>
        </w:rPr>
        <w:t>，而通过福利院、养老院照料的不足</w:t>
      </w:r>
      <w:r>
        <w:rPr>
          <w:rFonts w:hint="eastAsia"/>
        </w:rPr>
        <w:t>2%</w:t>
      </w:r>
      <w:r>
        <w:rPr>
          <w:rFonts w:hint="eastAsia"/>
        </w:rPr>
        <w:t>；如图</w:t>
      </w:r>
      <w:r>
        <w:rPr>
          <w:rFonts w:hint="eastAsia"/>
        </w:rPr>
        <w:t>17</w:t>
      </w:r>
      <w:r>
        <w:rPr>
          <w:rFonts w:hint="eastAsia"/>
        </w:rPr>
        <w:t>所示，只有</w:t>
      </w:r>
      <w:r>
        <w:rPr>
          <w:rFonts w:hint="eastAsia"/>
        </w:rPr>
        <w:t>1.92%</w:t>
      </w:r>
      <w:r>
        <w:rPr>
          <w:rFonts w:hint="eastAsia"/>
        </w:rPr>
        <w:t>的老年人认为困扰自己生活的主要原因是起居饮食无人照料，</w:t>
      </w:r>
      <w:r>
        <w:rPr>
          <w:rFonts w:hint="eastAsia"/>
        </w:rPr>
        <w:t>80%</w:t>
      </w:r>
      <w:r>
        <w:rPr>
          <w:rFonts w:hint="eastAsia"/>
        </w:rPr>
        <w:t>的老年人都认为自己生活幸福充实，没有烦心事。</w:t>
      </w:r>
    </w:p>
    <w:p w14:paraId="35764E55" w14:textId="77777777" w:rsidR="00884FDB" w:rsidRDefault="00902EDC">
      <w:r>
        <w:rPr>
          <w:rFonts w:hint="eastAsia"/>
          <w:noProof/>
        </w:rPr>
        <w:drawing>
          <wp:anchor distT="0" distB="0" distL="114300" distR="114300" simplePos="0" relativeHeight="251669504" behindDoc="0" locked="0" layoutInCell="1" allowOverlap="1" wp14:anchorId="6F4A8D2A" wp14:editId="1A1665BE">
            <wp:simplePos x="0" y="0"/>
            <wp:positionH relativeFrom="column">
              <wp:posOffset>3714750</wp:posOffset>
            </wp:positionH>
            <wp:positionV relativeFrom="paragraph">
              <wp:posOffset>268605</wp:posOffset>
            </wp:positionV>
            <wp:extent cx="2365375" cy="1834515"/>
            <wp:effectExtent l="0" t="0" r="15875" b="13335"/>
            <wp:wrapNone/>
            <wp:docPr id="27" name="图片 27" descr="B{HF8%ZQCX{T]@8[LI`TU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HF8%ZQCX{T]@8[LI`TUJ4"/>
                    <pic:cNvPicPr>
                      <a:picLocks noChangeAspect="1"/>
                    </pic:cNvPicPr>
                  </pic:nvPicPr>
                  <pic:blipFill>
                    <a:blip r:embed="rId39"/>
                    <a:stretch>
                      <a:fillRect/>
                    </a:stretch>
                  </pic:blipFill>
                  <pic:spPr>
                    <a:xfrm>
                      <a:off x="0" y="0"/>
                      <a:ext cx="2367837" cy="1836282"/>
                    </a:xfrm>
                    <a:prstGeom prst="rect">
                      <a:avLst/>
                    </a:prstGeom>
                  </pic:spPr>
                </pic:pic>
              </a:graphicData>
            </a:graphic>
          </wp:anchor>
        </w:drawing>
      </w:r>
    </w:p>
    <w:p w14:paraId="16A7E1DB" w14:textId="77777777" w:rsidR="00884FDB" w:rsidRDefault="00902EDC">
      <w:r>
        <w:rPr>
          <w:rFonts w:hint="eastAsia"/>
          <w:noProof/>
        </w:rPr>
        <w:drawing>
          <wp:inline distT="0" distB="0" distL="114300" distR="114300" wp14:anchorId="6849E9A3" wp14:editId="7694F438">
            <wp:extent cx="3164840" cy="1828800"/>
            <wp:effectExtent l="0" t="0" r="16510" b="0"/>
            <wp:docPr id="26" name="图片 26" descr="58ST)[{{(PR7YCH67MPV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8ST)[{{(PR7YCH67MPV383"/>
                    <pic:cNvPicPr>
                      <a:picLocks noChangeAspect="1"/>
                    </pic:cNvPicPr>
                  </pic:nvPicPr>
                  <pic:blipFill>
                    <a:blip r:embed="rId40"/>
                    <a:stretch>
                      <a:fillRect/>
                    </a:stretch>
                  </pic:blipFill>
                  <pic:spPr>
                    <a:xfrm>
                      <a:off x="0" y="0"/>
                      <a:ext cx="3164840" cy="1832343"/>
                    </a:xfrm>
                    <a:prstGeom prst="rect">
                      <a:avLst/>
                    </a:prstGeom>
                  </pic:spPr>
                </pic:pic>
              </a:graphicData>
            </a:graphic>
          </wp:inline>
        </w:drawing>
      </w:r>
    </w:p>
    <w:p w14:paraId="41905345" w14:textId="77777777" w:rsidR="00884FDB" w:rsidRDefault="00902EDC">
      <w:r>
        <w:rPr>
          <w:rFonts w:hint="eastAsia"/>
        </w:rPr>
        <w:t xml:space="preserve">       </w:t>
      </w:r>
      <w:r>
        <w:rPr>
          <w:rFonts w:hint="eastAsia"/>
        </w:rPr>
        <w:t>图</w:t>
      </w:r>
      <w:r>
        <w:rPr>
          <w:rFonts w:hint="eastAsia"/>
        </w:rPr>
        <w:t xml:space="preserve">16                                 </w:t>
      </w:r>
      <w:r>
        <w:rPr>
          <w:rFonts w:hint="eastAsia"/>
        </w:rPr>
        <w:t>图</w:t>
      </w:r>
      <w:r>
        <w:rPr>
          <w:rFonts w:hint="eastAsia"/>
        </w:rPr>
        <w:t>17</w:t>
      </w:r>
    </w:p>
    <w:p w14:paraId="58D74732" w14:textId="77777777" w:rsidR="00884FDB" w:rsidRDefault="00902EDC">
      <w:r>
        <w:rPr>
          <w:rFonts w:hint="eastAsia"/>
        </w:rPr>
        <w:t>资料来源：根据</w:t>
      </w:r>
      <w:r>
        <w:rPr>
          <w:rFonts w:hint="eastAsia"/>
        </w:rPr>
        <w:t>2019</w:t>
      </w:r>
      <w:r>
        <w:rPr>
          <w:rFonts w:hint="eastAsia"/>
        </w:rPr>
        <w:t>年怀化市实地调研及调查问卷整理而成</w:t>
      </w:r>
    </w:p>
    <w:p w14:paraId="55D32DCB" w14:textId="77777777" w:rsidR="00884FDB" w:rsidRDefault="00902EDC">
      <w:r>
        <w:rPr>
          <w:rFonts w:hint="eastAsia"/>
        </w:rPr>
        <w:t>（</w:t>
      </w:r>
      <w:r>
        <w:rPr>
          <w:rFonts w:hint="eastAsia"/>
        </w:rPr>
        <w:t>2</w:t>
      </w:r>
      <w:r>
        <w:rPr>
          <w:rFonts w:hint="eastAsia"/>
        </w:rPr>
        <w:t>）影响因素</w:t>
      </w:r>
    </w:p>
    <w:p w14:paraId="21909C6A" w14:textId="77777777" w:rsidR="00884FDB" w:rsidRDefault="00902EDC">
      <w:r>
        <w:rPr>
          <w:rFonts w:hint="eastAsia"/>
        </w:rPr>
        <w:t>首先是老年人自身观念的原因，认为自己有自理能力，不需要他人的帮助；再加上服务机构价格的偏高，让老年人对于机构养老望而止步，并认为购买家政服务、养老机构服务等是“花冤枉钱”。</w:t>
      </w:r>
    </w:p>
    <w:p w14:paraId="43CD55EA" w14:textId="77777777" w:rsidR="00884FDB" w:rsidRPr="001370D7" w:rsidRDefault="00902EDC">
      <w:pPr>
        <w:ind w:firstLine="482"/>
        <w:rPr>
          <w:b/>
          <w:bCs/>
          <w:rPrChange w:id="811" w:author="mico1999@foxmail.com" w:date="2021-03-23T21:32:00Z">
            <w:rPr/>
          </w:rPrChange>
        </w:rPr>
      </w:pPr>
      <w:r w:rsidRPr="001370D7">
        <w:rPr>
          <w:b/>
          <w:bCs/>
          <w:rPrChange w:id="812" w:author="mico1999@foxmail.com" w:date="2021-03-23T21:32:00Z">
            <w:rPr/>
          </w:rPrChange>
        </w:rPr>
        <w:t>3.</w:t>
      </w:r>
      <w:r w:rsidRPr="001370D7">
        <w:rPr>
          <w:rFonts w:hint="eastAsia"/>
          <w:b/>
          <w:bCs/>
          <w:rPrChange w:id="813" w:author="mico1999@foxmail.com" w:date="2021-03-23T21:32:00Z">
            <w:rPr>
              <w:rFonts w:hint="eastAsia"/>
            </w:rPr>
          </w:rPrChange>
        </w:rPr>
        <w:t>医疗保健需求</w:t>
      </w:r>
    </w:p>
    <w:p w14:paraId="3765CFD2" w14:textId="77777777" w:rsidR="00884FDB" w:rsidRDefault="00902EDC">
      <w:r>
        <w:rPr>
          <w:rFonts w:hint="eastAsia"/>
        </w:rPr>
        <w:t>（</w:t>
      </w:r>
      <w:r>
        <w:rPr>
          <w:rFonts w:hint="eastAsia"/>
        </w:rPr>
        <w:t>1</w:t>
      </w:r>
      <w:r>
        <w:rPr>
          <w:rFonts w:hint="eastAsia"/>
        </w:rPr>
        <w:t>）需求状况</w:t>
      </w:r>
    </w:p>
    <w:p w14:paraId="57E26EA6" w14:textId="77777777" w:rsidR="00884FDB" w:rsidRDefault="00902EDC">
      <w:r>
        <w:rPr>
          <w:rFonts w:hint="eastAsia"/>
        </w:rPr>
        <w:t>如图</w:t>
      </w:r>
      <w:r>
        <w:rPr>
          <w:rFonts w:hint="eastAsia"/>
        </w:rPr>
        <w:t>18</w:t>
      </w:r>
      <w:r>
        <w:rPr>
          <w:rFonts w:hint="eastAsia"/>
        </w:rPr>
        <w:t>所示，</w:t>
      </w:r>
      <w:r>
        <w:rPr>
          <w:rFonts w:hint="eastAsia"/>
        </w:rPr>
        <w:t>46.85%</w:t>
      </w:r>
      <w:r>
        <w:rPr>
          <w:rFonts w:hint="eastAsia"/>
        </w:rPr>
        <w:t>的老年人有定期体检和健康护理的需要，</w:t>
      </w:r>
      <w:r>
        <w:rPr>
          <w:rFonts w:hint="eastAsia"/>
        </w:rPr>
        <w:t>38.52%</w:t>
      </w:r>
      <w:r>
        <w:rPr>
          <w:rFonts w:hint="eastAsia"/>
        </w:rPr>
        <w:t>的老年人希望有社区卫生服务中心能够提供就近的医疗服务，有</w:t>
      </w:r>
      <w:r>
        <w:rPr>
          <w:rFonts w:hint="eastAsia"/>
        </w:rPr>
        <w:t>8.33%</w:t>
      </w:r>
      <w:r>
        <w:rPr>
          <w:rFonts w:hint="eastAsia"/>
        </w:rPr>
        <w:t>的老年人希望能够有家庭医生和家庭病床，</w:t>
      </w:r>
      <w:r>
        <w:rPr>
          <w:rFonts w:hint="eastAsia"/>
        </w:rPr>
        <w:t>6.3%</w:t>
      </w:r>
      <w:r>
        <w:rPr>
          <w:rFonts w:hint="eastAsia"/>
        </w:rPr>
        <w:t>的老年人需要陪同看病；</w:t>
      </w:r>
      <w:r>
        <w:rPr>
          <w:rFonts w:hint="eastAsia"/>
        </w:rPr>
        <w:t>22.2%</w:t>
      </w:r>
      <w:r>
        <w:rPr>
          <w:rFonts w:hint="eastAsia"/>
        </w:rPr>
        <w:t>的老年人最希望社区能够提供医疗服务设施（见图</w:t>
      </w:r>
      <w:r>
        <w:rPr>
          <w:rFonts w:hint="eastAsia"/>
        </w:rPr>
        <w:t>14</w:t>
      </w:r>
      <w:r>
        <w:rPr>
          <w:rFonts w:hint="eastAsia"/>
        </w:rPr>
        <w:t>）；据了解，怀化市大部分社区在医疗服务方面只提供了一年一次的定期体检，少部分社区有量血压、脉搏的医疗服务。</w:t>
      </w:r>
    </w:p>
    <w:p w14:paraId="24BBBB76" w14:textId="77777777" w:rsidR="00884FDB" w:rsidRDefault="00902EDC">
      <w:r>
        <w:rPr>
          <w:rFonts w:hint="eastAsia"/>
          <w:noProof/>
        </w:rPr>
        <w:lastRenderedPageBreak/>
        <w:drawing>
          <wp:inline distT="0" distB="0" distL="114300" distR="114300" wp14:anchorId="4B69F8A9" wp14:editId="3B755006">
            <wp:extent cx="2721610" cy="2089150"/>
            <wp:effectExtent l="0" t="0" r="2540" b="6350"/>
            <wp:docPr id="28" name="图片 28" descr="I3_QT@3APF@U0$SU[SWJ$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3_QT@3APF@U0$SU[SWJ$JB"/>
                    <pic:cNvPicPr>
                      <a:picLocks noChangeAspect="1"/>
                    </pic:cNvPicPr>
                  </pic:nvPicPr>
                  <pic:blipFill>
                    <a:blip r:embed="rId41"/>
                    <a:stretch>
                      <a:fillRect/>
                    </a:stretch>
                  </pic:blipFill>
                  <pic:spPr>
                    <a:xfrm>
                      <a:off x="0" y="0"/>
                      <a:ext cx="2721610" cy="2089150"/>
                    </a:xfrm>
                    <a:prstGeom prst="rect">
                      <a:avLst/>
                    </a:prstGeom>
                  </pic:spPr>
                </pic:pic>
              </a:graphicData>
            </a:graphic>
          </wp:inline>
        </w:drawing>
      </w:r>
    </w:p>
    <w:p w14:paraId="51135996" w14:textId="77777777" w:rsidR="00884FDB" w:rsidRDefault="00902EDC">
      <w:r>
        <w:rPr>
          <w:rFonts w:hint="eastAsia"/>
        </w:rPr>
        <w:t>图</w:t>
      </w:r>
      <w:r>
        <w:rPr>
          <w:rFonts w:hint="eastAsia"/>
        </w:rPr>
        <w:t>18</w:t>
      </w:r>
    </w:p>
    <w:p w14:paraId="6E60A06A" w14:textId="77777777" w:rsidR="00884FDB" w:rsidRDefault="00902EDC">
      <w:r>
        <w:rPr>
          <w:rFonts w:hint="eastAsia"/>
        </w:rPr>
        <w:t>资料来源：根据</w:t>
      </w:r>
      <w:r>
        <w:rPr>
          <w:rFonts w:hint="eastAsia"/>
        </w:rPr>
        <w:t>2019</w:t>
      </w:r>
      <w:r>
        <w:rPr>
          <w:rFonts w:hint="eastAsia"/>
        </w:rPr>
        <w:t>年怀化市实地调研及调查问卷整理而成</w:t>
      </w:r>
    </w:p>
    <w:p w14:paraId="0BF6E2F2" w14:textId="77777777" w:rsidR="00884FDB" w:rsidRDefault="00902EDC">
      <w:r>
        <w:rPr>
          <w:rFonts w:hint="eastAsia"/>
        </w:rPr>
        <w:t>（</w:t>
      </w:r>
      <w:r>
        <w:rPr>
          <w:rFonts w:hint="eastAsia"/>
        </w:rPr>
        <w:t>2</w:t>
      </w:r>
      <w:r>
        <w:rPr>
          <w:rFonts w:hint="eastAsia"/>
        </w:rPr>
        <w:t>）影响因素</w:t>
      </w:r>
    </w:p>
    <w:p w14:paraId="196D08B3" w14:textId="77777777" w:rsidR="00884FDB" w:rsidRDefault="00902EDC">
      <w:r>
        <w:rPr>
          <w:rFonts w:hint="eastAsia"/>
        </w:rPr>
        <w:t>据调查，社区在医疗服务方面过于形式化，老年人普遍反映体检过后没有反馈，还有部分老人从来不参加社区的体检活动，选择自己直接到医院体检就诊；社区无力或是无心去提供医疗服务。</w:t>
      </w:r>
    </w:p>
    <w:p w14:paraId="06F38A01" w14:textId="77777777" w:rsidR="00884FDB" w:rsidRPr="001370D7" w:rsidRDefault="00902EDC">
      <w:pPr>
        <w:ind w:firstLine="482"/>
        <w:rPr>
          <w:b/>
          <w:bCs/>
          <w:rPrChange w:id="814" w:author="mico1999@foxmail.com" w:date="2021-03-23T21:32:00Z">
            <w:rPr/>
          </w:rPrChange>
        </w:rPr>
      </w:pPr>
      <w:r w:rsidRPr="001370D7">
        <w:rPr>
          <w:b/>
          <w:bCs/>
          <w:rPrChange w:id="815" w:author="mico1999@foxmail.com" w:date="2021-03-23T21:32:00Z">
            <w:rPr/>
          </w:rPrChange>
        </w:rPr>
        <w:t>4.</w:t>
      </w:r>
      <w:r w:rsidRPr="001370D7">
        <w:rPr>
          <w:rFonts w:hint="eastAsia"/>
          <w:b/>
          <w:bCs/>
          <w:rPrChange w:id="816" w:author="mico1999@foxmail.com" w:date="2021-03-23T21:32:00Z">
            <w:rPr>
              <w:rFonts w:hint="eastAsia"/>
            </w:rPr>
          </w:rPrChange>
        </w:rPr>
        <w:t>休闲娱乐需求</w:t>
      </w:r>
    </w:p>
    <w:p w14:paraId="48020D13" w14:textId="77777777" w:rsidR="00884FDB" w:rsidRDefault="00902EDC">
      <w:r>
        <w:rPr>
          <w:rFonts w:hint="eastAsia"/>
        </w:rPr>
        <w:t>（</w:t>
      </w:r>
      <w:r>
        <w:rPr>
          <w:rFonts w:hint="eastAsia"/>
        </w:rPr>
        <w:t>1</w:t>
      </w:r>
      <w:r>
        <w:rPr>
          <w:rFonts w:hint="eastAsia"/>
        </w:rPr>
        <w:t>）需求状况</w:t>
      </w:r>
    </w:p>
    <w:p w14:paraId="11BC5B09" w14:textId="77777777" w:rsidR="00884FDB" w:rsidRDefault="00902EDC">
      <w:r>
        <w:rPr>
          <w:rFonts w:hint="eastAsia"/>
        </w:rPr>
        <w:t>当代老年人物质生活基本有保障，思想观念也正在转变，他们认为老年生活的精神富足才是最重要的。调查结果显示，</w:t>
      </w:r>
      <w:r>
        <w:rPr>
          <w:rFonts w:hint="eastAsia"/>
        </w:rPr>
        <w:t>26.1%</w:t>
      </w:r>
      <w:r>
        <w:rPr>
          <w:rFonts w:hint="eastAsia"/>
        </w:rPr>
        <w:t>的老年人最希望社区能够提供休闲娱乐的设施（见图</w:t>
      </w:r>
      <w:r>
        <w:rPr>
          <w:rFonts w:hint="eastAsia"/>
        </w:rPr>
        <w:t>14</w:t>
      </w:r>
      <w:r>
        <w:rPr>
          <w:rFonts w:hint="eastAsia"/>
        </w:rPr>
        <w:t>），半数以上的老年人最需要休闲娱乐的服务项目，如图</w:t>
      </w:r>
      <w:r>
        <w:rPr>
          <w:rFonts w:hint="eastAsia"/>
        </w:rPr>
        <w:t>19</w:t>
      </w:r>
      <w:r>
        <w:rPr>
          <w:rFonts w:hint="eastAsia"/>
        </w:rPr>
        <w:t>所示。</w:t>
      </w:r>
    </w:p>
    <w:p w14:paraId="01FD268A" w14:textId="77777777" w:rsidR="00884FDB" w:rsidRDefault="00902EDC">
      <w:r>
        <w:rPr>
          <w:rFonts w:hint="eastAsia"/>
          <w:noProof/>
        </w:rPr>
        <w:drawing>
          <wp:inline distT="0" distB="0" distL="114300" distR="114300" wp14:anchorId="1E8BCDD9" wp14:editId="7464C53C">
            <wp:extent cx="2393950" cy="1850390"/>
            <wp:effectExtent l="0" t="0" r="6350"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2"/>
                    <a:stretch>
                      <a:fillRect/>
                    </a:stretch>
                  </pic:blipFill>
                  <pic:spPr>
                    <a:xfrm>
                      <a:off x="0" y="0"/>
                      <a:ext cx="2400202" cy="1855259"/>
                    </a:xfrm>
                    <a:prstGeom prst="rect">
                      <a:avLst/>
                    </a:prstGeom>
                    <a:noFill/>
                    <a:ln>
                      <a:noFill/>
                    </a:ln>
                  </pic:spPr>
                </pic:pic>
              </a:graphicData>
            </a:graphic>
          </wp:inline>
        </w:drawing>
      </w:r>
    </w:p>
    <w:p w14:paraId="67BC2D6F" w14:textId="77777777" w:rsidR="00884FDB" w:rsidRDefault="00902EDC">
      <w:r>
        <w:rPr>
          <w:rFonts w:hint="eastAsia"/>
        </w:rPr>
        <w:t>图</w:t>
      </w:r>
      <w:r>
        <w:rPr>
          <w:rFonts w:hint="eastAsia"/>
        </w:rPr>
        <w:t>19</w:t>
      </w:r>
    </w:p>
    <w:p w14:paraId="3927E919" w14:textId="77777777" w:rsidR="00884FDB" w:rsidRDefault="00902EDC">
      <w:r>
        <w:rPr>
          <w:rFonts w:hint="eastAsia"/>
        </w:rPr>
        <w:t>资料来源：根据</w:t>
      </w:r>
      <w:r>
        <w:rPr>
          <w:rFonts w:hint="eastAsia"/>
        </w:rPr>
        <w:t>2019</w:t>
      </w:r>
      <w:r>
        <w:rPr>
          <w:rFonts w:hint="eastAsia"/>
        </w:rPr>
        <w:t>年怀化市实地调研及调查问卷整理而成</w:t>
      </w:r>
    </w:p>
    <w:p w14:paraId="4B263288" w14:textId="77777777" w:rsidR="00884FDB" w:rsidRDefault="00884FDB"/>
    <w:p w14:paraId="136D6C11" w14:textId="77777777" w:rsidR="00884FDB" w:rsidRDefault="00884FDB"/>
    <w:p w14:paraId="67D787CA" w14:textId="77777777" w:rsidR="00884FDB" w:rsidRDefault="00902EDC">
      <w:r>
        <w:rPr>
          <w:rFonts w:hint="eastAsia"/>
        </w:rPr>
        <w:t>（</w:t>
      </w:r>
      <w:r>
        <w:rPr>
          <w:rFonts w:hint="eastAsia"/>
        </w:rPr>
        <w:t>2</w:t>
      </w:r>
      <w:r>
        <w:rPr>
          <w:rFonts w:hint="eastAsia"/>
        </w:rPr>
        <w:t>）影响因素</w:t>
      </w:r>
    </w:p>
    <w:p w14:paraId="52813263" w14:textId="77777777" w:rsidR="00884FDB" w:rsidRDefault="00902EDC">
      <w:r>
        <w:rPr>
          <w:rFonts w:hint="eastAsia"/>
        </w:rPr>
        <w:t>根据调查结果，</w:t>
      </w:r>
      <w:r>
        <w:rPr>
          <w:rFonts w:hint="eastAsia"/>
        </w:rPr>
        <w:t>38.71%</w:t>
      </w:r>
      <w:r>
        <w:rPr>
          <w:rFonts w:hint="eastAsia"/>
        </w:rPr>
        <w:t>的老年人精力都用于做家务和照顾孙子孙女（见图</w:t>
      </w:r>
      <w:r>
        <w:rPr>
          <w:rFonts w:hint="eastAsia"/>
        </w:rPr>
        <w:t>13</w:t>
      </w:r>
      <w:r>
        <w:rPr>
          <w:rFonts w:hint="eastAsia"/>
        </w:rPr>
        <w:t>），没有时间休闲娱乐，还有部分老年人因为自己或者老伴身体不好而无暇顾及其他；休闲娱乐时没有合适的场地。</w:t>
      </w:r>
    </w:p>
    <w:p w14:paraId="4176F048" w14:textId="77777777" w:rsidR="00884FDB" w:rsidRPr="001370D7" w:rsidRDefault="00902EDC">
      <w:pPr>
        <w:ind w:firstLine="482"/>
        <w:rPr>
          <w:b/>
          <w:bCs/>
          <w:rPrChange w:id="817" w:author="mico1999@foxmail.com" w:date="2021-03-23T21:32:00Z">
            <w:rPr/>
          </w:rPrChange>
        </w:rPr>
      </w:pPr>
      <w:r w:rsidRPr="001370D7">
        <w:rPr>
          <w:b/>
          <w:bCs/>
          <w:rPrChange w:id="818" w:author="mico1999@foxmail.com" w:date="2021-03-23T21:32:00Z">
            <w:rPr/>
          </w:rPrChange>
        </w:rPr>
        <w:t>5.</w:t>
      </w:r>
      <w:r w:rsidRPr="001370D7">
        <w:rPr>
          <w:rFonts w:hint="eastAsia"/>
          <w:b/>
          <w:bCs/>
          <w:rPrChange w:id="819" w:author="mico1999@foxmail.com" w:date="2021-03-23T21:32:00Z">
            <w:rPr>
              <w:rFonts w:hint="eastAsia"/>
            </w:rPr>
          </w:rPrChange>
        </w:rPr>
        <w:t>志愿服务需求</w:t>
      </w:r>
    </w:p>
    <w:p w14:paraId="0AECDEB7" w14:textId="77777777" w:rsidR="00884FDB" w:rsidRDefault="00902EDC">
      <w:r>
        <w:rPr>
          <w:rFonts w:hint="eastAsia"/>
        </w:rPr>
        <w:t>（</w:t>
      </w:r>
      <w:r>
        <w:rPr>
          <w:rFonts w:hint="eastAsia"/>
        </w:rPr>
        <w:t>1</w:t>
      </w:r>
      <w:r>
        <w:rPr>
          <w:rFonts w:hint="eastAsia"/>
        </w:rPr>
        <w:t>）需求状况</w:t>
      </w:r>
    </w:p>
    <w:p w14:paraId="3C28BCD1" w14:textId="77777777" w:rsidR="00884FDB" w:rsidRDefault="00902EDC">
      <w:r>
        <w:rPr>
          <w:rFonts w:hint="eastAsia"/>
        </w:rPr>
        <w:t>如图</w:t>
      </w:r>
      <w:r>
        <w:rPr>
          <w:rFonts w:hint="eastAsia"/>
        </w:rPr>
        <w:t>20</w:t>
      </w:r>
      <w:r>
        <w:rPr>
          <w:rFonts w:hint="eastAsia"/>
        </w:rPr>
        <w:t>所示，</w:t>
      </w:r>
      <w:r>
        <w:rPr>
          <w:rFonts w:hint="eastAsia"/>
        </w:rPr>
        <w:t>35.8%</w:t>
      </w:r>
      <w:r>
        <w:rPr>
          <w:rFonts w:hint="eastAsia"/>
        </w:rPr>
        <w:t>的老年人不想参加志愿活动，</w:t>
      </w:r>
      <w:r>
        <w:rPr>
          <w:rFonts w:hint="eastAsia"/>
        </w:rPr>
        <w:t>25.93%</w:t>
      </w:r>
      <w:r>
        <w:rPr>
          <w:rFonts w:hint="eastAsia"/>
        </w:rPr>
        <w:t>的老年人想参加</w:t>
      </w:r>
      <w:r>
        <w:rPr>
          <w:rFonts w:hint="eastAsia"/>
        </w:rPr>
        <w:lastRenderedPageBreak/>
        <w:t>美化环境的志愿活动，</w:t>
      </w:r>
      <w:r>
        <w:rPr>
          <w:rFonts w:hint="eastAsia"/>
        </w:rPr>
        <w:t>10%</w:t>
      </w:r>
      <w:r>
        <w:rPr>
          <w:rFonts w:hint="eastAsia"/>
        </w:rPr>
        <w:t>的老年人想参加帮困助弱、维护治安以及为民服务的志愿活动。</w:t>
      </w:r>
    </w:p>
    <w:p w14:paraId="01E06975" w14:textId="77777777" w:rsidR="00884FDB" w:rsidRDefault="00902EDC">
      <w:r>
        <w:rPr>
          <w:rFonts w:hint="eastAsia"/>
          <w:noProof/>
        </w:rPr>
        <w:drawing>
          <wp:inline distT="0" distB="0" distL="0" distR="0" wp14:anchorId="58EF92F8" wp14:editId="79E61DD0">
            <wp:extent cx="4778375" cy="3009265"/>
            <wp:effectExtent l="0" t="0" r="317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78375" cy="3009265"/>
                    </a:xfrm>
                    <a:prstGeom prst="rect">
                      <a:avLst/>
                    </a:prstGeom>
                    <a:noFill/>
                    <a:ln>
                      <a:noFill/>
                    </a:ln>
                  </pic:spPr>
                </pic:pic>
              </a:graphicData>
            </a:graphic>
          </wp:inline>
        </w:drawing>
      </w:r>
    </w:p>
    <w:p w14:paraId="193A6494" w14:textId="77777777" w:rsidR="00884FDB" w:rsidRDefault="00902EDC">
      <w:r>
        <w:rPr>
          <w:rFonts w:hint="eastAsia"/>
        </w:rPr>
        <w:t>图</w:t>
      </w:r>
      <w:r>
        <w:rPr>
          <w:rFonts w:hint="eastAsia"/>
        </w:rPr>
        <w:t>20</w:t>
      </w:r>
    </w:p>
    <w:p w14:paraId="703148A6" w14:textId="77777777" w:rsidR="00884FDB" w:rsidRDefault="00902EDC">
      <w:r>
        <w:rPr>
          <w:rFonts w:hint="eastAsia"/>
        </w:rPr>
        <w:t>资料来源：根据</w:t>
      </w:r>
      <w:r>
        <w:rPr>
          <w:rFonts w:hint="eastAsia"/>
        </w:rPr>
        <w:t>2019</w:t>
      </w:r>
      <w:r>
        <w:rPr>
          <w:rFonts w:hint="eastAsia"/>
        </w:rPr>
        <w:t>年怀化市实地调研及调查问卷整理而成</w:t>
      </w:r>
    </w:p>
    <w:p w14:paraId="2DBCF2B4" w14:textId="77777777" w:rsidR="00884FDB" w:rsidRDefault="00902EDC">
      <w:r>
        <w:rPr>
          <w:rFonts w:hint="eastAsia"/>
        </w:rPr>
        <w:t>（</w:t>
      </w:r>
      <w:r>
        <w:rPr>
          <w:rFonts w:hint="eastAsia"/>
        </w:rPr>
        <w:t>2</w:t>
      </w:r>
      <w:r>
        <w:rPr>
          <w:rFonts w:hint="eastAsia"/>
        </w:rPr>
        <w:t>）影响因素</w:t>
      </w:r>
    </w:p>
    <w:p w14:paraId="44B7BA88" w14:textId="77777777" w:rsidR="00884FDB" w:rsidRDefault="00902EDC">
      <w:r>
        <w:rPr>
          <w:rFonts w:hint="eastAsia"/>
        </w:rPr>
        <w:t>据了解，一方面，选择了“不想参加”和“其他”选项的老年人只有少部分确实是不愿意参加，大部分都是因为年龄大、身体不好而无法参与社区组织的志愿活动，还有一些文化程度不高的老年人认为自己不具备参加志愿活动的知识和能力；另一方面，无人组织老年人参加志愿活动。</w:t>
      </w:r>
    </w:p>
    <w:p w14:paraId="577BD6C3" w14:textId="77777777" w:rsidR="00884FDB" w:rsidRPr="001370D7" w:rsidRDefault="00902EDC">
      <w:pPr>
        <w:ind w:firstLine="482"/>
        <w:rPr>
          <w:b/>
          <w:bCs/>
          <w:rPrChange w:id="820" w:author="mico1999@foxmail.com" w:date="2021-03-23T21:32:00Z">
            <w:rPr/>
          </w:rPrChange>
        </w:rPr>
      </w:pPr>
      <w:r w:rsidRPr="001370D7">
        <w:rPr>
          <w:b/>
          <w:bCs/>
          <w:rPrChange w:id="821" w:author="mico1999@foxmail.com" w:date="2021-03-23T21:32:00Z">
            <w:rPr/>
          </w:rPrChange>
        </w:rPr>
        <w:t>6.</w:t>
      </w:r>
      <w:r w:rsidRPr="001370D7">
        <w:rPr>
          <w:rFonts w:hint="eastAsia"/>
          <w:b/>
          <w:bCs/>
          <w:rPrChange w:id="822" w:author="mico1999@foxmail.com" w:date="2021-03-23T21:32:00Z">
            <w:rPr>
              <w:rFonts w:hint="eastAsia"/>
            </w:rPr>
          </w:rPrChange>
        </w:rPr>
        <w:t>同伴交流需求</w:t>
      </w:r>
    </w:p>
    <w:p w14:paraId="44EACB22" w14:textId="77777777" w:rsidR="00884FDB" w:rsidRDefault="00902EDC">
      <w:r>
        <w:rPr>
          <w:rFonts w:hint="eastAsia"/>
        </w:rPr>
        <w:t>（</w:t>
      </w:r>
      <w:r>
        <w:rPr>
          <w:rFonts w:hint="eastAsia"/>
        </w:rPr>
        <w:t>1</w:t>
      </w:r>
      <w:r>
        <w:rPr>
          <w:rFonts w:hint="eastAsia"/>
        </w:rPr>
        <w:t>）需求状况</w:t>
      </w:r>
    </w:p>
    <w:p w14:paraId="7E7FBE73" w14:textId="77777777" w:rsidR="00884FDB" w:rsidRDefault="00902EDC">
      <w:proofErr w:type="gramStart"/>
      <w:r>
        <w:rPr>
          <w:rFonts w:hint="eastAsia"/>
        </w:rPr>
        <w:t>据结果</w:t>
      </w:r>
      <w:proofErr w:type="gramEnd"/>
      <w:r>
        <w:rPr>
          <w:rFonts w:hint="eastAsia"/>
        </w:rPr>
        <w:t>显示，</w:t>
      </w:r>
      <w:r>
        <w:rPr>
          <w:rFonts w:hint="eastAsia"/>
        </w:rPr>
        <w:t>41.12%</w:t>
      </w:r>
      <w:r>
        <w:rPr>
          <w:rFonts w:hint="eastAsia"/>
        </w:rPr>
        <w:t>的老年人需要亲人的关怀陪伴，这个是毋庸置疑每个人都需要的，然而还有</w:t>
      </w:r>
      <w:r>
        <w:rPr>
          <w:rFonts w:hint="eastAsia"/>
        </w:rPr>
        <w:t>27.1%</w:t>
      </w:r>
      <w:r>
        <w:rPr>
          <w:rFonts w:hint="eastAsia"/>
        </w:rPr>
        <w:t>和</w:t>
      </w:r>
      <w:r>
        <w:rPr>
          <w:rFonts w:hint="eastAsia"/>
        </w:rPr>
        <w:t>11.2%</w:t>
      </w:r>
      <w:r>
        <w:rPr>
          <w:rFonts w:hint="eastAsia"/>
        </w:rPr>
        <w:t>的老人需要朋友交流沟通以及和谐人际关系。</w:t>
      </w:r>
    </w:p>
    <w:p w14:paraId="05BA3F96" w14:textId="77777777" w:rsidR="00884FDB" w:rsidRDefault="00902EDC">
      <w:r>
        <w:rPr>
          <w:rFonts w:hint="eastAsia"/>
          <w:noProof/>
        </w:rPr>
        <w:drawing>
          <wp:inline distT="0" distB="0" distL="0" distR="0" wp14:anchorId="0C12C015" wp14:editId="465FA17F">
            <wp:extent cx="3356610" cy="2018030"/>
            <wp:effectExtent l="0" t="0" r="152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3356610" cy="2018030"/>
                    </a:xfrm>
                    <a:prstGeom prst="rect">
                      <a:avLst/>
                    </a:prstGeom>
                    <a:noFill/>
                  </pic:spPr>
                </pic:pic>
              </a:graphicData>
            </a:graphic>
          </wp:inline>
        </w:drawing>
      </w:r>
    </w:p>
    <w:p w14:paraId="55261011" w14:textId="77777777" w:rsidR="00884FDB" w:rsidRDefault="00902EDC">
      <w:r>
        <w:rPr>
          <w:rFonts w:hint="eastAsia"/>
        </w:rPr>
        <w:t>图</w:t>
      </w:r>
      <w:r>
        <w:rPr>
          <w:rFonts w:hint="eastAsia"/>
        </w:rPr>
        <w:t>21</w:t>
      </w:r>
    </w:p>
    <w:p w14:paraId="30434D52" w14:textId="77777777" w:rsidR="00884FDB" w:rsidRDefault="00902EDC">
      <w:r>
        <w:rPr>
          <w:rFonts w:hint="eastAsia"/>
        </w:rPr>
        <w:t>资料来源：根据</w:t>
      </w:r>
      <w:r>
        <w:rPr>
          <w:rFonts w:hint="eastAsia"/>
        </w:rPr>
        <w:t>2019</w:t>
      </w:r>
      <w:r>
        <w:rPr>
          <w:rFonts w:hint="eastAsia"/>
        </w:rPr>
        <w:t>年怀化市实地调研及调查问卷整理而成</w:t>
      </w:r>
    </w:p>
    <w:p w14:paraId="20FA00E8" w14:textId="77777777" w:rsidR="00884FDB" w:rsidRDefault="00902EDC">
      <w:r>
        <w:rPr>
          <w:rFonts w:hint="eastAsia"/>
        </w:rPr>
        <w:t>（</w:t>
      </w:r>
      <w:r>
        <w:rPr>
          <w:rFonts w:hint="eastAsia"/>
        </w:rPr>
        <w:t>2</w:t>
      </w:r>
      <w:r>
        <w:rPr>
          <w:rFonts w:hint="eastAsia"/>
        </w:rPr>
        <w:t>）影响因素</w:t>
      </w:r>
    </w:p>
    <w:p w14:paraId="32018E03" w14:textId="77777777" w:rsidR="00884FDB" w:rsidRDefault="00902EDC">
      <w:r>
        <w:rPr>
          <w:rFonts w:hint="eastAsia"/>
        </w:rPr>
        <w:t>随着年龄的增长，老年人身边的朋友相继离世，没有同龄人进行交流；社区</w:t>
      </w:r>
      <w:r>
        <w:rPr>
          <w:rFonts w:hint="eastAsia"/>
        </w:rPr>
        <w:lastRenderedPageBreak/>
        <w:t>居民之间因为楼房等原因交流闭塞，除了老年大学和自发组织活动的小团体能够有保持长期交流的机会之外，老年人很难有方便的途径可以找到兴趣相同的同龄人。</w:t>
      </w:r>
    </w:p>
    <w:p w14:paraId="00B1D8BE" w14:textId="77777777" w:rsidR="00884FDB" w:rsidRDefault="00902EDC">
      <w:r>
        <w:rPr>
          <w:rFonts w:hint="eastAsia"/>
        </w:rPr>
        <w:t>综上所述，老年人的需求有很多，但是因为社区之间资源、资金的不对等，自身观念影响以及生活方面的困难等原因，让老年人的物质、精神方面的需求无法得到有效解决。</w:t>
      </w:r>
    </w:p>
    <w:p w14:paraId="41D4A7B9" w14:textId="77777777" w:rsidR="00884FDB" w:rsidRDefault="00902EDC" w:rsidP="00DA1AB0">
      <w:pPr>
        <w:pStyle w:val="3"/>
        <w:ind w:firstLine="482"/>
      </w:pPr>
      <w:bookmarkStart w:id="823" w:name="_Toc67355990"/>
      <w:bookmarkStart w:id="824" w:name="_Toc67433106"/>
      <w:bookmarkStart w:id="825" w:name="_Toc67433167"/>
      <w:commentRangeStart w:id="826"/>
      <w:r>
        <w:rPr>
          <w:rFonts w:hint="eastAsia"/>
        </w:rPr>
        <w:t>（三）竞争分析</w:t>
      </w:r>
      <w:commentRangeEnd w:id="826"/>
      <w:r w:rsidR="00D35B01">
        <w:rPr>
          <w:rStyle w:val="aa"/>
          <w:b w:val="0"/>
        </w:rPr>
        <w:commentReference w:id="826"/>
      </w:r>
      <w:bookmarkEnd w:id="823"/>
      <w:bookmarkEnd w:id="824"/>
      <w:bookmarkEnd w:id="825"/>
    </w:p>
    <w:p w14:paraId="16332E9D" w14:textId="1526AB08" w:rsidR="00884FDB" w:rsidRPr="001370D7" w:rsidRDefault="00902EDC">
      <w:pPr>
        <w:ind w:firstLine="482"/>
        <w:rPr>
          <w:b/>
          <w:bCs/>
          <w:rPrChange w:id="827" w:author="mico1999@foxmail.com" w:date="2021-03-23T21:32:00Z">
            <w:rPr/>
          </w:rPrChange>
        </w:rPr>
      </w:pPr>
      <w:r w:rsidRPr="001370D7">
        <w:rPr>
          <w:b/>
          <w:bCs/>
          <w:rPrChange w:id="828" w:author="mico1999@foxmail.com" w:date="2021-03-23T21:32:00Z">
            <w:rPr/>
          </w:rPrChange>
        </w:rPr>
        <w:t>1.</w:t>
      </w:r>
      <w:r w:rsidRPr="001370D7">
        <w:rPr>
          <w:rFonts w:hint="eastAsia"/>
          <w:b/>
          <w:bCs/>
          <w:rPrChange w:id="829" w:author="mico1999@foxmail.com" w:date="2021-03-23T21:32:00Z">
            <w:rPr>
              <w:rFonts w:hint="eastAsia"/>
            </w:rPr>
          </w:rPrChange>
        </w:rPr>
        <w:t>怀化</w:t>
      </w:r>
      <w:ins w:id="830" w:author="mico1999@foxmail.com" w:date="2021-03-23T21:32:00Z">
        <w:r w:rsidR="001370D7">
          <w:rPr>
            <w:rFonts w:hint="eastAsia"/>
            <w:b/>
            <w:bCs/>
          </w:rPr>
          <w:t>城市</w:t>
        </w:r>
      </w:ins>
      <w:r w:rsidRPr="001370D7">
        <w:rPr>
          <w:rFonts w:hint="eastAsia"/>
          <w:b/>
          <w:bCs/>
          <w:rPrChange w:id="831" w:author="mico1999@foxmail.com" w:date="2021-03-23T21:32:00Z">
            <w:rPr>
              <w:rFonts w:hint="eastAsia"/>
            </w:rPr>
          </w:rPrChange>
        </w:rPr>
        <w:t>周边不存在同类型的互助式养老平台</w:t>
      </w:r>
    </w:p>
    <w:p w14:paraId="44900A23" w14:textId="77777777" w:rsidR="00884FDB" w:rsidRDefault="00902EDC">
      <w:r>
        <w:rPr>
          <w:rFonts w:hint="eastAsia"/>
        </w:rPr>
        <w:t>怀化市乃至周边地区都没有关于将社区养老和机构养老相结合，通过互联网平台提供服务，实现互助式养老的平台，因此本项目作为首创，在怀化地区没有竞争对象。</w:t>
      </w:r>
    </w:p>
    <w:p w14:paraId="64E1B708" w14:textId="77777777" w:rsidR="00884FDB" w:rsidRPr="001370D7" w:rsidRDefault="00902EDC">
      <w:pPr>
        <w:ind w:firstLine="482"/>
        <w:rPr>
          <w:b/>
          <w:bCs/>
          <w:rPrChange w:id="832" w:author="mico1999@foxmail.com" w:date="2021-03-23T21:32:00Z">
            <w:rPr/>
          </w:rPrChange>
        </w:rPr>
      </w:pPr>
      <w:r w:rsidRPr="001370D7">
        <w:rPr>
          <w:b/>
          <w:bCs/>
          <w:rPrChange w:id="833" w:author="mico1999@foxmail.com" w:date="2021-03-23T21:32:00Z">
            <w:rPr/>
          </w:rPrChange>
        </w:rPr>
        <w:t>2.</w:t>
      </w:r>
      <w:r w:rsidRPr="001370D7">
        <w:rPr>
          <w:rFonts w:hint="eastAsia"/>
          <w:b/>
          <w:bCs/>
          <w:rPrChange w:id="834" w:author="mico1999@foxmail.com" w:date="2021-03-23T21:32:00Z">
            <w:rPr>
              <w:rFonts w:hint="eastAsia"/>
            </w:rPr>
          </w:rPrChange>
        </w:rPr>
        <w:t>养老机构占据优质客户市场</w:t>
      </w:r>
    </w:p>
    <w:p w14:paraId="42379156" w14:textId="77777777" w:rsidR="00884FDB" w:rsidRDefault="00902EDC">
      <w:r>
        <w:rPr>
          <w:rFonts w:hint="eastAsia"/>
        </w:rPr>
        <w:t>机构养老以其专业化的服务为特点，由政府主办或是依靠政府资源，为老年人提供日常护理、医疗、精神慰藉、生活娱乐等全方位的高质量服务，品牌忠诚度非常高，吸引了大量的优质客户。但其缺点在于：</w:t>
      </w:r>
    </w:p>
    <w:p w14:paraId="68CF6B81" w14:textId="77777777" w:rsidR="00884FDB" w:rsidRDefault="00902EDC">
      <w:r>
        <w:rPr>
          <w:rFonts w:hint="eastAsia"/>
        </w:rPr>
        <w:t>（</w:t>
      </w:r>
      <w:r>
        <w:rPr>
          <w:rFonts w:hint="eastAsia"/>
        </w:rPr>
        <w:t>1</w:t>
      </w:r>
      <w:r>
        <w:rPr>
          <w:rFonts w:hint="eastAsia"/>
        </w:rPr>
        <w:t>）养老成本较高。以怀化公办民营的晋源老年公寓为例，自理老人入住需要</w:t>
      </w:r>
      <w:r>
        <w:rPr>
          <w:rFonts w:hint="eastAsia"/>
        </w:rPr>
        <w:t>1500</w:t>
      </w:r>
      <w:r>
        <w:rPr>
          <w:rFonts w:hint="eastAsia"/>
        </w:rPr>
        <w:t>元</w:t>
      </w:r>
      <w:r>
        <w:rPr>
          <w:rFonts w:hint="eastAsia"/>
        </w:rPr>
        <w:t>/</w:t>
      </w:r>
      <w:r>
        <w:rPr>
          <w:rFonts w:hint="eastAsia"/>
        </w:rPr>
        <w:t>月，包括生活费和房费，而失智失能的老人，依照其情况的不同，入住价格在每月</w:t>
      </w:r>
      <w:r>
        <w:rPr>
          <w:rFonts w:hint="eastAsia"/>
        </w:rPr>
        <w:t>3300</w:t>
      </w:r>
      <w:r>
        <w:rPr>
          <w:rFonts w:hint="eastAsia"/>
        </w:rPr>
        <w:t>元至</w:t>
      </w:r>
      <w:r>
        <w:rPr>
          <w:rFonts w:hint="eastAsia"/>
        </w:rPr>
        <w:t>4500</w:t>
      </w:r>
      <w:r>
        <w:rPr>
          <w:rFonts w:hint="eastAsia"/>
        </w:rPr>
        <w:t>元之间。根据《怀化市</w:t>
      </w:r>
      <w:r>
        <w:rPr>
          <w:rFonts w:hint="eastAsia"/>
        </w:rPr>
        <w:t>2018</w:t>
      </w:r>
      <w:r>
        <w:rPr>
          <w:rFonts w:hint="eastAsia"/>
        </w:rPr>
        <w:t>年国民经济与社会发展统计公报》，城镇居民人均可支配收入为</w:t>
      </w:r>
      <w:r>
        <w:rPr>
          <w:rFonts w:hint="eastAsia"/>
        </w:rPr>
        <w:t>26703</w:t>
      </w:r>
      <w:r>
        <w:rPr>
          <w:rFonts w:hint="eastAsia"/>
        </w:rPr>
        <w:t>元，农村居民人均可支配收入为</w:t>
      </w:r>
      <w:r>
        <w:rPr>
          <w:rFonts w:hint="eastAsia"/>
        </w:rPr>
        <w:t>9811</w:t>
      </w:r>
      <w:r>
        <w:rPr>
          <w:rFonts w:hint="eastAsia"/>
        </w:rPr>
        <w:t>元。显然，机构养老对于大部分的家庭来说负担是比较重的。</w:t>
      </w:r>
    </w:p>
    <w:p w14:paraId="785C16D7" w14:textId="77777777" w:rsidR="00884FDB" w:rsidRDefault="00902EDC">
      <w:r>
        <w:rPr>
          <w:rFonts w:hint="eastAsia"/>
        </w:rPr>
        <w:t>（</w:t>
      </w:r>
      <w:r>
        <w:rPr>
          <w:rFonts w:hint="eastAsia"/>
        </w:rPr>
        <w:t>2</w:t>
      </w:r>
      <w:r>
        <w:rPr>
          <w:rFonts w:hint="eastAsia"/>
        </w:rPr>
        <w:t>）机构养老只能在特定阶段和特定群体中起作用。一般来说，受传统观念的影响，老年人在自己能够自理的情况下是不愿意到养老机构去居住的；到了</w:t>
      </w:r>
      <w:r>
        <w:rPr>
          <w:rFonts w:hint="eastAsia"/>
        </w:rPr>
        <w:t>80</w:t>
      </w:r>
      <w:r>
        <w:rPr>
          <w:rFonts w:hint="eastAsia"/>
        </w:rPr>
        <w:t>、</w:t>
      </w:r>
      <w:r>
        <w:rPr>
          <w:rFonts w:hint="eastAsia"/>
        </w:rPr>
        <w:t>90</w:t>
      </w:r>
      <w:r>
        <w:rPr>
          <w:rFonts w:hint="eastAsia"/>
        </w:rPr>
        <w:t>岁，生活不能自理，儿女又无暇照料时，老人才有可能选择到机构去养老。</w:t>
      </w:r>
    </w:p>
    <w:p w14:paraId="240AF95D" w14:textId="66FD4635" w:rsidR="00073E84" w:rsidRPr="001370D7" w:rsidRDefault="00902EDC" w:rsidP="00073E84">
      <w:pPr>
        <w:ind w:firstLine="482"/>
        <w:rPr>
          <w:b/>
          <w:bCs/>
          <w:rPrChange w:id="835" w:author="mico1999@foxmail.com" w:date="2021-03-23T21:32:00Z">
            <w:rPr/>
          </w:rPrChange>
        </w:rPr>
      </w:pPr>
      <w:r w:rsidRPr="001370D7">
        <w:rPr>
          <w:b/>
          <w:bCs/>
          <w:rPrChange w:id="836" w:author="mico1999@foxmail.com" w:date="2021-03-23T21:32:00Z">
            <w:rPr/>
          </w:rPrChange>
        </w:rPr>
        <w:t>3.</w:t>
      </w:r>
      <w:proofErr w:type="gramStart"/>
      <w:r w:rsidR="00073E84" w:rsidRPr="001370D7">
        <w:rPr>
          <w:rFonts w:hint="eastAsia"/>
          <w:b/>
          <w:bCs/>
          <w:rPrChange w:id="837" w:author="mico1999@foxmail.com" w:date="2021-03-23T21:32:00Z">
            <w:rPr>
              <w:rFonts w:hint="eastAsia"/>
            </w:rPr>
          </w:rPrChange>
        </w:rPr>
        <w:t>竞品分析</w:t>
      </w:r>
      <w:proofErr w:type="gramEnd"/>
    </w:p>
    <w:p w14:paraId="1713A9DE" w14:textId="46B83661" w:rsidR="00884FDB" w:rsidRDefault="00902EDC" w:rsidP="00073E84">
      <w:r>
        <w:rPr>
          <w:rFonts w:hint="eastAsia"/>
        </w:rPr>
        <w:t>全国性的养老平台或成为最大竞争对手</w:t>
      </w:r>
      <w:r w:rsidR="00073E84">
        <w:rPr>
          <w:rFonts w:hint="eastAsia"/>
        </w:rPr>
        <w:t>。</w:t>
      </w:r>
      <w:r>
        <w:rPr>
          <w:rFonts w:hint="eastAsia"/>
        </w:rPr>
        <w:t>目前，在应用商店中上线的养老</w:t>
      </w:r>
      <w:r>
        <w:rPr>
          <w:rFonts w:hint="eastAsia"/>
        </w:rPr>
        <w:t>APP</w:t>
      </w:r>
      <w:r>
        <w:rPr>
          <w:rFonts w:hint="eastAsia"/>
        </w:rPr>
        <w:t>类别和功能存在许多不同，质量也是良莠不齐。下面以“盛泉养老”、“智慧养老”、“老来网”三个具有代表性的综合服务型</w:t>
      </w:r>
      <w:r>
        <w:rPr>
          <w:rFonts w:hint="eastAsia"/>
        </w:rPr>
        <w:t>APP</w:t>
      </w:r>
      <w:r>
        <w:rPr>
          <w:rFonts w:hint="eastAsia"/>
        </w:rPr>
        <w:t>为竞争对象展开分析。</w:t>
      </w:r>
    </w:p>
    <w:p w14:paraId="686858ED" w14:textId="70F5564B" w:rsidR="00884FDB" w:rsidRDefault="00902EDC">
      <w:r>
        <w:rPr>
          <w:rFonts w:hint="eastAsia"/>
        </w:rPr>
        <w:t>（</w:t>
      </w:r>
      <w:r>
        <w:rPr>
          <w:rFonts w:hint="eastAsia"/>
        </w:rPr>
        <w:t>1</w:t>
      </w:r>
      <w:r>
        <w:rPr>
          <w:rFonts w:hint="eastAsia"/>
        </w:rPr>
        <w:t>）“盛泉养老”</w:t>
      </w:r>
      <w:ins w:id="838" w:author="mico1999@foxmail.com" w:date="2021-03-23T21:32:00Z">
        <w:r w:rsidR="001370D7">
          <w:rPr>
            <w:rFonts w:hint="eastAsia"/>
          </w:rPr>
          <w:t>A</w:t>
        </w:r>
        <w:r w:rsidR="001370D7">
          <w:t>PP</w:t>
        </w:r>
      </w:ins>
    </w:p>
    <w:p w14:paraId="06286D8B" w14:textId="77777777" w:rsidR="00884FDB" w:rsidRDefault="00902EDC">
      <w:r>
        <w:rPr>
          <w:rFonts w:hint="eastAsia"/>
        </w:rPr>
        <w:t>“盛泉养老”</w:t>
      </w:r>
      <w:r>
        <w:rPr>
          <w:rFonts w:hint="eastAsia"/>
        </w:rPr>
        <w:t>APP</w:t>
      </w:r>
      <w:r>
        <w:rPr>
          <w:rFonts w:hint="eastAsia"/>
        </w:rPr>
        <w:t>是</w:t>
      </w:r>
      <w:proofErr w:type="gramStart"/>
      <w:r>
        <w:rPr>
          <w:rFonts w:hint="eastAsia"/>
        </w:rPr>
        <w:t>由盛泉集团</w:t>
      </w:r>
      <w:proofErr w:type="gramEnd"/>
      <w:r>
        <w:rPr>
          <w:rFonts w:hint="eastAsia"/>
        </w:rPr>
        <w:t>打造的一个居家养老平台，是山东省的养老服务品牌。其主要</w:t>
      </w:r>
      <w:proofErr w:type="gramStart"/>
      <w:r>
        <w:rPr>
          <w:rFonts w:hint="eastAsia"/>
        </w:rPr>
        <w:t>版块</w:t>
      </w:r>
      <w:proofErr w:type="gramEnd"/>
      <w:r>
        <w:rPr>
          <w:rFonts w:hint="eastAsia"/>
        </w:rPr>
        <w:t>有：找养老院、养老服务、居家养老、盛泉商城、</w:t>
      </w:r>
      <w:proofErr w:type="gramStart"/>
      <w:r>
        <w:rPr>
          <w:rFonts w:hint="eastAsia"/>
        </w:rPr>
        <w:t>孝爱大学</w:t>
      </w:r>
      <w:proofErr w:type="gramEnd"/>
      <w:r>
        <w:rPr>
          <w:rFonts w:hint="eastAsia"/>
        </w:rPr>
        <w:t>、老友圈、</w:t>
      </w:r>
      <w:proofErr w:type="gramStart"/>
      <w:r>
        <w:rPr>
          <w:rFonts w:hint="eastAsia"/>
        </w:rPr>
        <w:t>孝爱资讯</w:t>
      </w:r>
      <w:proofErr w:type="gramEnd"/>
      <w:r>
        <w:rPr>
          <w:rFonts w:hint="eastAsia"/>
        </w:rPr>
        <w:t>及</w:t>
      </w:r>
      <w:proofErr w:type="gramStart"/>
      <w:r>
        <w:rPr>
          <w:rFonts w:hint="eastAsia"/>
        </w:rPr>
        <w:t>一</w:t>
      </w:r>
      <w:proofErr w:type="gramEnd"/>
      <w:r>
        <w:rPr>
          <w:rFonts w:hint="eastAsia"/>
        </w:rPr>
        <w:t>卡通，集学老、养生、养老、</w:t>
      </w:r>
      <w:proofErr w:type="gramStart"/>
      <w:r>
        <w:rPr>
          <w:rFonts w:hint="eastAsia"/>
        </w:rPr>
        <w:t>医</w:t>
      </w:r>
      <w:proofErr w:type="gramEnd"/>
      <w:r>
        <w:rPr>
          <w:rFonts w:hint="eastAsia"/>
        </w:rPr>
        <w:t>养为一体。优点是以养老机构为依托提供了专业化的服务，通过网络平台来宣传完成公共关系和营销活动。缺点在于没有解决老年人精神养老方面的问题，没有建立起互助式养老的模式。</w:t>
      </w:r>
    </w:p>
    <w:p w14:paraId="57FF211F" w14:textId="2C0C7F33" w:rsidR="00884FDB" w:rsidRDefault="00902EDC">
      <w:r>
        <w:rPr>
          <w:rFonts w:hint="eastAsia"/>
        </w:rPr>
        <w:t>（</w:t>
      </w:r>
      <w:r>
        <w:rPr>
          <w:rFonts w:hint="eastAsia"/>
        </w:rPr>
        <w:t>2</w:t>
      </w:r>
      <w:r>
        <w:rPr>
          <w:rFonts w:hint="eastAsia"/>
        </w:rPr>
        <w:t>）“智慧养老”</w:t>
      </w:r>
      <w:ins w:id="839" w:author="mico1999@foxmail.com" w:date="2021-03-23T21:32:00Z">
        <w:r w:rsidR="001370D7">
          <w:rPr>
            <w:rFonts w:hint="eastAsia"/>
          </w:rPr>
          <w:t>A</w:t>
        </w:r>
        <w:r w:rsidR="001370D7">
          <w:t>PP</w:t>
        </w:r>
      </w:ins>
    </w:p>
    <w:p w14:paraId="71A681DE" w14:textId="77777777" w:rsidR="00884FDB" w:rsidRDefault="00902EDC">
      <w:r>
        <w:rPr>
          <w:rFonts w:hint="eastAsia"/>
        </w:rPr>
        <w:t>“智慧养老”</w:t>
      </w:r>
      <w:r>
        <w:rPr>
          <w:rFonts w:hint="eastAsia"/>
        </w:rPr>
        <w:t>APP</w:t>
      </w:r>
      <w:r>
        <w:rPr>
          <w:rFonts w:hint="eastAsia"/>
        </w:rPr>
        <w:t>要实现通过整个养老信息平台，把社会公众（老人或老人亲属等利益相关人员）、养老服务中心（运营养老平台）、服务机构（提供七大养老服务的机构）、服务人员（服务机构里的服务人员）这四类构成养老服务体系的人群和机构进行有机整合，为老人提供七大板块（医疗服务、家政服务、机构养老、情感服务、老年用品、法律服务、殡仪服务）的养老服务。“智慧养老”不仅依托养老院、服务中心，还依靠服务机构，但实际上还是机构养老的一个平台，一种营销手段，没有建立互助养老的模式。</w:t>
      </w:r>
    </w:p>
    <w:p w14:paraId="1BD11929" w14:textId="2CA97026" w:rsidR="00884FDB" w:rsidRDefault="00902EDC">
      <w:r>
        <w:rPr>
          <w:rFonts w:hint="eastAsia"/>
        </w:rPr>
        <w:t>（</w:t>
      </w:r>
      <w:r>
        <w:rPr>
          <w:rFonts w:hint="eastAsia"/>
        </w:rPr>
        <w:t>3</w:t>
      </w:r>
      <w:r>
        <w:rPr>
          <w:rFonts w:hint="eastAsia"/>
        </w:rPr>
        <w:t>）“老来网”</w:t>
      </w:r>
      <w:ins w:id="840" w:author="mico1999@foxmail.com" w:date="2021-03-23T21:32:00Z">
        <w:r w:rsidR="001370D7">
          <w:rPr>
            <w:rFonts w:hint="eastAsia"/>
          </w:rPr>
          <w:t>A</w:t>
        </w:r>
        <w:r w:rsidR="001370D7">
          <w:t>PP</w:t>
        </w:r>
      </w:ins>
      <w:r>
        <w:rPr>
          <w:rFonts w:hint="eastAsia"/>
        </w:rPr>
        <w:t>（将是我们未来最大的竞争对手，缺点是商业化的氛</w:t>
      </w:r>
      <w:r>
        <w:rPr>
          <w:rFonts w:hint="eastAsia"/>
        </w:rPr>
        <w:lastRenderedPageBreak/>
        <w:t>围很重，建立起了购物平台，没有真正建立起互助式养老）</w:t>
      </w:r>
    </w:p>
    <w:p w14:paraId="3FBF08F2" w14:textId="77777777" w:rsidR="00884FDB" w:rsidRDefault="00902EDC">
      <w:r>
        <w:rPr>
          <w:rFonts w:hint="eastAsia"/>
        </w:rPr>
        <w:t>“老来网”</w:t>
      </w:r>
      <w:r>
        <w:rPr>
          <w:rFonts w:hint="eastAsia"/>
        </w:rPr>
        <w:t>APP</w:t>
      </w:r>
      <w:r>
        <w:rPr>
          <w:rFonts w:hint="eastAsia"/>
        </w:rPr>
        <w:t>是由北京智慧眼科技股份有限公司旗下的一家专注于互联网养老服务的公司研发，致力于建立服务</w:t>
      </w:r>
      <w:r>
        <w:rPr>
          <w:rFonts w:hint="eastAsia"/>
        </w:rPr>
        <w:t>2</w:t>
      </w:r>
      <w:r>
        <w:rPr>
          <w:rFonts w:hint="eastAsia"/>
        </w:rPr>
        <w:t>亿老年人的社会化服务云平台，运用云计算、物联网、移动互联网等新一代信息技术，整合老年产业线上线下资源，打造“互联网</w:t>
      </w:r>
      <w:r>
        <w:rPr>
          <w:rFonts w:hint="eastAsia"/>
        </w:rPr>
        <w:t>+</w:t>
      </w:r>
      <w:r>
        <w:rPr>
          <w:rFonts w:hint="eastAsia"/>
        </w:rPr>
        <w:t>”养老产业生态圈，为老年人提供居家养老、健康护理、社交购物、健康咨询、老年商城、政府服务、智能硬件等全方位服务。</w:t>
      </w:r>
      <w:r>
        <w:rPr>
          <w:rFonts w:hint="eastAsia"/>
        </w:rPr>
        <w:t>APP</w:t>
      </w:r>
      <w:r>
        <w:rPr>
          <w:rFonts w:hint="eastAsia"/>
        </w:rPr>
        <w:t>主要有社保认证、精选商场、居家服务、康</w:t>
      </w:r>
      <w:proofErr w:type="gramStart"/>
      <w:r>
        <w:rPr>
          <w:rFonts w:hint="eastAsia"/>
        </w:rPr>
        <w:t>养地图</w:t>
      </w:r>
      <w:proofErr w:type="gramEnd"/>
      <w:r>
        <w:rPr>
          <w:rFonts w:hint="eastAsia"/>
        </w:rPr>
        <w:t>四个</w:t>
      </w:r>
      <w:proofErr w:type="gramStart"/>
      <w:r>
        <w:rPr>
          <w:rFonts w:hint="eastAsia"/>
        </w:rPr>
        <w:t>版块</w:t>
      </w:r>
      <w:proofErr w:type="gramEnd"/>
      <w:r>
        <w:rPr>
          <w:rFonts w:hint="eastAsia"/>
        </w:rPr>
        <w:t>。</w:t>
      </w:r>
    </w:p>
    <w:p w14:paraId="1EC6F798" w14:textId="77777777" w:rsidR="00884FDB" w:rsidRDefault="00902EDC">
      <w:r>
        <w:rPr>
          <w:rFonts w:hint="eastAsia"/>
        </w:rPr>
        <w:t>优点：</w:t>
      </w:r>
    </w:p>
    <w:p w14:paraId="5215473A" w14:textId="77777777" w:rsidR="00884FDB" w:rsidRDefault="00902EDC">
      <w:r>
        <w:rPr>
          <w:rFonts w:hint="eastAsia"/>
        </w:rPr>
        <w:t>①认可度高。“老来网”安装数达到</w:t>
      </w:r>
      <w:r>
        <w:rPr>
          <w:rFonts w:hint="eastAsia"/>
        </w:rPr>
        <w:t>203</w:t>
      </w:r>
      <w:r>
        <w:rPr>
          <w:rFonts w:hint="eastAsia"/>
        </w:rPr>
        <w:t>万人次。在推广使用该</w:t>
      </w:r>
      <w:r>
        <w:rPr>
          <w:rFonts w:hint="eastAsia"/>
        </w:rPr>
        <w:t>APP</w:t>
      </w:r>
      <w:r>
        <w:rPr>
          <w:rFonts w:hint="eastAsia"/>
        </w:rPr>
        <w:t>的地区，用户评价普遍较高，并认为应该全国推广。</w:t>
      </w:r>
    </w:p>
    <w:p w14:paraId="155A6114" w14:textId="77777777" w:rsidR="00884FDB" w:rsidRDefault="00902EDC">
      <w:r>
        <w:rPr>
          <w:rFonts w:hint="eastAsia"/>
        </w:rPr>
        <w:t>②社保认证功能。“老来网”开通人脸识别认证系统，离退休人员可以通过“老来网”实现足不出户办理养老待遇资格认证；</w:t>
      </w:r>
    </w:p>
    <w:p w14:paraId="474AEA0C" w14:textId="77777777" w:rsidR="00884FDB" w:rsidRDefault="00902EDC">
      <w:r>
        <w:rPr>
          <w:rFonts w:hint="eastAsia"/>
        </w:rPr>
        <w:t>③关注于老年人的兴趣点，以活动会友，满足了老年人的精神需求；</w:t>
      </w:r>
    </w:p>
    <w:p w14:paraId="2001A787" w14:textId="77777777" w:rsidR="00884FDB" w:rsidRDefault="00902EDC">
      <w:r>
        <w:rPr>
          <w:rFonts w:hint="eastAsia"/>
        </w:rPr>
        <w:t>④自动定位社区。根据用户所在位置自动定位社区，定位不</w:t>
      </w:r>
      <w:proofErr w:type="gramStart"/>
      <w:r>
        <w:rPr>
          <w:rFonts w:hint="eastAsia"/>
        </w:rPr>
        <w:t>准时可</w:t>
      </w:r>
      <w:proofErr w:type="gramEnd"/>
      <w:r>
        <w:rPr>
          <w:rFonts w:hint="eastAsia"/>
        </w:rPr>
        <w:t>手动搜索或提交信息自动加入社区。根据定位的社区可选择上门服务、老年大学、便民信箱和社区服务。（需要社区自行注册）居家服务方面（包括护工、理发、照相、预约挂号、陪</w:t>
      </w:r>
      <w:proofErr w:type="gramStart"/>
      <w:r>
        <w:rPr>
          <w:rFonts w:hint="eastAsia"/>
        </w:rPr>
        <w:t>医</w:t>
      </w:r>
      <w:proofErr w:type="gramEnd"/>
      <w:r>
        <w:rPr>
          <w:rFonts w:hint="eastAsia"/>
        </w:rPr>
        <w:t>就诊等）由当地专业的机构承办，并提供机构的简介与服务详情；</w:t>
      </w:r>
    </w:p>
    <w:p w14:paraId="7A849F5C" w14:textId="77777777" w:rsidR="00884FDB" w:rsidRDefault="00902EDC">
      <w:r>
        <w:rPr>
          <w:rFonts w:hint="eastAsia"/>
        </w:rPr>
        <w:t>⑤重视用户的体验感。在发布的资讯信息下面用户可直接进行评论，用户也能在“朋友”中表达自己的看法和困扰，用户之间能通过点赞、评论进行互动；在互动的过程中能够积累积分，积分可以兑换物品，如</w:t>
      </w:r>
      <w:r>
        <w:rPr>
          <w:rFonts w:hint="eastAsia"/>
        </w:rPr>
        <w:t>300</w:t>
      </w:r>
      <w:r>
        <w:rPr>
          <w:rFonts w:hint="eastAsia"/>
        </w:rPr>
        <w:t>积分能够兑换一个水杯。</w:t>
      </w:r>
    </w:p>
    <w:p w14:paraId="4CE28AE6" w14:textId="77777777" w:rsidR="00884FDB" w:rsidRDefault="00902EDC">
      <w:r>
        <w:rPr>
          <w:rFonts w:hint="eastAsia"/>
        </w:rPr>
        <w:t>缺点：</w:t>
      </w:r>
    </w:p>
    <w:p w14:paraId="29F78AC6" w14:textId="77777777" w:rsidR="00884FDB" w:rsidRDefault="00902EDC">
      <w:r>
        <w:rPr>
          <w:rFonts w:hint="eastAsia"/>
        </w:rPr>
        <w:t>①存在安全隐患。用户注册不需要通过甄别，只需填写手机号码就可注册使用，除了社区</w:t>
      </w:r>
      <w:proofErr w:type="gramStart"/>
      <w:r>
        <w:rPr>
          <w:rFonts w:hint="eastAsia"/>
        </w:rPr>
        <w:t>栏不能</w:t>
      </w:r>
      <w:proofErr w:type="gramEnd"/>
      <w:r>
        <w:rPr>
          <w:rFonts w:hint="eastAsia"/>
        </w:rPr>
        <w:t>加入，其余的功能都可以使用，如可以直接发布信息，加好友、关注等。在</w:t>
      </w:r>
      <w:r>
        <w:rPr>
          <w:rFonts w:hint="eastAsia"/>
        </w:rPr>
        <w:t>APP</w:t>
      </w:r>
      <w:r>
        <w:rPr>
          <w:rFonts w:hint="eastAsia"/>
        </w:rPr>
        <w:t>大范围推广之后，一些不法分子可能通过该平台进行诈骗、售假等行为；</w:t>
      </w:r>
    </w:p>
    <w:p w14:paraId="18939304" w14:textId="77777777" w:rsidR="00884FDB" w:rsidRDefault="00902EDC">
      <w:r>
        <w:rPr>
          <w:rFonts w:hint="eastAsia"/>
        </w:rPr>
        <w:t>②商业化氛围重。社交购物、老年商城的上线涉及到商品消费，是以营利为目的的，而没有真正建立起互助式养老的平台。</w:t>
      </w:r>
    </w:p>
    <w:p w14:paraId="707BC60F" w14:textId="77777777" w:rsidR="00884FDB" w:rsidRDefault="00902EDC">
      <w:r>
        <w:rPr>
          <w:rFonts w:hint="eastAsia"/>
        </w:rPr>
        <w:t>③功能区多，操作不便。操作</w:t>
      </w:r>
      <w:proofErr w:type="gramStart"/>
      <w:r>
        <w:rPr>
          <w:rFonts w:hint="eastAsia"/>
        </w:rPr>
        <w:t>不</w:t>
      </w:r>
      <w:proofErr w:type="gramEnd"/>
      <w:r>
        <w:rPr>
          <w:rFonts w:hint="eastAsia"/>
        </w:rPr>
        <w:t>便是针对老年人提出的，该</w:t>
      </w:r>
      <w:r>
        <w:rPr>
          <w:rFonts w:hint="eastAsia"/>
        </w:rPr>
        <w:t>APP</w:t>
      </w:r>
      <w:r>
        <w:rPr>
          <w:rFonts w:hint="eastAsia"/>
        </w:rPr>
        <w:t>没有考虑到老年人对智能手机的会使用程度不一样。如：首页中置顶的政策信息需要滑动才能到下一条，四大</w:t>
      </w:r>
      <w:proofErr w:type="gramStart"/>
      <w:r>
        <w:rPr>
          <w:rFonts w:hint="eastAsia"/>
        </w:rPr>
        <w:t>版块</w:t>
      </w:r>
      <w:proofErr w:type="gramEnd"/>
      <w:r>
        <w:rPr>
          <w:rFonts w:hint="eastAsia"/>
        </w:rPr>
        <w:t>没有用容易辨别的图标表示，右上角的“</w:t>
      </w:r>
      <w:r>
        <w:rPr>
          <w:rFonts w:hint="eastAsia"/>
        </w:rPr>
        <w:t>+</w:t>
      </w:r>
      <w:r>
        <w:rPr>
          <w:rFonts w:hint="eastAsia"/>
        </w:rPr>
        <w:t>”属于隐藏功能，设计给老年人的</w:t>
      </w:r>
      <w:r>
        <w:rPr>
          <w:rFonts w:hint="eastAsia"/>
        </w:rPr>
        <w:t>APP</w:t>
      </w:r>
      <w:r>
        <w:rPr>
          <w:rFonts w:hint="eastAsia"/>
        </w:rPr>
        <w:t>应该要简单易懂、直观表达；</w:t>
      </w:r>
    </w:p>
    <w:p w14:paraId="576A23D6" w14:textId="77777777" w:rsidR="00884FDB" w:rsidRDefault="00902EDC">
      <w:r>
        <w:rPr>
          <w:rFonts w:hint="eastAsia"/>
        </w:rPr>
        <w:t>④功能不全。教育方面只能从社区栏中的老年大学获取服务，而没有提供一些教学视频或者其他培训机构的信息；医疗方面只能从康养地图中寻找养老机构，而没有专业医生的在线解疑等。</w:t>
      </w:r>
    </w:p>
    <w:p w14:paraId="1DEDA249" w14:textId="77777777" w:rsidR="00884FDB" w:rsidRDefault="00902EDC" w:rsidP="00DA1AB0">
      <w:pPr>
        <w:pStyle w:val="3"/>
        <w:ind w:firstLine="482"/>
      </w:pPr>
      <w:bookmarkStart w:id="841" w:name="_Toc485948451"/>
      <w:bookmarkStart w:id="842" w:name="_Toc512187059"/>
      <w:bookmarkStart w:id="843" w:name="_Toc67355991"/>
      <w:bookmarkStart w:id="844" w:name="_Toc67433107"/>
      <w:bookmarkStart w:id="845" w:name="_Toc67433168"/>
      <w:commentRangeStart w:id="846"/>
      <w:r>
        <w:rPr>
          <w:rFonts w:hint="eastAsia"/>
        </w:rPr>
        <w:t>（四）</w:t>
      </w:r>
      <w:r>
        <w:rPr>
          <w:rFonts w:hint="eastAsia"/>
        </w:rPr>
        <w:t>SWOT</w:t>
      </w:r>
      <w:r>
        <w:rPr>
          <w:rFonts w:hint="eastAsia"/>
        </w:rPr>
        <w:t>分析</w:t>
      </w:r>
      <w:bookmarkEnd w:id="841"/>
      <w:bookmarkEnd w:id="842"/>
      <w:commentRangeEnd w:id="846"/>
      <w:r w:rsidR="00D35B01">
        <w:rPr>
          <w:rStyle w:val="aa"/>
          <w:b w:val="0"/>
        </w:rPr>
        <w:commentReference w:id="846"/>
      </w:r>
      <w:bookmarkEnd w:id="843"/>
      <w:bookmarkEnd w:id="844"/>
      <w:bookmarkEnd w:id="845"/>
    </w:p>
    <w:p w14:paraId="40778051" w14:textId="77777777" w:rsidR="00884FDB" w:rsidRPr="001370D7" w:rsidRDefault="00902EDC">
      <w:pPr>
        <w:ind w:firstLine="482"/>
        <w:rPr>
          <w:b/>
          <w:bCs/>
          <w:rPrChange w:id="847" w:author="mico1999@foxmail.com" w:date="2021-03-23T21:33:00Z">
            <w:rPr/>
          </w:rPrChange>
        </w:rPr>
      </w:pPr>
      <w:r w:rsidRPr="001370D7">
        <w:rPr>
          <w:b/>
          <w:bCs/>
          <w:rPrChange w:id="848" w:author="mico1999@foxmail.com" w:date="2021-03-23T21:33:00Z">
            <w:rPr/>
          </w:rPrChange>
        </w:rPr>
        <w:t>1.S</w:t>
      </w:r>
      <w:r w:rsidRPr="001370D7">
        <w:rPr>
          <w:rFonts w:hint="eastAsia"/>
          <w:b/>
          <w:bCs/>
          <w:rPrChange w:id="849" w:author="mico1999@foxmail.com" w:date="2021-03-23T21:33:00Z">
            <w:rPr>
              <w:rFonts w:hint="eastAsia"/>
            </w:rPr>
          </w:rPrChange>
        </w:rPr>
        <w:t>（内部优势）</w:t>
      </w:r>
    </w:p>
    <w:p w14:paraId="43828D4D" w14:textId="77777777" w:rsidR="00884FDB" w:rsidRDefault="00902EDC">
      <w:r>
        <w:rPr>
          <w:rFonts w:hint="eastAsia"/>
        </w:rPr>
        <w:t>（</w:t>
      </w:r>
      <w:r>
        <w:rPr>
          <w:rFonts w:hint="eastAsia"/>
        </w:rPr>
        <w:t>1</w:t>
      </w:r>
      <w:r>
        <w:rPr>
          <w:rFonts w:hint="eastAsia"/>
        </w:rPr>
        <w:t>）概念创新性：本公司通过网络平台建立一个虚拟社区，打破了社区居民结构的单一化与物理距离的限制，不仅注重线上资源的整合与交换，而且立足于老人现实生活的需求，解决实际问题；</w:t>
      </w:r>
    </w:p>
    <w:p w14:paraId="02738FB4" w14:textId="77777777" w:rsidR="00884FDB" w:rsidRDefault="00902EDC">
      <w:r>
        <w:rPr>
          <w:rFonts w:hint="eastAsia"/>
        </w:rPr>
        <w:t>（</w:t>
      </w:r>
      <w:r>
        <w:rPr>
          <w:rFonts w:hint="eastAsia"/>
        </w:rPr>
        <w:t>2</w:t>
      </w:r>
      <w:r>
        <w:rPr>
          <w:rFonts w:hint="eastAsia"/>
        </w:rPr>
        <w:t>）团队专业化：本团队拥有公共事业管理专业、思想政治教育专业、软件工程专业的成员，在公司管理、谈判沟通、软件开发等方面具有专业能力和专业知识储备；</w:t>
      </w:r>
    </w:p>
    <w:p w14:paraId="265C9FDE" w14:textId="77777777" w:rsidR="00884FDB" w:rsidRDefault="00902EDC">
      <w:r>
        <w:rPr>
          <w:rFonts w:hint="eastAsia"/>
        </w:rPr>
        <w:t>（</w:t>
      </w:r>
      <w:r>
        <w:rPr>
          <w:rFonts w:hint="eastAsia"/>
        </w:rPr>
        <w:t>3</w:t>
      </w:r>
      <w:r>
        <w:rPr>
          <w:rFonts w:hint="eastAsia"/>
        </w:rPr>
        <w:t>）宣传全面化：根据老年人心理、习惯、学习能力等各方面情况，在线</w:t>
      </w:r>
      <w:r>
        <w:rPr>
          <w:rFonts w:hint="eastAsia"/>
        </w:rPr>
        <w:lastRenderedPageBreak/>
        <w:t>上线下展开了多种途径形式多样的宣传推广活动；</w:t>
      </w:r>
    </w:p>
    <w:p w14:paraId="4A6DD953" w14:textId="77777777" w:rsidR="00884FDB" w:rsidRDefault="00902EDC">
      <w:r>
        <w:rPr>
          <w:rFonts w:hint="eastAsia"/>
        </w:rPr>
        <w:t>（</w:t>
      </w:r>
      <w:r>
        <w:rPr>
          <w:rFonts w:hint="eastAsia"/>
        </w:rPr>
        <w:t>4</w:t>
      </w:r>
      <w:r>
        <w:rPr>
          <w:rFonts w:hint="eastAsia"/>
        </w:rPr>
        <w:t>）养老自由化：对于用户而言，本公司并不强制性要求老人参加各种活动，本公司只提供老年人的所需所想，老人可根据自身需要灵活选择想要的服务和帮助；</w:t>
      </w:r>
    </w:p>
    <w:p w14:paraId="73370F2E" w14:textId="77777777" w:rsidR="00884FDB" w:rsidRDefault="00902EDC">
      <w:r>
        <w:rPr>
          <w:rFonts w:hint="eastAsia"/>
        </w:rPr>
        <w:t>（</w:t>
      </w:r>
      <w:r>
        <w:rPr>
          <w:rFonts w:hint="eastAsia"/>
        </w:rPr>
        <w:t>5</w:t>
      </w:r>
      <w:r>
        <w:rPr>
          <w:rFonts w:hint="eastAsia"/>
        </w:rPr>
        <w:t>）有偿提供服务：本</w:t>
      </w:r>
      <w:r>
        <w:rPr>
          <w:rFonts w:hint="eastAsia"/>
        </w:rPr>
        <w:t>APP</w:t>
      </w:r>
      <w:r>
        <w:rPr>
          <w:rFonts w:hint="eastAsia"/>
        </w:rPr>
        <w:t>采取积分制。一方面成本低廉，不会造成老年人的经济负担，另一方面让老年人认为是等价交换服务，而不是不劳而获，坐享其成；</w:t>
      </w:r>
    </w:p>
    <w:p w14:paraId="224E433C" w14:textId="77777777" w:rsidR="00884FDB" w:rsidRDefault="00902EDC">
      <w:r>
        <w:rPr>
          <w:rFonts w:hint="eastAsia"/>
        </w:rPr>
        <w:t>（</w:t>
      </w:r>
      <w:r>
        <w:rPr>
          <w:rFonts w:hint="eastAsia"/>
        </w:rPr>
        <w:t>6</w:t>
      </w:r>
      <w:r>
        <w:rPr>
          <w:rFonts w:hint="eastAsia"/>
        </w:rPr>
        <w:t>）政府购买服务：利用政府的权威性，提高品牌忠诚度；</w:t>
      </w:r>
    </w:p>
    <w:p w14:paraId="2F762173" w14:textId="77777777" w:rsidR="00884FDB" w:rsidRDefault="00902EDC">
      <w:r>
        <w:rPr>
          <w:rFonts w:hint="eastAsia"/>
        </w:rPr>
        <w:t>（</w:t>
      </w:r>
      <w:r>
        <w:rPr>
          <w:rFonts w:hint="eastAsia"/>
        </w:rPr>
        <w:t>7</w:t>
      </w:r>
      <w:r>
        <w:rPr>
          <w:rFonts w:hint="eastAsia"/>
        </w:rPr>
        <w:t>）小程序开发：开发出</w:t>
      </w:r>
      <w:proofErr w:type="gramStart"/>
      <w:r>
        <w:rPr>
          <w:rFonts w:hint="eastAsia"/>
        </w:rPr>
        <w:t>了微信小</w:t>
      </w:r>
      <w:proofErr w:type="gramEnd"/>
      <w:r>
        <w:rPr>
          <w:rFonts w:hint="eastAsia"/>
        </w:rPr>
        <w:t>程序，为正式的</w:t>
      </w:r>
      <w:r>
        <w:rPr>
          <w:rFonts w:hint="eastAsia"/>
        </w:rPr>
        <w:t>APP</w:t>
      </w:r>
      <w:r>
        <w:rPr>
          <w:rFonts w:hint="eastAsia"/>
        </w:rPr>
        <w:t>研发奠定了基础。</w:t>
      </w:r>
    </w:p>
    <w:p w14:paraId="61EE0BA5" w14:textId="77777777" w:rsidR="00884FDB" w:rsidRPr="001370D7" w:rsidRDefault="00902EDC">
      <w:pPr>
        <w:ind w:firstLine="482"/>
        <w:rPr>
          <w:b/>
          <w:bCs/>
          <w:rPrChange w:id="850" w:author="mico1999@foxmail.com" w:date="2021-03-23T21:33:00Z">
            <w:rPr/>
          </w:rPrChange>
        </w:rPr>
      </w:pPr>
      <w:r w:rsidRPr="001370D7">
        <w:rPr>
          <w:b/>
          <w:bCs/>
          <w:rPrChange w:id="851" w:author="mico1999@foxmail.com" w:date="2021-03-23T21:33:00Z">
            <w:rPr/>
          </w:rPrChange>
        </w:rPr>
        <w:t>2.W</w:t>
      </w:r>
      <w:r w:rsidRPr="001370D7">
        <w:rPr>
          <w:rFonts w:hint="eastAsia"/>
          <w:b/>
          <w:bCs/>
          <w:rPrChange w:id="852" w:author="mico1999@foxmail.com" w:date="2021-03-23T21:33:00Z">
            <w:rPr>
              <w:rFonts w:hint="eastAsia"/>
            </w:rPr>
          </w:rPrChange>
        </w:rPr>
        <w:t>（内部劣势）</w:t>
      </w:r>
    </w:p>
    <w:p w14:paraId="0441B51A" w14:textId="77777777" w:rsidR="00884FDB" w:rsidRDefault="00902EDC">
      <w:r>
        <w:rPr>
          <w:rFonts w:hint="eastAsia"/>
        </w:rPr>
        <w:t>（</w:t>
      </w:r>
      <w:r>
        <w:rPr>
          <w:rFonts w:hint="eastAsia"/>
        </w:rPr>
        <w:t>1</w:t>
      </w:r>
      <w:r>
        <w:rPr>
          <w:rFonts w:hint="eastAsia"/>
        </w:rPr>
        <w:t>）资金不足：由于团队成员都是在校大学生，没有原始资本积累和雄厚的资金支持；</w:t>
      </w:r>
    </w:p>
    <w:p w14:paraId="67CD5918" w14:textId="77777777" w:rsidR="00884FDB" w:rsidRDefault="00902EDC">
      <w:r>
        <w:rPr>
          <w:rFonts w:hint="eastAsia"/>
        </w:rPr>
        <w:t>（</w:t>
      </w:r>
      <w:r>
        <w:rPr>
          <w:rFonts w:hint="eastAsia"/>
        </w:rPr>
        <w:t>2</w:t>
      </w:r>
      <w:r>
        <w:rPr>
          <w:rFonts w:hint="eastAsia"/>
        </w:rPr>
        <w:t>）人员不足：本公司仍在创业的起步阶段，只有</w:t>
      </w:r>
      <w:r>
        <w:rPr>
          <w:rFonts w:hint="eastAsia"/>
        </w:rPr>
        <w:t>5</w:t>
      </w:r>
      <w:r>
        <w:rPr>
          <w:rFonts w:hint="eastAsia"/>
        </w:rPr>
        <w:t>位初创成员，暂时没有能力引进更多的人才；</w:t>
      </w:r>
    </w:p>
    <w:p w14:paraId="4BDFE5D4" w14:textId="77777777" w:rsidR="00884FDB" w:rsidRDefault="00902EDC">
      <w:r>
        <w:rPr>
          <w:rFonts w:hint="eastAsia"/>
        </w:rPr>
        <w:t>（</w:t>
      </w:r>
      <w:r>
        <w:rPr>
          <w:rFonts w:hint="eastAsia"/>
        </w:rPr>
        <w:t>3</w:t>
      </w:r>
      <w:r>
        <w:rPr>
          <w:rFonts w:hint="eastAsia"/>
        </w:rPr>
        <w:t>）经验不足：一是团队成员社会经验不足，二是同类型的</w:t>
      </w:r>
      <w:r>
        <w:rPr>
          <w:rFonts w:hint="eastAsia"/>
        </w:rPr>
        <w:t>APP</w:t>
      </w:r>
      <w:r>
        <w:rPr>
          <w:rFonts w:hint="eastAsia"/>
        </w:rPr>
        <w:t>没有成功经验借鉴；</w:t>
      </w:r>
    </w:p>
    <w:p w14:paraId="6780D65F" w14:textId="77777777" w:rsidR="00884FDB" w:rsidRDefault="00902EDC">
      <w:r>
        <w:rPr>
          <w:rFonts w:hint="eastAsia"/>
        </w:rPr>
        <w:t>（</w:t>
      </w:r>
      <w:r>
        <w:rPr>
          <w:rFonts w:hint="eastAsia"/>
        </w:rPr>
        <w:t>4</w:t>
      </w:r>
      <w:r>
        <w:rPr>
          <w:rFonts w:hint="eastAsia"/>
        </w:rPr>
        <w:t>）知名度低：本公司的知名度低，产品没有品牌，难以取得消费者的信任；</w:t>
      </w:r>
    </w:p>
    <w:p w14:paraId="54ACEAFA" w14:textId="77777777" w:rsidR="00884FDB" w:rsidRDefault="00902EDC">
      <w:r>
        <w:rPr>
          <w:rFonts w:hint="eastAsia"/>
        </w:rPr>
        <w:t>（</w:t>
      </w:r>
      <w:r>
        <w:rPr>
          <w:rFonts w:hint="eastAsia"/>
        </w:rPr>
        <w:t>5</w:t>
      </w:r>
      <w:r>
        <w:rPr>
          <w:rFonts w:hint="eastAsia"/>
        </w:rPr>
        <w:t>）功能众多：功能的复杂可能会导致本</w:t>
      </w:r>
      <w:r>
        <w:rPr>
          <w:rFonts w:hint="eastAsia"/>
        </w:rPr>
        <w:t>APP</w:t>
      </w:r>
      <w:r>
        <w:rPr>
          <w:rFonts w:hint="eastAsia"/>
        </w:rPr>
        <w:t>产品臃肿。</w:t>
      </w:r>
    </w:p>
    <w:p w14:paraId="08BF6B50" w14:textId="77777777" w:rsidR="00884FDB" w:rsidRPr="001370D7" w:rsidRDefault="00902EDC">
      <w:pPr>
        <w:ind w:firstLine="482"/>
        <w:rPr>
          <w:b/>
          <w:bCs/>
          <w:rPrChange w:id="853" w:author="mico1999@foxmail.com" w:date="2021-03-23T21:33:00Z">
            <w:rPr/>
          </w:rPrChange>
        </w:rPr>
      </w:pPr>
      <w:r w:rsidRPr="001370D7">
        <w:rPr>
          <w:b/>
          <w:bCs/>
          <w:rPrChange w:id="854" w:author="mico1999@foxmail.com" w:date="2021-03-23T21:33:00Z">
            <w:rPr/>
          </w:rPrChange>
        </w:rPr>
        <w:t xml:space="preserve"> 3.O</w:t>
      </w:r>
      <w:r w:rsidRPr="001370D7">
        <w:rPr>
          <w:rFonts w:hint="eastAsia"/>
          <w:b/>
          <w:bCs/>
          <w:rPrChange w:id="855" w:author="mico1999@foxmail.com" w:date="2021-03-23T21:33:00Z">
            <w:rPr>
              <w:rFonts w:hint="eastAsia"/>
            </w:rPr>
          </w:rPrChange>
        </w:rPr>
        <w:t>（外部机会）</w:t>
      </w:r>
    </w:p>
    <w:p w14:paraId="3284A485" w14:textId="77777777" w:rsidR="00884FDB" w:rsidRDefault="00902EDC">
      <w:r>
        <w:rPr>
          <w:rFonts w:hint="eastAsia"/>
        </w:rPr>
        <w:t>（</w:t>
      </w:r>
      <w:r>
        <w:rPr>
          <w:rFonts w:hint="eastAsia"/>
        </w:rPr>
        <w:t>1</w:t>
      </w:r>
      <w:r>
        <w:rPr>
          <w:rFonts w:hint="eastAsia"/>
        </w:rPr>
        <w:t>）人口老龄化趋势：今年两会提出规模大、增速快、未富先老、传统养老功能弱化等这些问题正快速推进我国人口老龄化进程。</w:t>
      </w:r>
      <w:r>
        <w:t>老年人消费需求不断提高，老年人消费市场也不断扩大，</w:t>
      </w:r>
      <w:r>
        <w:rPr>
          <w:rFonts w:hint="eastAsia"/>
        </w:rPr>
        <w:t>如何有效应对我国人口老龄化，解决好老年人群体的养老问题迫在眉睫，发展好银发经济既是我们的机会也是挑战。</w:t>
      </w:r>
    </w:p>
    <w:p w14:paraId="25A84E98" w14:textId="77777777" w:rsidR="00884FDB" w:rsidRDefault="00902EDC">
      <w:r>
        <w:rPr>
          <w:rFonts w:hint="eastAsia"/>
        </w:rPr>
        <w:t>（</w:t>
      </w:r>
      <w:r>
        <w:rPr>
          <w:rFonts w:hint="eastAsia"/>
        </w:rPr>
        <w:t>2</w:t>
      </w:r>
      <w:r>
        <w:rPr>
          <w:rFonts w:hint="eastAsia"/>
        </w:rPr>
        <w:t>）国家政策大力支持：</w:t>
      </w:r>
      <w:r>
        <w:t>2013</w:t>
      </w:r>
      <w:r>
        <w:t>年至今，国务院及有关部委出台养老相关文件</w:t>
      </w:r>
      <w:r>
        <w:rPr>
          <w:rFonts w:hint="eastAsia"/>
        </w:rPr>
        <w:t>大概</w:t>
      </w:r>
      <w:r>
        <w:t>100</w:t>
      </w:r>
      <w:r>
        <w:t>多份政策文件，</w:t>
      </w:r>
      <w:r>
        <w:rPr>
          <w:rFonts w:hint="eastAsia"/>
        </w:rPr>
        <w:t>大力</w:t>
      </w:r>
      <w:r>
        <w:t>支持养老产业的发展。近年</w:t>
      </w:r>
      <w:proofErr w:type="gramStart"/>
      <w:r>
        <w:t>最</w:t>
      </w:r>
      <w:proofErr w:type="gramEnd"/>
      <w:r>
        <w:t>核心的三项养老政策是</w:t>
      </w:r>
      <w:r>
        <w:t>2013</w:t>
      </w:r>
      <w:r>
        <w:t>年的《关于促进养老服务业务发展的意见》、</w:t>
      </w:r>
      <w:r>
        <w:t>2016</w:t>
      </w:r>
      <w:r>
        <w:t>年的《全面放开养老服务市场提升养老服务质量的若干意见》和</w:t>
      </w:r>
      <w:r>
        <w:t>2019</w:t>
      </w:r>
      <w:r>
        <w:t>年发布的《关于推进养老服务发展的意见》。三份文件均出自国务院办公厅，头一份启动了养老服务行业，最后一份提出了鼓励各地探索利用集体建设用地发展养老服务设施等方向，令不少业内人士感到振奋。同时，各部门、地区也在加速布局养老领域的政策，在降低准入门槛、简化审批流程等方面均有作为。</w:t>
      </w:r>
    </w:p>
    <w:p w14:paraId="44DBF39C" w14:textId="77777777" w:rsidR="00884FDB" w:rsidRDefault="00902EDC">
      <w:r>
        <w:rPr>
          <w:rFonts w:hint="eastAsia"/>
        </w:rPr>
        <w:t>（</w:t>
      </w:r>
      <w:r>
        <w:rPr>
          <w:rFonts w:hint="eastAsia"/>
        </w:rPr>
        <w:t>3</w:t>
      </w:r>
      <w:r>
        <w:rPr>
          <w:rFonts w:hint="eastAsia"/>
        </w:rPr>
        <w:t>）养老行业发展趋势：随着我国人老龄化程度的不断加剧，我国的养老行业市场前景一片光明，必将迎来迅猛发展，并成为全球养老行业发展的新引擎。所以无论是从商机角度还是老年人的需求，养老行业都已经成为资本竞相追逐的新“风口”。并且作为涉及极广的新兴市场和朝阳产业，它的</w:t>
      </w:r>
      <w:r>
        <w:t>发展显示出极大的市场潜力和上升空间，潜力巨大，有望成为</w:t>
      </w:r>
      <w:r>
        <w:rPr>
          <w:rFonts w:hint="eastAsia"/>
        </w:rPr>
        <w:t>我</w:t>
      </w:r>
      <w:r>
        <w:t>国经济发展新增长点。</w:t>
      </w:r>
    </w:p>
    <w:p w14:paraId="451D9212" w14:textId="77777777" w:rsidR="00884FDB" w:rsidRPr="001370D7" w:rsidRDefault="00902EDC">
      <w:pPr>
        <w:ind w:firstLine="482"/>
        <w:rPr>
          <w:b/>
          <w:bCs/>
          <w:rPrChange w:id="856" w:author="mico1999@foxmail.com" w:date="2021-03-23T21:33:00Z">
            <w:rPr/>
          </w:rPrChange>
        </w:rPr>
      </w:pPr>
      <w:r w:rsidRPr="001370D7">
        <w:rPr>
          <w:b/>
          <w:bCs/>
          <w:rPrChange w:id="857" w:author="mico1999@foxmail.com" w:date="2021-03-23T21:33:00Z">
            <w:rPr/>
          </w:rPrChange>
        </w:rPr>
        <w:t>4.T</w:t>
      </w:r>
      <w:r w:rsidRPr="001370D7">
        <w:rPr>
          <w:rFonts w:hint="eastAsia"/>
          <w:b/>
          <w:bCs/>
          <w:rPrChange w:id="858" w:author="mico1999@foxmail.com" w:date="2021-03-23T21:33:00Z">
            <w:rPr>
              <w:rFonts w:hint="eastAsia"/>
            </w:rPr>
          </w:rPrChange>
        </w:rPr>
        <w:t>（外部威胁</w:t>
      </w:r>
      <w:r w:rsidRPr="001370D7">
        <w:rPr>
          <w:b/>
          <w:bCs/>
          <w:rPrChange w:id="859" w:author="mico1999@foxmail.com" w:date="2021-03-23T21:33:00Z">
            <w:rPr/>
          </w:rPrChange>
        </w:rPr>
        <w:t>)</w:t>
      </w:r>
    </w:p>
    <w:p w14:paraId="1A7993AF" w14:textId="77777777" w:rsidR="00884FDB" w:rsidRDefault="00902EDC">
      <w:r>
        <w:rPr>
          <w:rFonts w:hint="eastAsia"/>
        </w:rPr>
        <w:t>（</w:t>
      </w:r>
      <w:r>
        <w:rPr>
          <w:rFonts w:hint="eastAsia"/>
        </w:rPr>
        <w:t>1</w:t>
      </w:r>
      <w:r>
        <w:rPr>
          <w:rFonts w:hint="eastAsia"/>
        </w:rPr>
        <w:t>）竞争对手的不可取代性：同行业的竞争者已经开发出成熟的</w:t>
      </w:r>
      <w:r>
        <w:rPr>
          <w:rFonts w:hint="eastAsia"/>
        </w:rPr>
        <w:t>APP</w:t>
      </w:r>
      <w:r>
        <w:rPr>
          <w:rFonts w:hint="eastAsia"/>
        </w:rPr>
        <w:t>，占据了一部分市场，并且用户的忠诚度高；</w:t>
      </w:r>
    </w:p>
    <w:p w14:paraId="45235D91" w14:textId="77777777" w:rsidR="00884FDB" w:rsidRDefault="00902EDC">
      <w:r>
        <w:rPr>
          <w:rFonts w:hint="eastAsia"/>
        </w:rPr>
        <w:t>（</w:t>
      </w:r>
      <w:r>
        <w:rPr>
          <w:rFonts w:hint="eastAsia"/>
        </w:rPr>
        <w:t>2</w:t>
      </w:r>
      <w:r>
        <w:rPr>
          <w:rFonts w:hint="eastAsia"/>
        </w:rPr>
        <w:t>）行业发展迅速：越来越多的公司发现了养老行业的商机，以其更具优势的特色进入老年人市场，解决老年人的需求，那么本公司占据的市场会逐渐缩小，甚至被市场淘汰；</w:t>
      </w:r>
      <w:r>
        <w:rPr>
          <w:rFonts w:hint="eastAsia"/>
        </w:rPr>
        <w:t xml:space="preserve"> </w:t>
      </w:r>
    </w:p>
    <w:p w14:paraId="78C957F8" w14:textId="77777777" w:rsidR="00884FDB" w:rsidRDefault="00902EDC">
      <w:r>
        <w:rPr>
          <w:rFonts w:hint="eastAsia"/>
        </w:rPr>
        <w:t>（</w:t>
      </w:r>
      <w:r>
        <w:rPr>
          <w:rFonts w:hint="eastAsia"/>
        </w:rPr>
        <w:t>3</w:t>
      </w:r>
      <w:r>
        <w:rPr>
          <w:rFonts w:hint="eastAsia"/>
        </w:rPr>
        <w:t>）产品同质化：由于本</w:t>
      </w:r>
      <w:r>
        <w:rPr>
          <w:rFonts w:hint="eastAsia"/>
        </w:rPr>
        <w:t>APP</w:t>
      </w:r>
      <w:r>
        <w:rPr>
          <w:rFonts w:hint="eastAsia"/>
        </w:rPr>
        <w:t>的推广周期长，在这过程中，如果本产品没</w:t>
      </w:r>
      <w:r>
        <w:rPr>
          <w:rFonts w:hint="eastAsia"/>
        </w:rPr>
        <w:lastRenderedPageBreak/>
        <w:t>有创新，而其他竞争对手开发出了相同的</w:t>
      </w:r>
      <w:r>
        <w:rPr>
          <w:rFonts w:hint="eastAsia"/>
        </w:rPr>
        <w:t>APP,</w:t>
      </w:r>
      <w:r>
        <w:rPr>
          <w:rFonts w:hint="eastAsia"/>
        </w:rPr>
        <w:t>那么本</w:t>
      </w:r>
      <w:r>
        <w:rPr>
          <w:rFonts w:hint="eastAsia"/>
        </w:rPr>
        <w:t>APP</w:t>
      </w:r>
      <w:r>
        <w:rPr>
          <w:rFonts w:hint="eastAsia"/>
        </w:rPr>
        <w:t>就不足以吸引或是留住用户；</w:t>
      </w:r>
    </w:p>
    <w:p w14:paraId="5F40AC32" w14:textId="77777777" w:rsidR="00884FDB" w:rsidRDefault="00902EDC">
      <w:r>
        <w:rPr>
          <w:rFonts w:hint="eastAsia"/>
        </w:rPr>
        <w:t>（</w:t>
      </w:r>
      <w:r>
        <w:rPr>
          <w:rFonts w:hint="eastAsia"/>
        </w:rPr>
        <w:t>4</w:t>
      </w:r>
      <w:r>
        <w:rPr>
          <w:rFonts w:hint="eastAsia"/>
        </w:rPr>
        <w:t>）用户需求变化：由于老年人观念的不断转变，导致社区养老和机构养老的发展适应了老年人的各种需求，从而将本产品以及其他相类似的产品驱逐出市场。</w:t>
      </w:r>
    </w:p>
    <w:p w14:paraId="4F1AD19B" w14:textId="77777777" w:rsidR="00884FDB" w:rsidRPr="00A56D28" w:rsidRDefault="00902EDC">
      <w:pPr>
        <w:ind w:firstLine="482"/>
        <w:rPr>
          <w:b/>
          <w:bCs/>
          <w:rPrChange w:id="860" w:author="mico1999@foxmail.com" w:date="2021-03-23T21:33:00Z">
            <w:rPr/>
          </w:rPrChange>
        </w:rPr>
      </w:pPr>
      <w:r w:rsidRPr="00A56D28">
        <w:rPr>
          <w:b/>
          <w:bCs/>
          <w:rPrChange w:id="861" w:author="mico1999@foxmail.com" w:date="2021-03-23T21:33:00Z">
            <w:rPr/>
          </w:rPrChange>
        </w:rPr>
        <w:t>5.</w:t>
      </w:r>
      <w:r w:rsidRPr="00A56D28">
        <w:rPr>
          <w:rFonts w:hint="eastAsia"/>
          <w:b/>
          <w:bCs/>
          <w:rPrChange w:id="862" w:author="mico1999@foxmail.com" w:date="2021-03-23T21:33:00Z">
            <w:rPr>
              <w:rFonts w:hint="eastAsia"/>
            </w:rPr>
          </w:rPrChange>
        </w:rPr>
        <w:t>战略分析</w:t>
      </w:r>
    </w:p>
    <w:p w14:paraId="52E8002C" w14:textId="77777777" w:rsidR="00884FDB" w:rsidRDefault="00902EDC">
      <w:r>
        <w:rPr>
          <w:rFonts w:hint="eastAsia"/>
        </w:rPr>
        <w:t>（</w:t>
      </w:r>
      <w:r>
        <w:rPr>
          <w:rFonts w:hint="eastAsia"/>
        </w:rPr>
        <w:t>1</w:t>
      </w:r>
      <w:r>
        <w:rPr>
          <w:rFonts w:hint="eastAsia"/>
        </w:rPr>
        <w:t>）</w:t>
      </w:r>
      <w:r>
        <w:rPr>
          <w:rFonts w:hint="eastAsia"/>
        </w:rPr>
        <w:t>SO</w:t>
      </w:r>
      <w:r>
        <w:rPr>
          <w:rFonts w:hint="eastAsia"/>
        </w:rPr>
        <w:t>战略：依托内部资源，利用外部机会</w:t>
      </w:r>
    </w:p>
    <w:p w14:paraId="295B8229" w14:textId="77777777" w:rsidR="00884FDB" w:rsidRDefault="00902EDC">
      <w:r>
        <w:rPr>
          <w:rFonts w:hint="eastAsia"/>
        </w:rPr>
        <w:t>当内部优势与</w:t>
      </w:r>
      <w:proofErr w:type="gramStart"/>
      <w:r>
        <w:rPr>
          <w:rFonts w:hint="eastAsia"/>
        </w:rPr>
        <w:t>外部机会</w:t>
      </w:r>
      <w:proofErr w:type="gramEnd"/>
      <w:r>
        <w:rPr>
          <w:rFonts w:hint="eastAsia"/>
        </w:rPr>
        <w:t>互相适应的时候，企业用内部优势赢得了外部机会，使机会和优势充分结合，表现为增长性战略。</w:t>
      </w:r>
    </w:p>
    <w:p w14:paraId="369D2122" w14:textId="77777777" w:rsidR="00884FDB" w:rsidRDefault="00902EDC">
      <w:r>
        <w:rPr>
          <w:rFonts w:hint="eastAsia"/>
        </w:rPr>
        <w:t>（</w:t>
      </w:r>
      <w:r>
        <w:rPr>
          <w:rFonts w:hint="eastAsia"/>
        </w:rPr>
        <w:t>2</w:t>
      </w:r>
      <w:r>
        <w:rPr>
          <w:rFonts w:hint="eastAsia"/>
        </w:rPr>
        <w:t>）</w:t>
      </w:r>
      <w:r>
        <w:rPr>
          <w:rFonts w:hint="eastAsia"/>
        </w:rPr>
        <w:t>WO</w:t>
      </w:r>
      <w:r>
        <w:rPr>
          <w:rFonts w:hint="eastAsia"/>
        </w:rPr>
        <w:t>战略：</w:t>
      </w:r>
      <w:bookmarkStart w:id="863" w:name="_Toc517636705"/>
      <w:r>
        <w:rPr>
          <w:rFonts w:hint="eastAsia"/>
        </w:rPr>
        <w:t>利用外部机会，克服内部弱点</w:t>
      </w:r>
      <w:bookmarkEnd w:id="863"/>
    </w:p>
    <w:p w14:paraId="450CDEB5" w14:textId="77777777" w:rsidR="00884FDB" w:rsidRDefault="00902EDC">
      <w:r>
        <w:rPr>
          <w:rFonts w:hint="eastAsia"/>
        </w:rPr>
        <w:t>公司可以通过自主创新，充分结合政策形势，把握外部有利环境条件，制定可行性强、全方位的计划。</w:t>
      </w:r>
    </w:p>
    <w:p w14:paraId="19C898ED" w14:textId="77777777" w:rsidR="00884FDB" w:rsidRDefault="00902EDC">
      <w:r>
        <w:rPr>
          <w:rFonts w:hint="eastAsia"/>
        </w:rPr>
        <w:t>（</w:t>
      </w:r>
      <w:r>
        <w:rPr>
          <w:rFonts w:hint="eastAsia"/>
        </w:rPr>
        <w:t>3</w:t>
      </w:r>
      <w:r>
        <w:rPr>
          <w:rFonts w:hint="eastAsia"/>
        </w:rPr>
        <w:t>）</w:t>
      </w:r>
      <w:r>
        <w:rPr>
          <w:rFonts w:hint="eastAsia"/>
        </w:rPr>
        <w:t>ST</w:t>
      </w:r>
      <w:r>
        <w:rPr>
          <w:rFonts w:hint="eastAsia"/>
        </w:rPr>
        <w:t>战略：</w:t>
      </w:r>
      <w:bookmarkStart w:id="864" w:name="_Toc517636704"/>
      <w:r>
        <w:rPr>
          <w:rFonts w:hint="eastAsia"/>
        </w:rPr>
        <w:t>依托内部优势，规避外部威胁</w:t>
      </w:r>
      <w:bookmarkEnd w:id="864"/>
    </w:p>
    <w:p w14:paraId="3F9F8767" w14:textId="77777777" w:rsidR="00884FDB" w:rsidRDefault="00902EDC">
      <w:r>
        <w:rPr>
          <w:rFonts w:hint="eastAsia"/>
        </w:rPr>
        <w:t>当外部环境状况对公司优势构成威胁时，</w:t>
      </w:r>
      <w:proofErr w:type="gramStart"/>
      <w:r>
        <w:rPr>
          <w:rFonts w:hint="eastAsia"/>
        </w:rPr>
        <w:t>优就会</w:t>
      </w:r>
      <w:proofErr w:type="gramEnd"/>
      <w:r>
        <w:rPr>
          <w:rFonts w:hint="eastAsia"/>
        </w:rPr>
        <w:t>出现优势不优的脆弱局面，即优势程度降低。此时公司应不断提高自身竞争力。</w:t>
      </w:r>
    </w:p>
    <w:p w14:paraId="661A42F2" w14:textId="77777777" w:rsidR="00884FDB" w:rsidRDefault="00902EDC">
      <w:r>
        <w:rPr>
          <w:rFonts w:hint="eastAsia"/>
        </w:rPr>
        <w:t>（</w:t>
      </w:r>
      <w:r>
        <w:rPr>
          <w:rFonts w:hint="eastAsia"/>
        </w:rPr>
        <w:t>4</w:t>
      </w:r>
      <w:r>
        <w:rPr>
          <w:rFonts w:hint="eastAsia"/>
        </w:rPr>
        <w:t>）</w:t>
      </w:r>
      <w:r>
        <w:rPr>
          <w:rFonts w:hint="eastAsia"/>
        </w:rPr>
        <w:t>WT</w:t>
      </w:r>
      <w:r>
        <w:rPr>
          <w:rFonts w:hint="eastAsia"/>
        </w:rPr>
        <w:t>战略：</w:t>
      </w:r>
      <w:bookmarkStart w:id="865" w:name="_Toc517636706"/>
      <w:r>
        <w:rPr>
          <w:rFonts w:hint="eastAsia"/>
        </w:rPr>
        <w:t>克服内部弱点，规避外部威胁</w:t>
      </w:r>
      <w:bookmarkEnd w:id="865"/>
    </w:p>
    <w:p w14:paraId="18873787" w14:textId="77777777" w:rsidR="00884FDB" w:rsidRDefault="00902EDC">
      <w:r>
        <w:rPr>
          <w:rFonts w:hint="eastAsia"/>
        </w:rPr>
        <w:t>当公司内部劣势与公司外部威胁相遇时，此时公司将会面临重大的问题。公司需着重考虑弱势和威胁因素，力求使两者的不利影响都趋于最小。</w:t>
      </w:r>
    </w:p>
    <w:p w14:paraId="1669E1F4" w14:textId="77777777" w:rsidR="00884FDB" w:rsidRPr="00902EDC" w:rsidRDefault="00902EDC" w:rsidP="00DA1AB0">
      <w:pPr>
        <w:pStyle w:val="2"/>
      </w:pPr>
      <w:bookmarkStart w:id="866" w:name="_五、“老伴儿”APP概况"/>
      <w:bookmarkStart w:id="867" w:name="_Toc67355992"/>
      <w:bookmarkStart w:id="868" w:name="_Toc67433108"/>
      <w:bookmarkStart w:id="869" w:name="_Toc67433169"/>
      <w:bookmarkEnd w:id="866"/>
      <w:r>
        <w:rPr>
          <w:rFonts w:hint="eastAsia"/>
          <w:noProof/>
        </w:rPr>
        <w:drawing>
          <wp:anchor distT="0" distB="0" distL="114300" distR="114300" simplePos="0" relativeHeight="251642880" behindDoc="0" locked="0" layoutInCell="1" allowOverlap="1" wp14:anchorId="5DC363FF" wp14:editId="2BE005D4">
            <wp:simplePos x="0" y="0"/>
            <wp:positionH relativeFrom="margin">
              <wp:posOffset>3084830</wp:posOffset>
            </wp:positionH>
            <wp:positionV relativeFrom="margin">
              <wp:posOffset>4669790</wp:posOffset>
            </wp:positionV>
            <wp:extent cx="2136140" cy="1435100"/>
            <wp:effectExtent l="0" t="0" r="16510" b="12700"/>
            <wp:wrapSquare wrapText="bothSides"/>
            <wp:docPr id="32" name="图片 32" descr="C:\Users\不不不\Documents\Tencent Files\2783432009\FileRecv\MobileFil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不不不\Documents\Tencent Files\2783432009\FileRecv\MobileFile\l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136140" cy="1435100"/>
                    </a:xfrm>
                    <a:prstGeom prst="rect">
                      <a:avLst/>
                    </a:prstGeom>
                    <a:noFill/>
                    <a:ln>
                      <a:noFill/>
                    </a:ln>
                  </pic:spPr>
                </pic:pic>
              </a:graphicData>
            </a:graphic>
          </wp:anchor>
        </w:drawing>
      </w:r>
      <w:r>
        <w:rPr>
          <w:rFonts w:hint="eastAsia"/>
        </w:rPr>
        <w:t>五</w:t>
      </w:r>
      <w:r w:rsidRPr="00902EDC">
        <w:rPr>
          <w:rFonts w:hint="eastAsia"/>
        </w:rPr>
        <w:t>、</w:t>
      </w:r>
      <w:commentRangeStart w:id="870"/>
      <w:r w:rsidRPr="00902EDC">
        <w:rPr>
          <w:rFonts w:hint="eastAsia"/>
        </w:rPr>
        <w:t>“老伴儿”</w:t>
      </w:r>
      <w:r w:rsidRPr="00902EDC">
        <w:rPr>
          <w:rFonts w:hint="eastAsia"/>
        </w:rPr>
        <w:t>APP</w:t>
      </w:r>
      <w:r w:rsidRPr="00902EDC">
        <w:rPr>
          <w:rFonts w:hint="eastAsia"/>
        </w:rPr>
        <w:t>概况</w:t>
      </w:r>
      <w:commentRangeEnd w:id="870"/>
      <w:r w:rsidR="00494273">
        <w:rPr>
          <w:rStyle w:val="aa"/>
          <w:rFonts w:ascii="Times New Roman" w:hAnsi="Times New Roman"/>
        </w:rPr>
        <w:commentReference w:id="870"/>
      </w:r>
      <w:bookmarkEnd w:id="867"/>
      <w:bookmarkEnd w:id="868"/>
      <w:bookmarkEnd w:id="869"/>
    </w:p>
    <w:p w14:paraId="770E120C" w14:textId="77777777" w:rsidR="00884FDB" w:rsidRDefault="00902EDC" w:rsidP="00DA1AB0">
      <w:pPr>
        <w:pStyle w:val="3"/>
        <w:ind w:firstLine="482"/>
      </w:pPr>
      <w:bookmarkStart w:id="871" w:name="_Toc67355993"/>
      <w:bookmarkStart w:id="872" w:name="_Toc67433109"/>
      <w:bookmarkStart w:id="873" w:name="_Toc67433170"/>
      <w:r>
        <w:rPr>
          <w:rFonts w:hint="eastAsia"/>
        </w:rPr>
        <w:t>（一）用户群体</w:t>
      </w:r>
      <w:bookmarkEnd w:id="871"/>
      <w:bookmarkEnd w:id="872"/>
      <w:bookmarkEnd w:id="873"/>
    </w:p>
    <w:p w14:paraId="71D75057" w14:textId="77777777" w:rsidR="00884FDB" w:rsidRDefault="00902EDC">
      <w:r>
        <w:rPr>
          <w:rFonts w:hint="eastAsia"/>
        </w:rPr>
        <w:t>退休老人、个体商户、个人志愿者。</w:t>
      </w:r>
    </w:p>
    <w:p w14:paraId="6C320EB7" w14:textId="77777777" w:rsidR="00884FDB" w:rsidRDefault="00902EDC" w:rsidP="00DA1AB0">
      <w:pPr>
        <w:pStyle w:val="3"/>
        <w:ind w:firstLine="482"/>
      </w:pPr>
      <w:bookmarkStart w:id="874" w:name="_Toc67355994"/>
      <w:bookmarkStart w:id="875" w:name="_Toc67433110"/>
      <w:bookmarkStart w:id="876" w:name="_Toc67433171"/>
      <w:r>
        <w:rPr>
          <w:rFonts w:hint="eastAsia"/>
        </w:rPr>
        <w:t>（二）</w:t>
      </w:r>
      <w:r>
        <w:rPr>
          <w:rFonts w:hint="eastAsia"/>
        </w:rPr>
        <w:t>LOGO</w:t>
      </w:r>
      <w:r>
        <w:rPr>
          <w:rFonts w:hint="eastAsia"/>
        </w:rPr>
        <w:t>和标语</w:t>
      </w:r>
      <w:bookmarkEnd w:id="874"/>
      <w:bookmarkEnd w:id="875"/>
      <w:bookmarkEnd w:id="876"/>
    </w:p>
    <w:p w14:paraId="576B7F16" w14:textId="77777777" w:rsidR="00884FDB" w:rsidRDefault="00884FDB"/>
    <w:p w14:paraId="51F74B87" w14:textId="77777777" w:rsidR="00884FDB" w:rsidRDefault="00902EDC">
      <w:r>
        <w:rPr>
          <w:noProof/>
        </w:rPr>
        <mc:AlternateContent>
          <mc:Choice Requires="wps">
            <w:drawing>
              <wp:anchor distT="0" distB="0" distL="114300" distR="114300" simplePos="0" relativeHeight="251672576" behindDoc="0" locked="0" layoutInCell="1" allowOverlap="1" wp14:anchorId="4C4C67D6" wp14:editId="2A386412">
                <wp:simplePos x="0" y="0"/>
                <wp:positionH relativeFrom="column">
                  <wp:posOffset>3299460</wp:posOffset>
                </wp:positionH>
                <wp:positionV relativeFrom="paragraph">
                  <wp:posOffset>42545</wp:posOffset>
                </wp:positionV>
                <wp:extent cx="2228215" cy="390525"/>
                <wp:effectExtent l="0" t="0" r="635" b="9525"/>
                <wp:wrapNone/>
                <wp:docPr id="33" name="文本框 33"/>
                <wp:cNvGraphicFramePr/>
                <a:graphic xmlns:a="http://schemas.openxmlformats.org/drawingml/2006/main">
                  <a:graphicData uri="http://schemas.microsoft.com/office/word/2010/wordprocessingShape">
                    <wps:wsp>
                      <wps:cNvSpPr txBox="1"/>
                      <wps:spPr>
                        <a:xfrm>
                          <a:off x="4632960" y="3764915"/>
                          <a:ext cx="2228215" cy="3905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A8ED4A1" w14:textId="77777777" w:rsidR="00B118D3" w:rsidRDefault="00B118D3">
                            <w:pPr>
                              <w:ind w:firstLine="420"/>
                              <w:rPr>
                                <w:rFonts w:ascii="宋体" w:hAnsi="宋体" w:cs="宋体"/>
                                <w:sz w:val="21"/>
                                <w:szCs w:val="21"/>
                              </w:rPr>
                            </w:pPr>
                            <w:r>
                              <w:rPr>
                                <w:rFonts w:ascii="宋体" w:hAnsi="宋体" w:cs="宋体" w:hint="eastAsia"/>
                                <w:sz w:val="21"/>
                                <w:szCs w:val="21"/>
                              </w:rPr>
                              <w:t>图22 老伴儿APP logo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4C67D6" id="文本框 33" o:spid="_x0000_s1029" type="#_x0000_t202" style="position:absolute;left:0;text-align:left;margin-left:259.8pt;margin-top:3.35pt;width:175.45pt;height:30.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" fillcolor="white [3201]" stroked="f" strokeweight=".5pt">
                <v:textbox>
                  <w:txbxContent>
                    <w:p w14:paraId="2A8ED4A1" w14:textId="77777777" w:rsidR="00B118D3" w:rsidRDefault="00B118D3">
                      <w:pPr>
                        <w:ind w:firstLine="420"/>
                        <w:rPr>
                          <w:rFonts w:ascii="宋体" w:hAnsi="宋体" w:cs="宋体"/>
                          <w:sz w:val="21"/>
                          <w:szCs w:val="21"/>
                        </w:rPr>
                      </w:pPr>
                      <w:r>
                        <w:rPr>
                          <w:rFonts w:ascii="宋体" w:hAnsi="宋体" w:cs="宋体" w:hint="eastAsia"/>
                          <w:sz w:val="21"/>
                          <w:szCs w:val="21"/>
                        </w:rPr>
                        <w:t>图22 老伴儿APP logo</w:t>
                      </w:r>
                    </w:p>
                  </w:txbxContent>
                </v:textbox>
              </v:shape>
            </w:pict>
          </mc:Fallback>
        </mc:AlternateContent>
      </w:r>
      <w:r>
        <w:rPr>
          <w:rFonts w:hint="eastAsia"/>
        </w:rPr>
        <w:t>让我们用全面的服务来回报您的信任，</w:t>
      </w:r>
    </w:p>
    <w:p w14:paraId="17196066" w14:textId="77777777" w:rsidR="00884FDB" w:rsidRDefault="00902EDC">
      <w:r>
        <w:rPr>
          <w:rFonts w:hint="eastAsia"/>
        </w:rPr>
        <w:t>陪伴您一起慢慢变老！</w:t>
      </w:r>
    </w:p>
    <w:p w14:paraId="4393E12D" w14:textId="6E7B5A9C" w:rsidR="00884FDB" w:rsidRDefault="00902EDC" w:rsidP="00DA1AB0">
      <w:pPr>
        <w:pStyle w:val="3"/>
        <w:ind w:firstLine="482"/>
        <w:rPr>
          <w:ins w:id="877" w:author="mico1999@foxmail.com" w:date="2021-03-23T21:34:00Z"/>
        </w:rPr>
      </w:pPr>
      <w:bookmarkStart w:id="878" w:name="_Toc67355995"/>
      <w:bookmarkStart w:id="879" w:name="_Toc67433111"/>
      <w:bookmarkStart w:id="880" w:name="_Toc67433172"/>
      <w:r>
        <w:rPr>
          <w:rFonts w:hint="eastAsia"/>
        </w:rPr>
        <w:t>（三）功能介绍</w:t>
      </w:r>
      <w:bookmarkEnd w:id="878"/>
      <w:bookmarkEnd w:id="879"/>
      <w:bookmarkEnd w:id="880"/>
    </w:p>
    <w:p w14:paraId="0D500D7C" w14:textId="5F04EDE2" w:rsidR="00A56D28" w:rsidRPr="00A56D28" w:rsidRDefault="00A56D28">
      <w:pPr>
        <w:rPr>
          <w:rPrChange w:id="881" w:author="mico1999@foxmail.com" w:date="2021-03-23T21:34:00Z">
            <w:rPr/>
          </w:rPrChange>
        </w:rPr>
        <w:pPrChange w:id="882" w:author="mico1999@foxmail.com" w:date="2021-03-23T21:34:00Z">
          <w:pPr>
            <w:pStyle w:val="3"/>
            <w:ind w:firstLine="482"/>
          </w:pPr>
        </w:pPrChange>
      </w:pPr>
      <w:ins w:id="883" w:author="mico1999@foxmail.com" w:date="2021-03-23T21:34:00Z">
        <w:r>
          <w:rPr>
            <w:rFonts w:hint="eastAsia"/>
          </w:rPr>
          <w:t>“老伴儿”</w:t>
        </w:r>
        <w:r>
          <w:t>APP</w:t>
        </w:r>
        <w:r>
          <w:rPr>
            <w:rFonts w:hint="eastAsia"/>
          </w:rPr>
          <w:t>主要由三大功能板块构成，分别为社区服务、</w:t>
        </w:r>
      </w:ins>
      <w:ins w:id="884" w:author="mico1999@foxmail.com" w:date="2021-03-23T21:35:00Z">
        <w:r>
          <w:rPr>
            <w:rFonts w:hint="eastAsia"/>
          </w:rPr>
          <w:t>街坊四邻、个人中心。</w:t>
        </w:r>
      </w:ins>
    </w:p>
    <w:p w14:paraId="1B325710" w14:textId="77777777" w:rsidR="00884FDB" w:rsidRPr="00A56D28" w:rsidRDefault="00902EDC">
      <w:pPr>
        <w:ind w:firstLine="482"/>
        <w:rPr>
          <w:b/>
          <w:bCs/>
          <w:rPrChange w:id="885" w:author="mico1999@foxmail.com" w:date="2021-03-23T21:34:00Z">
            <w:rPr/>
          </w:rPrChange>
        </w:rPr>
      </w:pPr>
      <w:r w:rsidRPr="00A56D28">
        <w:rPr>
          <w:b/>
          <w:bCs/>
          <w:rPrChange w:id="886" w:author="mico1999@foxmail.com" w:date="2021-03-23T21:34:00Z">
            <w:rPr/>
          </w:rPrChange>
        </w:rPr>
        <w:t>1.</w:t>
      </w:r>
      <w:r w:rsidRPr="00A56D28">
        <w:rPr>
          <w:rFonts w:hint="eastAsia"/>
          <w:b/>
          <w:bCs/>
          <w:rPrChange w:id="887" w:author="mico1999@foxmail.com" w:date="2021-03-23T21:34:00Z">
            <w:rPr>
              <w:rFonts w:hint="eastAsia"/>
            </w:rPr>
          </w:rPrChange>
        </w:rPr>
        <w:t>社区服务：</w:t>
      </w:r>
    </w:p>
    <w:p w14:paraId="7542C0E0" w14:textId="77777777" w:rsidR="00884FDB" w:rsidRDefault="00902EDC">
      <w:pPr>
        <w:ind w:firstLine="482"/>
      </w:pPr>
      <w:r w:rsidRPr="00AB7EE4">
        <w:rPr>
          <w:rFonts w:hint="eastAsia"/>
          <w:b/>
          <w:bCs/>
          <w:rPrChange w:id="888" w:author="mico1999@foxmail.com" w:date="2021-03-23T21:36:00Z">
            <w:rPr>
              <w:rFonts w:hint="eastAsia"/>
            </w:rPr>
          </w:rPrChange>
        </w:rPr>
        <w:t>（</w:t>
      </w:r>
      <w:r w:rsidRPr="00AB7EE4">
        <w:rPr>
          <w:b/>
          <w:bCs/>
          <w:rPrChange w:id="889" w:author="mico1999@foxmail.com" w:date="2021-03-23T21:36:00Z">
            <w:rPr/>
          </w:rPrChange>
        </w:rPr>
        <w:t>1</w:t>
      </w:r>
      <w:r w:rsidRPr="00AB7EE4">
        <w:rPr>
          <w:rFonts w:hint="eastAsia"/>
          <w:b/>
          <w:bCs/>
          <w:rPrChange w:id="890" w:author="mico1999@foxmail.com" w:date="2021-03-23T21:36:00Z">
            <w:rPr>
              <w:rFonts w:hint="eastAsia"/>
            </w:rPr>
          </w:rPrChange>
        </w:rPr>
        <w:t>）社区食堂：</w:t>
      </w:r>
      <w:r>
        <w:rPr>
          <w:rFonts w:hint="eastAsia"/>
        </w:rPr>
        <w:t>分为点餐和商家两个界面，为老年人提供饮食方面的服务。</w:t>
      </w:r>
    </w:p>
    <w:p w14:paraId="1CEE36D5" w14:textId="77777777" w:rsidR="00884FDB" w:rsidRDefault="00902EDC">
      <w:r>
        <w:rPr>
          <w:rFonts w:hint="eastAsia"/>
        </w:rPr>
        <w:t>①点餐界面：用户可根据自身需要选择食物，系统匹配符合条件的商家，用户再从中进行选择，并享有相应的配送服务。</w:t>
      </w:r>
    </w:p>
    <w:p w14:paraId="79BA3AC1" w14:textId="77777777" w:rsidR="00884FDB" w:rsidRDefault="00902EDC">
      <w:r>
        <w:rPr>
          <w:rFonts w:hint="eastAsia"/>
        </w:rPr>
        <w:t>②商家界面：用户可直接选择自己中意的商家进行点餐。</w:t>
      </w:r>
    </w:p>
    <w:p w14:paraId="786CF2D9" w14:textId="77777777" w:rsidR="00884FDB" w:rsidRDefault="00902EDC">
      <w:pPr>
        <w:ind w:firstLine="482"/>
      </w:pPr>
      <w:r w:rsidRPr="00AB7EE4">
        <w:rPr>
          <w:rFonts w:hint="eastAsia"/>
          <w:b/>
          <w:bCs/>
          <w:rPrChange w:id="891" w:author="mico1999@foxmail.com" w:date="2021-03-23T21:36:00Z">
            <w:rPr>
              <w:rFonts w:hint="eastAsia"/>
            </w:rPr>
          </w:rPrChange>
        </w:rPr>
        <w:t>（</w:t>
      </w:r>
      <w:r w:rsidRPr="00AB7EE4">
        <w:rPr>
          <w:b/>
          <w:bCs/>
          <w:rPrChange w:id="892" w:author="mico1999@foxmail.com" w:date="2021-03-23T21:36:00Z">
            <w:rPr/>
          </w:rPrChange>
        </w:rPr>
        <w:t>2</w:t>
      </w:r>
      <w:r w:rsidRPr="00AB7EE4">
        <w:rPr>
          <w:rFonts w:hint="eastAsia"/>
          <w:b/>
          <w:bCs/>
          <w:rPrChange w:id="893" w:author="mico1999@foxmail.com" w:date="2021-03-23T21:36:00Z">
            <w:rPr>
              <w:rFonts w:hint="eastAsia"/>
            </w:rPr>
          </w:rPrChange>
        </w:rPr>
        <w:t>）社区医务室：</w:t>
      </w:r>
      <w:r>
        <w:rPr>
          <w:rFonts w:hint="eastAsia"/>
        </w:rPr>
        <w:t>专业医生在线提供健康咨询；预约挂号；陪</w:t>
      </w:r>
      <w:proofErr w:type="gramStart"/>
      <w:r>
        <w:rPr>
          <w:rFonts w:hint="eastAsia"/>
        </w:rPr>
        <w:t>医</w:t>
      </w:r>
      <w:proofErr w:type="gramEnd"/>
      <w:r>
        <w:rPr>
          <w:rFonts w:hint="eastAsia"/>
        </w:rPr>
        <w:t>就诊；上门看诊；送药上门；康复护理等。</w:t>
      </w:r>
    </w:p>
    <w:p w14:paraId="06AD6F0A" w14:textId="77777777" w:rsidR="00884FDB" w:rsidRDefault="00902EDC">
      <w:pPr>
        <w:ind w:firstLine="482"/>
      </w:pPr>
      <w:r w:rsidRPr="00AB7EE4">
        <w:rPr>
          <w:rFonts w:hint="eastAsia"/>
          <w:b/>
          <w:bCs/>
          <w:rPrChange w:id="894" w:author="mico1999@foxmail.com" w:date="2021-03-23T21:36:00Z">
            <w:rPr>
              <w:rFonts w:hint="eastAsia"/>
            </w:rPr>
          </w:rPrChange>
        </w:rPr>
        <w:t>（</w:t>
      </w:r>
      <w:r w:rsidRPr="00AB7EE4">
        <w:rPr>
          <w:b/>
          <w:bCs/>
          <w:rPrChange w:id="895" w:author="mico1999@foxmail.com" w:date="2021-03-23T21:36:00Z">
            <w:rPr/>
          </w:rPrChange>
        </w:rPr>
        <w:t>3</w:t>
      </w:r>
      <w:r w:rsidRPr="00AB7EE4">
        <w:rPr>
          <w:rFonts w:hint="eastAsia"/>
          <w:b/>
          <w:bCs/>
          <w:rPrChange w:id="896" w:author="mico1999@foxmail.com" w:date="2021-03-23T21:36:00Z">
            <w:rPr>
              <w:rFonts w:hint="eastAsia"/>
            </w:rPr>
          </w:rPrChange>
        </w:rPr>
        <w:t>）社区家政：</w:t>
      </w:r>
      <w:r>
        <w:rPr>
          <w:rFonts w:hint="eastAsia"/>
        </w:rPr>
        <w:t>由专业机构提供衣物清洗、玻璃清洗、厨房保洁、卫生间保洁等一系列家政服务。</w:t>
      </w:r>
    </w:p>
    <w:p w14:paraId="46897E04" w14:textId="77777777" w:rsidR="00884FDB" w:rsidRDefault="00902EDC">
      <w:pPr>
        <w:ind w:firstLine="482"/>
      </w:pPr>
      <w:r w:rsidRPr="00AB7EE4">
        <w:rPr>
          <w:rFonts w:hint="eastAsia"/>
          <w:b/>
          <w:bCs/>
          <w:rPrChange w:id="897" w:author="mico1999@foxmail.com" w:date="2021-03-23T21:36:00Z">
            <w:rPr>
              <w:rFonts w:hint="eastAsia"/>
            </w:rPr>
          </w:rPrChange>
        </w:rPr>
        <w:t>（</w:t>
      </w:r>
      <w:r w:rsidRPr="00AB7EE4">
        <w:rPr>
          <w:b/>
          <w:bCs/>
          <w:rPrChange w:id="898" w:author="mico1999@foxmail.com" w:date="2021-03-23T21:36:00Z">
            <w:rPr/>
          </w:rPrChange>
        </w:rPr>
        <w:t>4</w:t>
      </w:r>
      <w:r w:rsidRPr="00AB7EE4">
        <w:rPr>
          <w:rFonts w:hint="eastAsia"/>
          <w:b/>
          <w:bCs/>
          <w:rPrChange w:id="899" w:author="mico1999@foxmail.com" w:date="2021-03-23T21:36:00Z">
            <w:rPr>
              <w:rFonts w:hint="eastAsia"/>
            </w:rPr>
          </w:rPrChange>
        </w:rPr>
        <w:t>）社区课堂：</w:t>
      </w:r>
      <w:r>
        <w:rPr>
          <w:rFonts w:hint="eastAsia"/>
        </w:rPr>
        <w:t>分为线上和线下两部分。</w:t>
      </w:r>
    </w:p>
    <w:p w14:paraId="23B43FD0" w14:textId="77777777" w:rsidR="00884FDB" w:rsidRDefault="00902EDC">
      <w:r>
        <w:rPr>
          <w:rFonts w:hint="eastAsia"/>
        </w:rPr>
        <w:t>①线上：绘画、书法、舞蹈、乐器等海量学习视频线上教学，专业教师一对一教学；每日分享养生、园艺、法律等小知识。</w:t>
      </w:r>
    </w:p>
    <w:p w14:paraId="5500D8AA" w14:textId="77777777" w:rsidR="00884FDB" w:rsidRDefault="00902EDC">
      <w:r>
        <w:rPr>
          <w:rFonts w:hint="eastAsia"/>
        </w:rPr>
        <w:t>②线下：专业教师上门教学；开展健康、法律、防诈骗等知识讲座。</w:t>
      </w:r>
    </w:p>
    <w:p w14:paraId="1C84E440" w14:textId="77777777" w:rsidR="00884FDB" w:rsidRDefault="00902EDC">
      <w:pPr>
        <w:ind w:firstLine="482"/>
      </w:pPr>
      <w:r w:rsidRPr="00AB7EE4">
        <w:rPr>
          <w:rFonts w:hint="eastAsia"/>
          <w:b/>
          <w:bCs/>
          <w:rPrChange w:id="900" w:author="mico1999@foxmail.com" w:date="2021-03-23T21:36:00Z">
            <w:rPr>
              <w:rFonts w:hint="eastAsia"/>
            </w:rPr>
          </w:rPrChange>
        </w:rPr>
        <w:lastRenderedPageBreak/>
        <w:t>（</w:t>
      </w:r>
      <w:r w:rsidRPr="00AB7EE4">
        <w:rPr>
          <w:b/>
          <w:bCs/>
          <w:rPrChange w:id="901" w:author="mico1999@foxmail.com" w:date="2021-03-23T21:36:00Z">
            <w:rPr/>
          </w:rPrChange>
        </w:rPr>
        <w:t>5</w:t>
      </w:r>
      <w:r w:rsidRPr="00AB7EE4">
        <w:rPr>
          <w:rFonts w:hint="eastAsia"/>
          <w:b/>
          <w:bCs/>
          <w:rPrChange w:id="902" w:author="mico1999@foxmail.com" w:date="2021-03-23T21:36:00Z">
            <w:rPr>
              <w:rFonts w:hint="eastAsia"/>
            </w:rPr>
          </w:rPrChange>
        </w:rPr>
        <w:t>）社区棋牌室：</w:t>
      </w:r>
      <w:r>
        <w:rPr>
          <w:rFonts w:hint="eastAsia"/>
        </w:rPr>
        <w:t>分为线上、线下两部分。</w:t>
      </w:r>
    </w:p>
    <w:p w14:paraId="313533B5" w14:textId="77777777" w:rsidR="00884FDB" w:rsidRDefault="00902EDC">
      <w:r>
        <w:rPr>
          <w:rFonts w:hint="eastAsia"/>
        </w:rPr>
        <w:t>①线上：多种版本多种玩法，系统自动匹配</w:t>
      </w:r>
      <w:proofErr w:type="gramStart"/>
      <w:r>
        <w:rPr>
          <w:rFonts w:hint="eastAsia"/>
        </w:rPr>
        <w:t>玩家组局在线</w:t>
      </w:r>
      <w:proofErr w:type="gramEnd"/>
      <w:r>
        <w:rPr>
          <w:rFonts w:hint="eastAsia"/>
        </w:rPr>
        <w:t>游戏、好友组队、单机游戏。</w:t>
      </w:r>
    </w:p>
    <w:p w14:paraId="610D7307" w14:textId="77777777" w:rsidR="00884FDB" w:rsidRDefault="00902EDC">
      <w:r>
        <w:rPr>
          <w:rFonts w:hint="eastAsia"/>
        </w:rPr>
        <w:t>②线下：通过</w:t>
      </w:r>
      <w:r>
        <w:rPr>
          <w:rFonts w:hint="eastAsia"/>
        </w:rPr>
        <w:t>APP</w:t>
      </w:r>
      <w:r>
        <w:rPr>
          <w:rFonts w:hint="eastAsia"/>
        </w:rPr>
        <w:t>在线约人，线下游戏，系统智能提供天气、场地等信息。</w:t>
      </w:r>
    </w:p>
    <w:p w14:paraId="5C02D04C" w14:textId="77777777" w:rsidR="00884FDB" w:rsidRDefault="00902EDC">
      <w:pPr>
        <w:ind w:firstLine="482"/>
      </w:pPr>
      <w:r w:rsidRPr="00AB7EE4">
        <w:rPr>
          <w:rFonts w:hint="eastAsia"/>
          <w:b/>
          <w:bCs/>
          <w:rPrChange w:id="903" w:author="mico1999@foxmail.com" w:date="2021-03-23T21:37:00Z">
            <w:rPr>
              <w:rFonts w:hint="eastAsia"/>
            </w:rPr>
          </w:rPrChange>
        </w:rPr>
        <w:t>（</w:t>
      </w:r>
      <w:r w:rsidRPr="00AB7EE4">
        <w:rPr>
          <w:b/>
          <w:bCs/>
          <w:rPrChange w:id="904" w:author="mico1999@foxmail.com" w:date="2021-03-23T21:37:00Z">
            <w:rPr/>
          </w:rPrChange>
        </w:rPr>
        <w:t>6</w:t>
      </w:r>
      <w:r w:rsidRPr="00AB7EE4">
        <w:rPr>
          <w:rFonts w:hint="eastAsia"/>
          <w:b/>
          <w:bCs/>
          <w:rPrChange w:id="905" w:author="mico1999@foxmail.com" w:date="2021-03-23T21:37:00Z">
            <w:rPr>
              <w:rFonts w:hint="eastAsia"/>
            </w:rPr>
          </w:rPrChange>
        </w:rPr>
        <w:t>）社区活动：</w:t>
      </w:r>
      <w:proofErr w:type="gramStart"/>
      <w:r>
        <w:rPr>
          <w:rFonts w:hint="eastAsia"/>
        </w:rPr>
        <w:t>发布线</w:t>
      </w:r>
      <w:proofErr w:type="gramEnd"/>
      <w:r>
        <w:rPr>
          <w:rFonts w:hint="eastAsia"/>
        </w:rPr>
        <w:t>上、线下各种机构组织的表演、比赛等活动，用户可搜索自己感兴趣的活动，也可设置提醒功能，当感兴趣的活动发布时提醒自己。</w:t>
      </w:r>
    </w:p>
    <w:p w14:paraId="72FDDE01" w14:textId="77777777" w:rsidR="00884FDB" w:rsidRDefault="00902EDC">
      <w:pPr>
        <w:ind w:firstLine="482"/>
      </w:pPr>
      <w:r w:rsidRPr="00AB7EE4">
        <w:rPr>
          <w:rFonts w:hint="eastAsia"/>
          <w:b/>
          <w:bCs/>
          <w:rPrChange w:id="906" w:author="mico1999@foxmail.com" w:date="2021-03-23T21:37:00Z">
            <w:rPr>
              <w:rFonts w:hint="eastAsia"/>
            </w:rPr>
          </w:rPrChange>
        </w:rPr>
        <w:t>（</w:t>
      </w:r>
      <w:r w:rsidRPr="00AB7EE4">
        <w:rPr>
          <w:b/>
          <w:bCs/>
          <w:rPrChange w:id="907" w:author="mico1999@foxmail.com" w:date="2021-03-23T21:37:00Z">
            <w:rPr/>
          </w:rPrChange>
        </w:rPr>
        <w:t>7</w:t>
      </w:r>
      <w:r w:rsidRPr="00AB7EE4">
        <w:rPr>
          <w:rFonts w:hint="eastAsia"/>
          <w:b/>
          <w:bCs/>
          <w:rPrChange w:id="908" w:author="mico1999@foxmail.com" w:date="2021-03-23T21:37:00Z">
            <w:rPr>
              <w:rFonts w:hint="eastAsia"/>
            </w:rPr>
          </w:rPrChange>
        </w:rPr>
        <w:t>）时事资讯：</w:t>
      </w:r>
      <w:r>
        <w:rPr>
          <w:rFonts w:hint="eastAsia"/>
        </w:rPr>
        <w:t>发布国家出台的关于老年人切身利益的政策、新闻。</w:t>
      </w:r>
    </w:p>
    <w:p w14:paraId="103AC9DF" w14:textId="77777777" w:rsidR="00884FDB" w:rsidRDefault="00902EDC">
      <w:pPr>
        <w:ind w:firstLine="482"/>
      </w:pPr>
      <w:r w:rsidRPr="00AB7EE4">
        <w:rPr>
          <w:rFonts w:hint="eastAsia"/>
          <w:b/>
          <w:bCs/>
          <w:rPrChange w:id="909" w:author="mico1999@foxmail.com" w:date="2021-03-23T21:37:00Z">
            <w:rPr>
              <w:rFonts w:hint="eastAsia"/>
            </w:rPr>
          </w:rPrChange>
        </w:rPr>
        <w:t>（</w:t>
      </w:r>
      <w:r w:rsidRPr="00AB7EE4">
        <w:rPr>
          <w:b/>
          <w:bCs/>
          <w:rPrChange w:id="910" w:author="mico1999@foxmail.com" w:date="2021-03-23T21:37:00Z">
            <w:rPr/>
          </w:rPrChange>
        </w:rPr>
        <w:t>8</w:t>
      </w:r>
      <w:r w:rsidRPr="00AB7EE4">
        <w:rPr>
          <w:rFonts w:hint="eastAsia"/>
          <w:b/>
          <w:bCs/>
          <w:rPrChange w:id="911" w:author="mico1999@foxmail.com" w:date="2021-03-23T21:37:00Z">
            <w:rPr>
              <w:rFonts w:hint="eastAsia"/>
            </w:rPr>
          </w:rPrChange>
        </w:rPr>
        <w:t>）</w:t>
      </w:r>
      <w:del w:id="912" w:author="mico1999@foxmail.com" w:date="2021-03-23T21:36:00Z">
        <w:r w:rsidRPr="00AB7EE4" w:rsidDel="00CE0A8D">
          <w:rPr>
            <w:b/>
            <w:bCs/>
            <w:rPrChange w:id="913" w:author="mico1999@foxmail.com" w:date="2021-03-23T21:37:00Z">
              <w:rPr/>
            </w:rPrChange>
          </w:rPr>
          <w:delText xml:space="preserve"> </w:delText>
        </w:r>
      </w:del>
      <w:r w:rsidRPr="00AB7EE4">
        <w:rPr>
          <w:rFonts w:hint="eastAsia"/>
          <w:b/>
          <w:bCs/>
          <w:rPrChange w:id="914" w:author="mico1999@foxmail.com" w:date="2021-03-23T21:37:00Z">
            <w:rPr>
              <w:rFonts w:hint="eastAsia"/>
            </w:rPr>
          </w:rPrChange>
        </w:rPr>
        <w:t>社区公告：</w:t>
      </w:r>
      <w:r>
        <w:rPr>
          <w:rFonts w:hint="eastAsia"/>
        </w:rPr>
        <w:t>发布社区的重要消息、重大通知。</w:t>
      </w:r>
    </w:p>
    <w:p w14:paraId="3A5F2D14" w14:textId="77777777" w:rsidR="00884FDB" w:rsidRDefault="00902EDC">
      <w:r>
        <w:rPr>
          <w:noProof/>
        </w:rPr>
        <w:drawing>
          <wp:inline distT="0" distB="0" distL="114300" distR="114300" wp14:anchorId="5063CC85" wp14:editId="1FA9FD2F">
            <wp:extent cx="2867025" cy="5562600"/>
            <wp:effectExtent l="0" t="0" r="952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6"/>
                    <a:stretch>
                      <a:fillRect/>
                    </a:stretch>
                  </pic:blipFill>
                  <pic:spPr>
                    <a:xfrm>
                      <a:off x="0" y="0"/>
                      <a:ext cx="2867025" cy="5562600"/>
                    </a:xfrm>
                    <a:prstGeom prst="rect">
                      <a:avLst/>
                    </a:prstGeom>
                    <a:noFill/>
                    <a:ln>
                      <a:noFill/>
                    </a:ln>
                  </pic:spPr>
                </pic:pic>
              </a:graphicData>
            </a:graphic>
          </wp:inline>
        </w:drawing>
      </w:r>
    </w:p>
    <w:p w14:paraId="70513387" w14:textId="77777777" w:rsidR="00884FDB" w:rsidRDefault="00902EDC">
      <w:r>
        <w:rPr>
          <w:rFonts w:hint="eastAsia"/>
        </w:rPr>
        <w:t>图</w:t>
      </w:r>
      <w:r>
        <w:rPr>
          <w:rFonts w:hint="eastAsia"/>
        </w:rPr>
        <w:t>23   APP</w:t>
      </w:r>
      <w:r>
        <w:rPr>
          <w:rFonts w:hint="eastAsia"/>
        </w:rPr>
        <w:t>社区服务界面示意图</w:t>
      </w:r>
    </w:p>
    <w:p w14:paraId="7632A505" w14:textId="77777777" w:rsidR="00884FDB" w:rsidRDefault="00884FDB"/>
    <w:p w14:paraId="0FF1AF13" w14:textId="77777777" w:rsidR="00884FDB" w:rsidRPr="00A56D28" w:rsidRDefault="00902EDC">
      <w:pPr>
        <w:ind w:firstLine="482"/>
        <w:rPr>
          <w:b/>
          <w:bCs/>
          <w:rPrChange w:id="915" w:author="mico1999@foxmail.com" w:date="2021-03-23T21:34:00Z">
            <w:rPr/>
          </w:rPrChange>
        </w:rPr>
      </w:pPr>
      <w:r w:rsidRPr="00A56D28">
        <w:rPr>
          <w:b/>
          <w:bCs/>
          <w:rPrChange w:id="916" w:author="mico1999@foxmail.com" w:date="2021-03-23T21:34:00Z">
            <w:rPr/>
          </w:rPrChange>
        </w:rPr>
        <w:t>2.</w:t>
      </w:r>
      <w:r w:rsidRPr="00A56D28">
        <w:rPr>
          <w:rFonts w:hint="eastAsia"/>
          <w:b/>
          <w:bCs/>
          <w:rPrChange w:id="917" w:author="mico1999@foxmail.com" w:date="2021-03-23T21:34:00Z">
            <w:rPr>
              <w:rFonts w:hint="eastAsia"/>
            </w:rPr>
          </w:rPrChange>
        </w:rPr>
        <w:t>街坊四邻：</w:t>
      </w:r>
    </w:p>
    <w:p w14:paraId="45D621ED" w14:textId="77777777" w:rsidR="00884FDB" w:rsidRDefault="00902EDC">
      <w:r>
        <w:rPr>
          <w:rFonts w:hint="eastAsia"/>
        </w:rPr>
        <w:t>（</w:t>
      </w:r>
      <w:r>
        <w:rPr>
          <w:rFonts w:hint="eastAsia"/>
        </w:rPr>
        <w:t>1</w:t>
      </w:r>
      <w:r>
        <w:rPr>
          <w:rFonts w:hint="eastAsia"/>
        </w:rPr>
        <w:t>）随时分享自己的生活点滴</w:t>
      </w:r>
    </w:p>
    <w:p w14:paraId="42E05983" w14:textId="77777777" w:rsidR="00884FDB" w:rsidRDefault="00902EDC">
      <w:r>
        <w:rPr>
          <w:rFonts w:hint="eastAsia"/>
        </w:rPr>
        <w:t>（</w:t>
      </w:r>
      <w:r>
        <w:rPr>
          <w:rFonts w:hint="eastAsia"/>
        </w:rPr>
        <w:t>2</w:t>
      </w:r>
      <w:r>
        <w:rPr>
          <w:rFonts w:hint="eastAsia"/>
        </w:rPr>
        <w:t>）兴趣标签：根据兴趣标签寻找志同道合的老友，线上</w:t>
      </w:r>
      <w:proofErr w:type="gramStart"/>
      <w:r>
        <w:rPr>
          <w:rFonts w:hint="eastAsia"/>
        </w:rPr>
        <w:t>聊天室畅聊</w:t>
      </w:r>
      <w:proofErr w:type="gramEnd"/>
      <w:r>
        <w:rPr>
          <w:rFonts w:hint="eastAsia"/>
        </w:rPr>
        <w:t>，线下组织活动进行交流</w:t>
      </w:r>
    </w:p>
    <w:p w14:paraId="33D6DD51" w14:textId="77777777" w:rsidR="00884FDB" w:rsidRDefault="00902EDC">
      <w:r>
        <w:rPr>
          <w:rFonts w:hint="eastAsia"/>
        </w:rPr>
        <w:t>（</w:t>
      </w:r>
      <w:r>
        <w:rPr>
          <w:rFonts w:hint="eastAsia"/>
        </w:rPr>
        <w:t>3</w:t>
      </w:r>
      <w:r>
        <w:rPr>
          <w:rFonts w:hint="eastAsia"/>
        </w:rPr>
        <w:t>）一键帮助：分为需要帮助、帮助他人两部分。</w:t>
      </w:r>
    </w:p>
    <w:p w14:paraId="54F54763" w14:textId="77777777" w:rsidR="00884FDB" w:rsidRDefault="00902EDC">
      <w:r>
        <w:rPr>
          <w:rFonts w:hint="eastAsia"/>
        </w:rPr>
        <w:lastRenderedPageBreak/>
        <w:t>①需要帮助：当出行、购物、生活缴费、修理电器等需要帮忙时，按下“需要帮助”，系统智能匹配</w:t>
      </w:r>
      <w:r>
        <w:rPr>
          <w:rFonts w:hint="eastAsia"/>
        </w:rPr>
        <w:t>3</w:t>
      </w:r>
      <w:r>
        <w:rPr>
          <w:rFonts w:hint="eastAsia"/>
        </w:rPr>
        <w:t>公里以内的志愿者上门服务，需要匹配超过</w:t>
      </w:r>
      <w:r>
        <w:rPr>
          <w:rFonts w:hint="eastAsia"/>
        </w:rPr>
        <w:t>3</w:t>
      </w:r>
      <w:r>
        <w:rPr>
          <w:rFonts w:hint="eastAsia"/>
        </w:rPr>
        <w:t>公里的或指定的志愿者时，需缴纳</w:t>
      </w:r>
      <w:r>
        <w:rPr>
          <w:rFonts w:hint="eastAsia"/>
        </w:rPr>
        <w:t>5</w:t>
      </w:r>
      <w:r>
        <w:rPr>
          <w:rFonts w:hint="eastAsia"/>
        </w:rPr>
        <w:t>元服务费（超过</w:t>
      </w:r>
      <w:r>
        <w:rPr>
          <w:rFonts w:hint="eastAsia"/>
        </w:rPr>
        <w:t>10</w:t>
      </w:r>
      <w:r>
        <w:rPr>
          <w:rFonts w:hint="eastAsia"/>
        </w:rPr>
        <w:t>公里的依情况而定）。</w:t>
      </w:r>
    </w:p>
    <w:p w14:paraId="60C08E6F" w14:textId="77777777" w:rsidR="00884FDB" w:rsidRDefault="00902EDC">
      <w:r>
        <w:rPr>
          <w:rFonts w:hint="eastAsia"/>
        </w:rPr>
        <w:t>②帮助他人：点击“帮助他人”，系统智能匹配</w:t>
      </w:r>
      <w:r>
        <w:rPr>
          <w:rFonts w:hint="eastAsia"/>
        </w:rPr>
        <w:t>3</w:t>
      </w:r>
      <w:r>
        <w:rPr>
          <w:rFonts w:hint="eastAsia"/>
        </w:rPr>
        <w:t>公里以内需要帮助的用户，也可自行选择超过</w:t>
      </w:r>
      <w:r>
        <w:rPr>
          <w:rFonts w:hint="eastAsia"/>
        </w:rPr>
        <w:t>3</w:t>
      </w:r>
      <w:r>
        <w:rPr>
          <w:rFonts w:hint="eastAsia"/>
        </w:rPr>
        <w:t>公里的用户或直接选择需要帮助的用户。</w:t>
      </w:r>
    </w:p>
    <w:p w14:paraId="562520A0" w14:textId="77777777" w:rsidR="00884FDB" w:rsidRDefault="00902EDC">
      <w:r>
        <w:rPr>
          <w:noProof/>
        </w:rPr>
        <w:drawing>
          <wp:inline distT="0" distB="0" distL="114300" distR="114300" wp14:anchorId="5762B902" wp14:editId="01605FC4">
            <wp:extent cx="2924175" cy="5629275"/>
            <wp:effectExtent l="0" t="0" r="9525" b="952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7"/>
                    <a:stretch>
                      <a:fillRect/>
                    </a:stretch>
                  </pic:blipFill>
                  <pic:spPr>
                    <a:xfrm>
                      <a:off x="0" y="0"/>
                      <a:ext cx="2924175" cy="5629275"/>
                    </a:xfrm>
                    <a:prstGeom prst="rect">
                      <a:avLst/>
                    </a:prstGeom>
                    <a:noFill/>
                    <a:ln>
                      <a:noFill/>
                    </a:ln>
                  </pic:spPr>
                </pic:pic>
              </a:graphicData>
            </a:graphic>
          </wp:inline>
        </w:drawing>
      </w:r>
    </w:p>
    <w:p w14:paraId="69616DF8" w14:textId="77777777" w:rsidR="00884FDB" w:rsidRDefault="00902EDC">
      <w:r>
        <w:rPr>
          <w:rFonts w:hint="eastAsia"/>
        </w:rPr>
        <w:t>图</w:t>
      </w:r>
      <w:r>
        <w:rPr>
          <w:rFonts w:hint="eastAsia"/>
        </w:rPr>
        <w:t>24 APP</w:t>
      </w:r>
      <w:r>
        <w:rPr>
          <w:rFonts w:hint="eastAsia"/>
        </w:rPr>
        <w:t>街坊四邻界面示意图</w:t>
      </w:r>
    </w:p>
    <w:p w14:paraId="6EA90ED4" w14:textId="77777777" w:rsidR="00884FDB" w:rsidRDefault="00884FDB" w:rsidP="00045E9B">
      <w:pPr>
        <w:ind w:firstLineChars="0" w:firstLine="0"/>
      </w:pPr>
    </w:p>
    <w:p w14:paraId="66AACC28" w14:textId="77777777" w:rsidR="00884FDB" w:rsidRPr="00A56D28" w:rsidRDefault="00902EDC">
      <w:pPr>
        <w:ind w:firstLine="482"/>
        <w:rPr>
          <w:b/>
          <w:bCs/>
          <w:rPrChange w:id="918" w:author="mico1999@foxmail.com" w:date="2021-03-23T21:34:00Z">
            <w:rPr/>
          </w:rPrChange>
        </w:rPr>
      </w:pPr>
      <w:r w:rsidRPr="00A56D28">
        <w:rPr>
          <w:b/>
          <w:bCs/>
          <w:rPrChange w:id="919" w:author="mico1999@foxmail.com" w:date="2021-03-23T21:34:00Z">
            <w:rPr/>
          </w:rPrChange>
        </w:rPr>
        <w:t>3.</w:t>
      </w:r>
      <w:r w:rsidRPr="00A56D28">
        <w:rPr>
          <w:rFonts w:hint="eastAsia"/>
          <w:b/>
          <w:bCs/>
          <w:rPrChange w:id="920" w:author="mico1999@foxmail.com" w:date="2021-03-23T21:34:00Z">
            <w:rPr>
              <w:rFonts w:hint="eastAsia"/>
            </w:rPr>
          </w:rPrChange>
        </w:rPr>
        <w:t>个人中心：</w:t>
      </w:r>
    </w:p>
    <w:p w14:paraId="4166FF29" w14:textId="77777777" w:rsidR="00884FDB" w:rsidRDefault="00902EDC">
      <w:r>
        <w:rPr>
          <w:rFonts w:hint="eastAsia"/>
        </w:rPr>
        <w:t>（</w:t>
      </w:r>
      <w:r>
        <w:rPr>
          <w:rFonts w:hint="eastAsia"/>
        </w:rPr>
        <w:t>1</w:t>
      </w:r>
      <w:r>
        <w:rPr>
          <w:rFonts w:hint="eastAsia"/>
        </w:rPr>
        <w:t>）居委会</w:t>
      </w:r>
    </w:p>
    <w:p w14:paraId="27579F90" w14:textId="77777777" w:rsidR="00884FDB" w:rsidRDefault="00902EDC">
      <w:r>
        <w:rPr>
          <w:rFonts w:hint="eastAsia"/>
        </w:rPr>
        <w:t>①当用户不会使用时，用户可直接打电话提出诉求，由工作人员直接匹配相应的志愿者提供服务。</w:t>
      </w:r>
    </w:p>
    <w:p w14:paraId="67911EB8" w14:textId="77777777" w:rsidR="00884FDB" w:rsidRDefault="00902EDC">
      <w:r>
        <w:rPr>
          <w:rFonts w:hint="eastAsia"/>
        </w:rPr>
        <w:t>②当本</w:t>
      </w:r>
      <w:r>
        <w:rPr>
          <w:rFonts w:hint="eastAsia"/>
        </w:rPr>
        <w:t>APP</w:t>
      </w:r>
      <w:r>
        <w:rPr>
          <w:rFonts w:hint="eastAsia"/>
        </w:rPr>
        <w:t>的功能不能满足用户的需求时，用户直接提出诉求，后台在诉求合理的条件下帮助用户解决问题。</w:t>
      </w:r>
    </w:p>
    <w:p w14:paraId="455456A7" w14:textId="77777777" w:rsidR="00884FDB" w:rsidRDefault="00902EDC">
      <w:r>
        <w:rPr>
          <w:rFonts w:hint="eastAsia"/>
        </w:rPr>
        <w:t>③在使用过程中出现问题时，后台解疑</w:t>
      </w:r>
      <w:proofErr w:type="gramStart"/>
      <w:r>
        <w:rPr>
          <w:rFonts w:hint="eastAsia"/>
        </w:rPr>
        <w:t>答惑并解决</w:t>
      </w:r>
      <w:proofErr w:type="gramEnd"/>
      <w:r>
        <w:rPr>
          <w:rFonts w:hint="eastAsia"/>
        </w:rPr>
        <w:t>出现的问题。</w:t>
      </w:r>
    </w:p>
    <w:p w14:paraId="4F8D2E64" w14:textId="77777777" w:rsidR="00884FDB" w:rsidRDefault="00902EDC">
      <w:r>
        <w:rPr>
          <w:rFonts w:hint="eastAsia"/>
        </w:rPr>
        <w:t>④举报本</w:t>
      </w:r>
      <w:r>
        <w:rPr>
          <w:rFonts w:hint="eastAsia"/>
        </w:rPr>
        <w:t>APP</w:t>
      </w:r>
      <w:r>
        <w:rPr>
          <w:rFonts w:hint="eastAsia"/>
        </w:rPr>
        <w:t>中出现的违法行为、有害信息、不实信息等，本</w:t>
      </w:r>
      <w:r>
        <w:rPr>
          <w:rFonts w:hint="eastAsia"/>
        </w:rPr>
        <w:t>APP</w:t>
      </w:r>
      <w:r>
        <w:rPr>
          <w:rFonts w:hint="eastAsia"/>
        </w:rPr>
        <w:t>给予相</w:t>
      </w:r>
      <w:r>
        <w:rPr>
          <w:rFonts w:hint="eastAsia"/>
        </w:rPr>
        <w:lastRenderedPageBreak/>
        <w:t>应的积分奖励。同时也可反映在现实生活中出现的违法犯罪行为，后台将信息提交给有关部门进行处理。</w:t>
      </w:r>
    </w:p>
    <w:p w14:paraId="7639977A" w14:textId="77777777" w:rsidR="00884FDB" w:rsidRDefault="00902EDC">
      <w:r>
        <w:rPr>
          <w:rFonts w:hint="eastAsia"/>
        </w:rPr>
        <w:t>（</w:t>
      </w:r>
      <w:r>
        <w:rPr>
          <w:rFonts w:hint="eastAsia"/>
        </w:rPr>
        <w:t>2</w:t>
      </w:r>
      <w:r>
        <w:rPr>
          <w:rFonts w:hint="eastAsia"/>
        </w:rPr>
        <w:t>）我的积分</w:t>
      </w:r>
    </w:p>
    <w:p w14:paraId="1A752BC4" w14:textId="77777777" w:rsidR="00884FDB" w:rsidRDefault="00902EDC">
      <w:r>
        <w:rPr>
          <w:rFonts w:hint="eastAsia"/>
        </w:rPr>
        <w:t>积分可用于并且只能用于购买服务。</w:t>
      </w:r>
    </w:p>
    <w:p w14:paraId="1C1CCF34" w14:textId="77777777" w:rsidR="00884FDB" w:rsidRDefault="00902EDC">
      <w:r>
        <w:rPr>
          <w:rFonts w:hint="eastAsia"/>
        </w:rPr>
        <w:t>①充值</w:t>
      </w:r>
    </w:p>
    <w:p w14:paraId="1845BEEE" w14:textId="77777777" w:rsidR="00884FDB" w:rsidRDefault="00902EDC">
      <w:r>
        <w:rPr>
          <w:rFonts w:hint="eastAsia"/>
        </w:rPr>
        <w:t>充值是指用真实货币直接购买，积分和真实货币</w:t>
      </w:r>
      <w:r>
        <w:rPr>
          <w:rFonts w:hint="eastAsia"/>
        </w:rPr>
        <w:t>1</w:t>
      </w:r>
      <w:r>
        <w:rPr>
          <w:rFonts w:hint="eastAsia"/>
        </w:rPr>
        <w:t>比</w:t>
      </w:r>
      <w:r>
        <w:rPr>
          <w:rFonts w:hint="eastAsia"/>
        </w:rPr>
        <w:t>1</w:t>
      </w:r>
      <w:r>
        <w:rPr>
          <w:rFonts w:hint="eastAsia"/>
        </w:rPr>
        <w:t>兑换，即：一元钱可兑换</w:t>
      </w:r>
      <w:proofErr w:type="gramStart"/>
      <w:r>
        <w:rPr>
          <w:rFonts w:hint="eastAsia"/>
        </w:rPr>
        <w:t>一</w:t>
      </w:r>
      <w:proofErr w:type="gramEnd"/>
      <w:r>
        <w:rPr>
          <w:rFonts w:hint="eastAsia"/>
        </w:rPr>
        <w:t>积分；</w:t>
      </w:r>
    </w:p>
    <w:p w14:paraId="46BA7D6A" w14:textId="77777777" w:rsidR="00884FDB" w:rsidRDefault="00902EDC">
      <w:r>
        <w:rPr>
          <w:rFonts w:hint="eastAsia"/>
        </w:rPr>
        <w:t>②兑换</w:t>
      </w:r>
    </w:p>
    <w:p w14:paraId="7B6A13E3" w14:textId="77777777" w:rsidR="00884FDB" w:rsidRDefault="00902EDC">
      <w:r>
        <w:rPr>
          <w:rFonts w:hint="eastAsia"/>
        </w:rPr>
        <w:t>兑换是指用服务兑换积分，服务项目不同获得或支出的积分相应也不同；</w:t>
      </w:r>
    </w:p>
    <w:p w14:paraId="2F89D723" w14:textId="77777777" w:rsidR="00884FDB" w:rsidRDefault="00902EDC">
      <w:r>
        <w:rPr>
          <w:rFonts w:hint="eastAsia"/>
        </w:rPr>
        <w:t>③转赠</w:t>
      </w:r>
    </w:p>
    <w:p w14:paraId="560F344D" w14:textId="77777777" w:rsidR="00884FDB" w:rsidRDefault="00902EDC">
      <w:r>
        <w:rPr>
          <w:rFonts w:hint="eastAsia"/>
        </w:rPr>
        <w:t>转赠是指可将自己兑换或者购买的积分赠与他人，可以是自己身边的人，也可以是本</w:t>
      </w:r>
      <w:r>
        <w:rPr>
          <w:rFonts w:hint="eastAsia"/>
        </w:rPr>
        <w:t>APP</w:t>
      </w:r>
      <w:r>
        <w:rPr>
          <w:rFonts w:hint="eastAsia"/>
        </w:rPr>
        <w:t>提供的清单中的老人。（清单要求：无经济能力、生活不能自理的孤寡老人）</w:t>
      </w:r>
    </w:p>
    <w:p w14:paraId="20565EF7" w14:textId="77777777" w:rsidR="00884FDB" w:rsidRDefault="00902EDC">
      <w:r>
        <w:rPr>
          <w:rFonts w:hint="eastAsia"/>
        </w:rPr>
        <w:t>④提现</w:t>
      </w:r>
    </w:p>
    <w:p w14:paraId="2C860046" w14:textId="77777777" w:rsidR="00884FDB" w:rsidRDefault="00902EDC">
      <w:r>
        <w:rPr>
          <w:rFonts w:hint="eastAsia"/>
        </w:rPr>
        <w:t>钱可以兑积分，积分也可以兑钱。但提现只在用户向系统提交注销账号时可使用，注销账号后积分自动转化为钱原路返还给用户。一个身份证号只能注册三次，即：注销三次之后将无法再次注册使用本</w:t>
      </w:r>
      <w:r>
        <w:rPr>
          <w:rFonts w:hint="eastAsia"/>
        </w:rPr>
        <w:t>APP</w:t>
      </w:r>
      <w:r>
        <w:rPr>
          <w:rFonts w:hint="eastAsia"/>
        </w:rPr>
        <w:t>。</w:t>
      </w:r>
    </w:p>
    <w:p w14:paraId="2BC54F67" w14:textId="77777777" w:rsidR="00884FDB" w:rsidRDefault="00902EDC">
      <w:r>
        <w:rPr>
          <w:rFonts w:hint="eastAsia"/>
        </w:rPr>
        <w:t>（</w:t>
      </w:r>
      <w:r>
        <w:rPr>
          <w:rFonts w:hint="eastAsia"/>
        </w:rPr>
        <w:t>3</w:t>
      </w:r>
      <w:r>
        <w:rPr>
          <w:rFonts w:hint="eastAsia"/>
        </w:rPr>
        <w:t>）我的粉丝</w:t>
      </w:r>
      <w:r>
        <w:rPr>
          <w:rFonts w:hint="eastAsia"/>
        </w:rPr>
        <w:t>/</w:t>
      </w:r>
      <w:r>
        <w:rPr>
          <w:rFonts w:hint="eastAsia"/>
        </w:rPr>
        <w:t>我的关注：可用于关注其他用户的动态，或被其他人关注。</w:t>
      </w:r>
    </w:p>
    <w:p w14:paraId="4B83F151" w14:textId="77777777" w:rsidR="00884FDB" w:rsidRDefault="00902EDC">
      <w:r>
        <w:rPr>
          <w:rFonts w:hint="eastAsia"/>
        </w:rPr>
        <w:t>（</w:t>
      </w:r>
      <w:r>
        <w:rPr>
          <w:rFonts w:hint="eastAsia"/>
        </w:rPr>
        <w:t>4</w:t>
      </w:r>
      <w:r>
        <w:rPr>
          <w:rFonts w:hint="eastAsia"/>
        </w:rPr>
        <w:t>）我的收藏：收藏自己喜爱、感兴趣的内容。</w:t>
      </w:r>
    </w:p>
    <w:p w14:paraId="1FCD9488" w14:textId="77777777" w:rsidR="00884FDB" w:rsidRDefault="00902EDC">
      <w:r>
        <w:rPr>
          <w:rFonts w:hint="eastAsia"/>
        </w:rPr>
        <w:t>（</w:t>
      </w:r>
      <w:r>
        <w:rPr>
          <w:rFonts w:hint="eastAsia"/>
        </w:rPr>
        <w:t>5</w:t>
      </w:r>
      <w:r>
        <w:rPr>
          <w:rFonts w:hint="eastAsia"/>
        </w:rPr>
        <w:t>）我的消息：提示用户的服务进度、关注活动的消息；医务室咨询专家、预约挂号等的回复消息；接收</w:t>
      </w:r>
      <w:r>
        <w:rPr>
          <w:rFonts w:hint="eastAsia"/>
        </w:rPr>
        <w:t>app</w:t>
      </w:r>
      <w:r>
        <w:rPr>
          <w:rFonts w:hint="eastAsia"/>
        </w:rPr>
        <w:t>的事项通知等。</w:t>
      </w:r>
    </w:p>
    <w:p w14:paraId="2CC7F2A9" w14:textId="77777777" w:rsidR="00884FDB" w:rsidRDefault="00902EDC">
      <w:r>
        <w:rPr>
          <w:rFonts w:hint="eastAsia"/>
        </w:rPr>
        <w:t>（</w:t>
      </w:r>
      <w:r>
        <w:rPr>
          <w:rFonts w:hint="eastAsia"/>
        </w:rPr>
        <w:t>6</w:t>
      </w:r>
      <w:r>
        <w:rPr>
          <w:rFonts w:hint="eastAsia"/>
        </w:rPr>
        <w:t>）个人资料：包括头像、性别、昵称、年龄、所在地区、注册途径、</w:t>
      </w:r>
      <w:proofErr w:type="gramStart"/>
      <w:r>
        <w:rPr>
          <w:rFonts w:hint="eastAsia"/>
        </w:rPr>
        <w:t>二维码等</w:t>
      </w:r>
      <w:proofErr w:type="gramEnd"/>
      <w:r>
        <w:rPr>
          <w:rFonts w:hint="eastAsia"/>
        </w:rPr>
        <w:t>，资料可进行修改。</w:t>
      </w:r>
    </w:p>
    <w:p w14:paraId="0DB4FB4A" w14:textId="77777777" w:rsidR="00884FDB" w:rsidRDefault="00902EDC">
      <w:r>
        <w:rPr>
          <w:rFonts w:hint="eastAsia"/>
        </w:rPr>
        <w:t>（</w:t>
      </w:r>
      <w:r>
        <w:rPr>
          <w:rFonts w:hint="eastAsia"/>
        </w:rPr>
        <w:t>7</w:t>
      </w:r>
      <w:r>
        <w:rPr>
          <w:rFonts w:hint="eastAsia"/>
        </w:rPr>
        <w:t>）浏览记录：浏览过的界面、视频、活动的历史记录。</w:t>
      </w:r>
    </w:p>
    <w:p w14:paraId="7318FAB4" w14:textId="77777777" w:rsidR="00884FDB" w:rsidRDefault="00902EDC">
      <w:r>
        <w:rPr>
          <w:rFonts w:hint="eastAsia"/>
        </w:rPr>
        <w:t>（</w:t>
      </w:r>
      <w:r>
        <w:rPr>
          <w:rFonts w:hint="eastAsia"/>
        </w:rPr>
        <w:t>8</w:t>
      </w:r>
      <w:r>
        <w:rPr>
          <w:rFonts w:hint="eastAsia"/>
        </w:rPr>
        <w:t>）个人主页：展示正在参加的活动、发布的消息等。</w:t>
      </w:r>
    </w:p>
    <w:p w14:paraId="2056CDC5" w14:textId="77777777" w:rsidR="00884FDB" w:rsidRDefault="00902EDC">
      <w:r>
        <w:rPr>
          <w:rFonts w:hint="eastAsia"/>
        </w:rPr>
        <w:t>（</w:t>
      </w:r>
      <w:r>
        <w:rPr>
          <w:rFonts w:hint="eastAsia"/>
        </w:rPr>
        <w:t>9</w:t>
      </w:r>
      <w:r>
        <w:rPr>
          <w:rFonts w:hint="eastAsia"/>
        </w:rPr>
        <w:t>）推荐分享：可通过扫码、微信、朋友圈、</w:t>
      </w:r>
      <w:r>
        <w:rPr>
          <w:rFonts w:hint="eastAsia"/>
        </w:rPr>
        <w:t>QQ</w:t>
      </w:r>
      <w:r>
        <w:rPr>
          <w:rFonts w:hint="eastAsia"/>
        </w:rPr>
        <w:t>好友等向朋友推荐“老伴儿</w:t>
      </w:r>
      <w:r>
        <w:rPr>
          <w:rFonts w:hint="eastAsia"/>
        </w:rPr>
        <w:t>APP</w:t>
      </w:r>
      <w:r>
        <w:rPr>
          <w:rFonts w:hint="eastAsia"/>
        </w:rPr>
        <w:t>”，成为个人用户的担保人。</w:t>
      </w:r>
    </w:p>
    <w:p w14:paraId="3D20B424" w14:textId="77777777" w:rsidR="00884FDB" w:rsidRDefault="00902EDC">
      <w:r>
        <w:rPr>
          <w:rFonts w:hint="eastAsia"/>
        </w:rPr>
        <w:t>（</w:t>
      </w:r>
      <w:r>
        <w:rPr>
          <w:rFonts w:hint="eastAsia"/>
        </w:rPr>
        <w:t>10</w:t>
      </w:r>
      <w:r>
        <w:rPr>
          <w:rFonts w:hint="eastAsia"/>
        </w:rPr>
        <w:t>）设置：设置需要服务的地址、登录密码修改、注销账号、个性化设置等。</w:t>
      </w:r>
    </w:p>
    <w:p w14:paraId="2AAB9E0C" w14:textId="77777777" w:rsidR="00884FDB" w:rsidRDefault="00902EDC">
      <w:r>
        <w:rPr>
          <w:rFonts w:hint="eastAsia"/>
        </w:rPr>
        <w:t>（</w:t>
      </w:r>
      <w:r>
        <w:rPr>
          <w:rFonts w:hint="eastAsia"/>
        </w:rPr>
        <w:t>11</w:t>
      </w:r>
      <w:r>
        <w:rPr>
          <w:rFonts w:hint="eastAsia"/>
        </w:rPr>
        <w:t>）志愿者社区：通过所在社区、机构、社会组织或个人推荐，提供身份证、居住证、单位证明、电话号码等信息，成为志愿者。系统将用户的服务诉求匹配给志愿者，志愿者可以选择接受或拒绝，也可直接指定服务对象。</w:t>
      </w:r>
    </w:p>
    <w:p w14:paraId="14DB0B74" w14:textId="77777777" w:rsidR="00884FDB" w:rsidRDefault="00902EDC">
      <w:r>
        <w:rPr>
          <w:rFonts w:hint="eastAsia"/>
        </w:rPr>
        <w:t>（</w:t>
      </w:r>
      <w:r>
        <w:rPr>
          <w:rFonts w:hint="eastAsia"/>
        </w:rPr>
        <w:t>12</w:t>
      </w:r>
      <w:r>
        <w:rPr>
          <w:rFonts w:hint="eastAsia"/>
        </w:rPr>
        <w:t>）退出登录</w:t>
      </w:r>
    </w:p>
    <w:p w14:paraId="3253137E" w14:textId="77777777" w:rsidR="00884FDB" w:rsidRDefault="00902EDC">
      <w:r>
        <w:rPr>
          <w:noProof/>
        </w:rPr>
        <w:lastRenderedPageBreak/>
        <w:drawing>
          <wp:inline distT="0" distB="0" distL="114300" distR="114300" wp14:anchorId="6946941A" wp14:editId="53ACA899">
            <wp:extent cx="2847975" cy="5610225"/>
            <wp:effectExtent l="0" t="0" r="9525" b="95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48"/>
                    <a:stretch>
                      <a:fillRect/>
                    </a:stretch>
                  </pic:blipFill>
                  <pic:spPr>
                    <a:xfrm>
                      <a:off x="0" y="0"/>
                      <a:ext cx="2847975" cy="5610225"/>
                    </a:xfrm>
                    <a:prstGeom prst="rect">
                      <a:avLst/>
                    </a:prstGeom>
                    <a:noFill/>
                    <a:ln>
                      <a:noFill/>
                    </a:ln>
                  </pic:spPr>
                </pic:pic>
              </a:graphicData>
            </a:graphic>
          </wp:inline>
        </w:drawing>
      </w:r>
    </w:p>
    <w:p w14:paraId="381FA503" w14:textId="77777777" w:rsidR="00884FDB" w:rsidRDefault="00902EDC">
      <w:r>
        <w:rPr>
          <w:rFonts w:hint="eastAsia"/>
        </w:rPr>
        <w:t>图</w:t>
      </w:r>
      <w:r>
        <w:rPr>
          <w:rFonts w:hint="eastAsia"/>
        </w:rPr>
        <w:t>25 APP</w:t>
      </w:r>
      <w:r>
        <w:rPr>
          <w:rFonts w:hint="eastAsia"/>
        </w:rPr>
        <w:t>个人中心界面示意图</w:t>
      </w:r>
    </w:p>
    <w:p w14:paraId="6EA95FA4" w14:textId="77777777" w:rsidR="00884FDB" w:rsidRDefault="00884FDB" w:rsidP="00902EDC">
      <w:pPr>
        <w:ind w:firstLineChars="0" w:firstLine="0"/>
      </w:pPr>
    </w:p>
    <w:p w14:paraId="72C71727" w14:textId="77777777" w:rsidR="00884FDB" w:rsidRDefault="00902EDC" w:rsidP="00DA1AB0">
      <w:pPr>
        <w:pStyle w:val="3"/>
        <w:ind w:firstLine="482"/>
      </w:pPr>
      <w:bookmarkStart w:id="921" w:name="_Toc67355996"/>
      <w:bookmarkStart w:id="922" w:name="_Toc67433112"/>
      <w:bookmarkStart w:id="923" w:name="_Toc67433173"/>
      <w:r>
        <w:rPr>
          <w:rFonts w:hint="eastAsia"/>
        </w:rPr>
        <w:t>（四）</w:t>
      </w:r>
      <w:r>
        <w:rPr>
          <w:rFonts w:hint="eastAsia"/>
        </w:rPr>
        <w:t>APP</w:t>
      </w:r>
      <w:r>
        <w:rPr>
          <w:rFonts w:hint="eastAsia"/>
        </w:rPr>
        <w:t>研发成本预算</w:t>
      </w:r>
      <w:bookmarkEnd w:id="921"/>
      <w:bookmarkEnd w:id="922"/>
      <w:bookmarkEnd w:id="923"/>
    </w:p>
    <w:p w14:paraId="5AD027AE" w14:textId="77777777" w:rsidR="00884FDB" w:rsidRDefault="00902EDC">
      <w:r>
        <w:rPr>
          <w:rFonts w:hint="eastAsia"/>
        </w:rPr>
        <w:t>由公司技术部门进行评估报价为</w:t>
      </w:r>
      <w:r>
        <w:rPr>
          <w:rFonts w:hint="eastAsia"/>
        </w:rPr>
        <w:t>15</w:t>
      </w:r>
      <w:r>
        <w:rPr>
          <w:rFonts w:hint="eastAsia"/>
        </w:rPr>
        <w:t>—</w:t>
      </w:r>
      <w:r>
        <w:rPr>
          <w:rFonts w:hint="eastAsia"/>
        </w:rPr>
        <w:t>20</w:t>
      </w:r>
      <w:r>
        <w:rPr>
          <w:rFonts w:hint="eastAsia"/>
        </w:rPr>
        <w:t>万，预计开发周期为</w:t>
      </w:r>
      <w:r>
        <w:rPr>
          <w:rFonts w:hint="eastAsia"/>
        </w:rPr>
        <w:t>10</w:t>
      </w:r>
      <w:r>
        <w:rPr>
          <w:rFonts w:hint="eastAsia"/>
        </w:rPr>
        <w:t>—</w:t>
      </w:r>
      <w:r>
        <w:rPr>
          <w:rFonts w:hint="eastAsia"/>
        </w:rPr>
        <w:t>12</w:t>
      </w:r>
      <w:r>
        <w:rPr>
          <w:rFonts w:hint="eastAsia"/>
        </w:rPr>
        <w:t>周。（详情见附录二）</w:t>
      </w:r>
    </w:p>
    <w:p w14:paraId="7E8F296E" w14:textId="4ADF308D" w:rsidR="00884FDB" w:rsidRDefault="00902EDC" w:rsidP="00DA1AB0">
      <w:pPr>
        <w:pStyle w:val="2"/>
      </w:pPr>
      <w:bookmarkStart w:id="924" w:name="_六、APP运营推广"/>
      <w:bookmarkStart w:id="925" w:name="_Toc67355997"/>
      <w:bookmarkStart w:id="926" w:name="_Toc67433113"/>
      <w:bookmarkStart w:id="927" w:name="_Toc67433174"/>
      <w:bookmarkEnd w:id="924"/>
      <w:r>
        <w:t>六、</w:t>
      </w:r>
      <w:commentRangeStart w:id="928"/>
      <w:r>
        <w:t>APP</w:t>
      </w:r>
      <w:del w:id="929" w:author="mico1999@foxmail.com" w:date="2021-03-23T01:33:00Z">
        <w:r w:rsidDel="00DC5792">
          <w:rPr>
            <w:rFonts w:hint="eastAsia"/>
          </w:rPr>
          <w:delText>实施及</w:delText>
        </w:r>
      </w:del>
      <w:ins w:id="930" w:author="mico1999@foxmail.com" w:date="2021-03-23T01:33:00Z">
        <w:r w:rsidR="00DC5792">
          <w:rPr>
            <w:rFonts w:hint="eastAsia"/>
          </w:rPr>
          <w:t>运营</w:t>
        </w:r>
      </w:ins>
      <w:r>
        <w:t>推广</w:t>
      </w:r>
      <w:commentRangeEnd w:id="928"/>
      <w:r w:rsidR="003039B0">
        <w:rPr>
          <w:rStyle w:val="aa"/>
          <w:rFonts w:ascii="Times New Roman" w:hAnsi="Times New Roman"/>
        </w:rPr>
        <w:commentReference w:id="928"/>
      </w:r>
      <w:bookmarkEnd w:id="925"/>
      <w:bookmarkEnd w:id="926"/>
      <w:bookmarkEnd w:id="927"/>
    </w:p>
    <w:p w14:paraId="55355E64" w14:textId="77777777" w:rsidR="00884FDB" w:rsidRDefault="00902EDC" w:rsidP="00DA1AB0">
      <w:pPr>
        <w:pStyle w:val="3"/>
        <w:ind w:firstLine="482"/>
      </w:pPr>
      <w:bookmarkStart w:id="931" w:name="_Toc67355998"/>
      <w:bookmarkStart w:id="932" w:name="_Toc67433114"/>
      <w:bookmarkStart w:id="933" w:name="_Toc67433175"/>
      <w:r>
        <w:rPr>
          <w:rFonts w:hint="eastAsia"/>
        </w:rPr>
        <w:t>（一）资源对接</w:t>
      </w:r>
      <w:bookmarkEnd w:id="931"/>
      <w:bookmarkEnd w:id="932"/>
      <w:bookmarkEnd w:id="933"/>
    </w:p>
    <w:p w14:paraId="7B72FEDC" w14:textId="77777777" w:rsidR="00884FDB" w:rsidRPr="00AB7EE4" w:rsidRDefault="00902EDC">
      <w:pPr>
        <w:ind w:firstLine="482"/>
        <w:rPr>
          <w:b/>
          <w:bCs/>
          <w:rPrChange w:id="934" w:author="mico1999@foxmail.com" w:date="2021-03-23T21:37:00Z">
            <w:rPr/>
          </w:rPrChange>
        </w:rPr>
      </w:pPr>
      <w:r w:rsidRPr="00AB7EE4">
        <w:rPr>
          <w:b/>
          <w:bCs/>
          <w:rPrChange w:id="935" w:author="mico1999@foxmail.com" w:date="2021-03-23T21:37:00Z">
            <w:rPr/>
          </w:rPrChange>
        </w:rPr>
        <w:t>1.</w:t>
      </w:r>
      <w:r w:rsidRPr="00AB7EE4">
        <w:rPr>
          <w:rFonts w:hint="eastAsia"/>
          <w:b/>
          <w:bCs/>
          <w:rPrChange w:id="936" w:author="mico1999@foxmail.com" w:date="2021-03-23T21:37:00Z">
            <w:rPr>
              <w:rFonts w:hint="eastAsia"/>
            </w:rPr>
          </w:rPrChange>
        </w:rPr>
        <w:t>本公司与政府</w:t>
      </w:r>
    </w:p>
    <w:p w14:paraId="05A84AA4" w14:textId="77777777" w:rsidR="00884FDB" w:rsidRDefault="00902EDC">
      <w:r>
        <w:rPr>
          <w:rFonts w:hint="eastAsia"/>
        </w:rPr>
        <w:t>“老伴儿</w:t>
      </w:r>
      <w:r>
        <w:rPr>
          <w:rFonts w:hint="eastAsia"/>
        </w:rPr>
        <w:t>APP</w:t>
      </w:r>
      <w:r>
        <w:rPr>
          <w:rFonts w:hint="eastAsia"/>
        </w:rPr>
        <w:t>”的推广以怀化地区为试点，首先向怀化市政府提交本项目在怀化地区实施的可行性报告书，以寻求政府的介入与支持，通过政府的平台使社区、相关机构（学校、医院、超市、艺术培训机构、餐饮机构、康复中心等）以及社会组织</w:t>
      </w:r>
      <w:proofErr w:type="gramStart"/>
      <w:r>
        <w:rPr>
          <w:rFonts w:hint="eastAsia"/>
        </w:rPr>
        <w:t>入驻进</w:t>
      </w:r>
      <w:proofErr w:type="gramEnd"/>
      <w:r>
        <w:rPr>
          <w:rFonts w:hint="eastAsia"/>
        </w:rPr>
        <w:t>“老伴儿</w:t>
      </w:r>
      <w:r>
        <w:rPr>
          <w:rFonts w:hint="eastAsia"/>
        </w:rPr>
        <w:t>APP</w:t>
      </w:r>
      <w:r>
        <w:rPr>
          <w:rFonts w:hint="eastAsia"/>
        </w:rPr>
        <w:t>”；同时本平台也将成为政府政策宣传落实的一个窗口。</w:t>
      </w:r>
    </w:p>
    <w:p w14:paraId="24442DDA" w14:textId="77777777" w:rsidR="00884FDB" w:rsidRPr="00AB7EE4" w:rsidRDefault="00902EDC">
      <w:pPr>
        <w:ind w:firstLine="482"/>
        <w:rPr>
          <w:b/>
          <w:bCs/>
          <w:rPrChange w:id="937" w:author="mico1999@foxmail.com" w:date="2021-03-23T21:37:00Z">
            <w:rPr/>
          </w:rPrChange>
        </w:rPr>
      </w:pPr>
      <w:r w:rsidRPr="00AB7EE4">
        <w:rPr>
          <w:b/>
          <w:bCs/>
          <w:rPrChange w:id="938" w:author="mico1999@foxmail.com" w:date="2021-03-23T21:37:00Z">
            <w:rPr/>
          </w:rPrChange>
        </w:rPr>
        <w:lastRenderedPageBreak/>
        <w:t>2.</w:t>
      </w:r>
      <w:r w:rsidRPr="00AB7EE4">
        <w:rPr>
          <w:rFonts w:hint="eastAsia"/>
          <w:b/>
          <w:bCs/>
          <w:rPrChange w:id="939" w:author="mico1999@foxmail.com" w:date="2021-03-23T21:37:00Z">
            <w:rPr>
              <w:rFonts w:hint="eastAsia"/>
            </w:rPr>
          </w:rPrChange>
        </w:rPr>
        <w:t>社区与机构、社会组织</w:t>
      </w:r>
    </w:p>
    <w:p w14:paraId="669FC77B" w14:textId="77777777" w:rsidR="00884FDB" w:rsidRDefault="00902EDC">
      <w:r>
        <w:rPr>
          <w:rFonts w:hint="eastAsia"/>
        </w:rPr>
        <w:t>社区与机构、社会组织之间可以“一对多”，也可以“多对一”，一般情况下采取就近原则，即其地理位置及范围优先于其他对接因素。（以城东社区的用户为例）</w:t>
      </w:r>
    </w:p>
    <w:p w14:paraId="1AB497DF" w14:textId="77777777" w:rsidR="00884FDB" w:rsidRDefault="00902EDC">
      <w:r>
        <w:rPr>
          <w:rFonts w:hint="eastAsia"/>
        </w:rPr>
        <w:t>（</w:t>
      </w:r>
      <w:r>
        <w:rPr>
          <w:rFonts w:hint="eastAsia"/>
        </w:rPr>
        <w:t>1</w:t>
      </w:r>
      <w:r>
        <w:rPr>
          <w:rFonts w:hint="eastAsia"/>
        </w:rPr>
        <w:t>）用户想要学习瑜伽课程，优先对接怀化学院的教师，而非湖南医药学院；想要医疗方面的服务，优先对接怀化市第二人民医院，而非怀化市第一人民医院；生活用品送货上门，优先对接和信超市，而非大润发超市；该过程不产生额外的费用；</w:t>
      </w:r>
    </w:p>
    <w:p w14:paraId="1D3305DA" w14:textId="77777777" w:rsidR="00884FDB" w:rsidRDefault="00902EDC">
      <w:r>
        <w:rPr>
          <w:rFonts w:hint="eastAsia"/>
        </w:rPr>
        <w:t>（</w:t>
      </w:r>
      <w:r>
        <w:rPr>
          <w:rFonts w:hint="eastAsia"/>
        </w:rPr>
        <w:t>2</w:t>
      </w:r>
      <w:r>
        <w:rPr>
          <w:rFonts w:hint="eastAsia"/>
        </w:rPr>
        <w:t>）如果用户需要跨地区选择服务，即对接到湖南医药学院、怀化市第一人民医院、大润发超市，则要缴纳额外的</w:t>
      </w:r>
      <w:r>
        <w:rPr>
          <w:rFonts w:hint="eastAsia"/>
        </w:rPr>
        <w:t>5</w:t>
      </w:r>
      <w:r>
        <w:rPr>
          <w:rFonts w:hint="eastAsia"/>
        </w:rPr>
        <w:t>元跨地区服务费；</w:t>
      </w:r>
    </w:p>
    <w:p w14:paraId="49744CBE" w14:textId="77777777" w:rsidR="00884FDB" w:rsidRDefault="00902EDC">
      <w:r>
        <w:rPr>
          <w:rFonts w:hint="eastAsia"/>
          <w:noProof/>
        </w:rPr>
        <w:drawing>
          <wp:inline distT="0" distB="0" distL="114300" distR="114300" wp14:anchorId="21CCE441" wp14:editId="4C5D4FF4">
            <wp:extent cx="3803015" cy="2725420"/>
            <wp:effectExtent l="0" t="0" r="6985" b="17780"/>
            <wp:docPr id="41" name="图片 41" descr="$1~Q046MHM`TMG4930[]]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Q046MHM`TMG4930[]]OX"/>
                    <pic:cNvPicPr>
                      <a:picLocks noChangeAspect="1"/>
                    </pic:cNvPicPr>
                  </pic:nvPicPr>
                  <pic:blipFill>
                    <a:blip r:embed="rId49"/>
                    <a:stretch>
                      <a:fillRect/>
                    </a:stretch>
                  </pic:blipFill>
                  <pic:spPr>
                    <a:xfrm>
                      <a:off x="0" y="0"/>
                      <a:ext cx="3803015" cy="2725420"/>
                    </a:xfrm>
                    <a:prstGeom prst="rect">
                      <a:avLst/>
                    </a:prstGeom>
                  </pic:spPr>
                </pic:pic>
              </a:graphicData>
            </a:graphic>
          </wp:inline>
        </w:drawing>
      </w:r>
    </w:p>
    <w:p w14:paraId="0DB0F8FB" w14:textId="77777777" w:rsidR="00884FDB" w:rsidRDefault="00902EDC">
      <w:r>
        <w:rPr>
          <w:rFonts w:hint="eastAsia"/>
        </w:rPr>
        <w:t>图</w:t>
      </w:r>
      <w:r>
        <w:rPr>
          <w:rFonts w:hint="eastAsia"/>
        </w:rPr>
        <w:t xml:space="preserve">26 </w:t>
      </w:r>
      <w:r>
        <w:rPr>
          <w:rFonts w:hint="eastAsia"/>
        </w:rPr>
        <w:t>资源对接示意图</w:t>
      </w:r>
    </w:p>
    <w:p w14:paraId="594C747F" w14:textId="77777777" w:rsidR="00884FDB" w:rsidRDefault="00902EDC">
      <w:r>
        <w:rPr>
          <w:rFonts w:hint="eastAsia"/>
        </w:rPr>
        <w:t>（</w:t>
      </w:r>
      <w:r>
        <w:rPr>
          <w:rFonts w:hint="eastAsia"/>
        </w:rPr>
        <w:t>3</w:t>
      </w:r>
      <w:r>
        <w:rPr>
          <w:rFonts w:hint="eastAsia"/>
        </w:rPr>
        <w:t>）提供服务者（以下简称“服务者”）可根据自身需要，服务于</w:t>
      </w:r>
      <w:proofErr w:type="gramStart"/>
      <w:r>
        <w:rPr>
          <w:rFonts w:hint="eastAsia"/>
        </w:rPr>
        <w:t>跨范围</w:t>
      </w:r>
      <w:proofErr w:type="gramEnd"/>
      <w:r>
        <w:rPr>
          <w:rFonts w:hint="eastAsia"/>
        </w:rPr>
        <w:t>的社区，如怀化学院的志愿者可跨地区选择香洲社区服务老人。该过程不产生额外的费用；</w:t>
      </w:r>
    </w:p>
    <w:p w14:paraId="651E18A2" w14:textId="77777777" w:rsidR="00884FDB" w:rsidRDefault="00902EDC">
      <w:r>
        <w:rPr>
          <w:rFonts w:hint="eastAsia"/>
        </w:rPr>
        <w:t>（</w:t>
      </w:r>
      <w:r>
        <w:rPr>
          <w:rFonts w:hint="eastAsia"/>
        </w:rPr>
        <w:t>4</w:t>
      </w:r>
      <w:r>
        <w:rPr>
          <w:rFonts w:hint="eastAsia"/>
        </w:rPr>
        <w:t>）用户提出服务诉求，后台分配服务者响应，此过程可能存在额外费用；服务者主动提供服务，后台仅保存服务记录，此过程不产生任何额外费用。</w:t>
      </w:r>
    </w:p>
    <w:p w14:paraId="4EA3D94A" w14:textId="77777777" w:rsidR="00884FDB" w:rsidRDefault="00902EDC">
      <w:r>
        <w:rPr>
          <w:rFonts w:hint="eastAsia"/>
          <w:noProof/>
        </w:rPr>
        <w:lastRenderedPageBreak/>
        <w:drawing>
          <wp:inline distT="0" distB="0" distL="114300" distR="114300" wp14:anchorId="32D12247" wp14:editId="1C1CC115">
            <wp:extent cx="4302760" cy="3388360"/>
            <wp:effectExtent l="0" t="0" r="2540" b="2540"/>
            <wp:docPr id="40" name="图片 40" descr="O8Y9)T[38G_XB{9[DUAU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O8Y9)T[38G_XB{9[DUAU3@W"/>
                    <pic:cNvPicPr>
                      <a:picLocks noChangeAspect="1"/>
                    </pic:cNvPicPr>
                  </pic:nvPicPr>
                  <pic:blipFill>
                    <a:blip r:embed="rId50"/>
                    <a:stretch>
                      <a:fillRect/>
                    </a:stretch>
                  </pic:blipFill>
                  <pic:spPr>
                    <a:xfrm>
                      <a:off x="0" y="0"/>
                      <a:ext cx="4302760" cy="3388360"/>
                    </a:xfrm>
                    <a:prstGeom prst="rect">
                      <a:avLst/>
                    </a:prstGeom>
                  </pic:spPr>
                </pic:pic>
              </a:graphicData>
            </a:graphic>
          </wp:inline>
        </w:drawing>
      </w:r>
    </w:p>
    <w:p w14:paraId="7ED3CEEF" w14:textId="77777777" w:rsidR="00884FDB" w:rsidRDefault="00902EDC">
      <w:r>
        <w:rPr>
          <w:rFonts w:hint="eastAsia"/>
        </w:rPr>
        <w:t>图</w:t>
      </w:r>
      <w:r>
        <w:rPr>
          <w:rFonts w:hint="eastAsia"/>
        </w:rPr>
        <w:t>27</w:t>
      </w:r>
      <w:r>
        <w:rPr>
          <w:rFonts w:hint="eastAsia"/>
        </w:rPr>
        <w:t>资源对接示意图</w:t>
      </w:r>
    </w:p>
    <w:p w14:paraId="1EB6ABF9" w14:textId="77777777" w:rsidR="00884FDB" w:rsidRDefault="00884FDB"/>
    <w:p w14:paraId="60F040C1" w14:textId="77777777" w:rsidR="00884FDB" w:rsidRPr="00AB7EE4" w:rsidRDefault="00902EDC">
      <w:pPr>
        <w:ind w:firstLine="482"/>
        <w:rPr>
          <w:b/>
          <w:bCs/>
          <w:rPrChange w:id="940" w:author="mico1999@foxmail.com" w:date="2021-03-23T21:37:00Z">
            <w:rPr/>
          </w:rPrChange>
        </w:rPr>
      </w:pPr>
      <w:r w:rsidRPr="00AB7EE4">
        <w:rPr>
          <w:b/>
          <w:bCs/>
          <w:rPrChange w:id="941" w:author="mico1999@foxmail.com" w:date="2021-03-23T21:37:00Z">
            <w:rPr/>
          </w:rPrChange>
        </w:rPr>
        <w:t>3.</w:t>
      </w:r>
      <w:r w:rsidRPr="00AB7EE4">
        <w:rPr>
          <w:rFonts w:hint="eastAsia"/>
          <w:b/>
          <w:bCs/>
          <w:rPrChange w:id="942" w:author="mico1999@foxmail.com" w:date="2021-03-23T21:37:00Z">
            <w:rPr>
              <w:rFonts w:hint="eastAsia"/>
            </w:rPr>
          </w:rPrChange>
        </w:rPr>
        <w:t>本公司与社区、机构、社会组织</w:t>
      </w:r>
    </w:p>
    <w:p w14:paraId="7BF10905" w14:textId="77777777" w:rsidR="00884FDB" w:rsidRDefault="00902EDC">
      <w:r>
        <w:rPr>
          <w:rFonts w:hint="eastAsia"/>
        </w:rPr>
        <w:t>（</w:t>
      </w:r>
      <w:r>
        <w:rPr>
          <w:rFonts w:hint="eastAsia"/>
        </w:rPr>
        <w:t>1</w:t>
      </w:r>
      <w:r>
        <w:rPr>
          <w:rFonts w:hint="eastAsia"/>
        </w:rPr>
        <w:t>）机构和社会组织在入驻本项目时，需提供相关证明，如：社会组织评估等级证明、登记证书副本复印件、《营业执照》、《办学许可证》等。社区则需要提供本社区的基本情况的说明材料；</w:t>
      </w:r>
    </w:p>
    <w:p w14:paraId="68F40E02" w14:textId="77777777" w:rsidR="00884FDB" w:rsidRDefault="00902EDC">
      <w:r>
        <w:rPr>
          <w:rFonts w:hint="eastAsia"/>
        </w:rPr>
        <w:t>（</w:t>
      </w:r>
      <w:r>
        <w:rPr>
          <w:rFonts w:hint="eastAsia"/>
        </w:rPr>
        <w:t>2</w:t>
      </w:r>
      <w:r>
        <w:rPr>
          <w:rFonts w:hint="eastAsia"/>
        </w:rPr>
        <w:t>）社区、机构、社会组织三者在入驻本项目或者使用“老伴儿</w:t>
      </w:r>
      <w:r>
        <w:rPr>
          <w:rFonts w:hint="eastAsia"/>
        </w:rPr>
        <w:t>APP</w:t>
      </w:r>
      <w:r>
        <w:rPr>
          <w:rFonts w:hint="eastAsia"/>
        </w:rPr>
        <w:t>”的过程中，已产生或将产生盈利，那么本公司将收取一次性的注册费用或者其盈利额的</w:t>
      </w:r>
      <w:r>
        <w:rPr>
          <w:rFonts w:hint="eastAsia"/>
        </w:rPr>
        <w:t>5%</w:t>
      </w:r>
      <w:r>
        <w:rPr>
          <w:rFonts w:hint="eastAsia"/>
        </w:rPr>
        <w:t>。如果是公益性的入驻或使用，则本公司不收取任何费用；</w:t>
      </w:r>
    </w:p>
    <w:p w14:paraId="75CA530B" w14:textId="77777777" w:rsidR="00884FDB" w:rsidRDefault="00902EDC">
      <w:r>
        <w:rPr>
          <w:rFonts w:hint="eastAsia"/>
        </w:rPr>
        <w:t>（</w:t>
      </w:r>
      <w:r>
        <w:rPr>
          <w:rFonts w:hint="eastAsia"/>
        </w:rPr>
        <w:t>3</w:t>
      </w:r>
      <w:r>
        <w:rPr>
          <w:rFonts w:hint="eastAsia"/>
        </w:rPr>
        <w:t>）为保证</w:t>
      </w:r>
      <w:r>
        <w:rPr>
          <w:rFonts w:hint="eastAsia"/>
        </w:rPr>
        <w:t>APP</w:t>
      </w:r>
      <w:r>
        <w:rPr>
          <w:rFonts w:hint="eastAsia"/>
        </w:rPr>
        <w:t>运营过程中的安全可靠，用户和服务者均需从社区、相关机构及社会组织的途径注册进入；个人用户或个人志愿者需要有推荐人，该推荐人必须是从社区、相关机构及社会组织的途径注册进入。社区、相关机构、社会组织及推荐人即为担保人。</w:t>
      </w:r>
    </w:p>
    <w:p w14:paraId="6DE0B18C" w14:textId="77777777" w:rsidR="00884FDB" w:rsidRPr="00AB7EE4" w:rsidRDefault="00902EDC">
      <w:pPr>
        <w:ind w:firstLine="482"/>
        <w:rPr>
          <w:b/>
          <w:bCs/>
          <w:rPrChange w:id="943" w:author="mico1999@foxmail.com" w:date="2021-03-23T21:37:00Z">
            <w:rPr/>
          </w:rPrChange>
        </w:rPr>
      </w:pPr>
      <w:r w:rsidRPr="00AB7EE4">
        <w:rPr>
          <w:b/>
          <w:bCs/>
          <w:rPrChange w:id="944" w:author="mico1999@foxmail.com" w:date="2021-03-23T21:37:00Z">
            <w:rPr/>
          </w:rPrChange>
        </w:rPr>
        <w:t>4.</w:t>
      </w:r>
      <w:r w:rsidRPr="00AB7EE4">
        <w:rPr>
          <w:rFonts w:hint="eastAsia"/>
          <w:b/>
          <w:bCs/>
          <w:rPrChange w:id="945" w:author="mico1999@foxmail.com" w:date="2021-03-23T21:37:00Z">
            <w:rPr>
              <w:rFonts w:hint="eastAsia"/>
            </w:rPr>
          </w:rPrChange>
        </w:rPr>
        <w:t>本公司与用户</w:t>
      </w:r>
    </w:p>
    <w:p w14:paraId="60083F12" w14:textId="77777777" w:rsidR="00884FDB" w:rsidRDefault="00902EDC">
      <w:r>
        <w:rPr>
          <w:rFonts w:hint="eastAsia"/>
        </w:rPr>
        <w:t>（</w:t>
      </w:r>
      <w:r>
        <w:rPr>
          <w:rFonts w:hint="eastAsia"/>
        </w:rPr>
        <w:t>1</w:t>
      </w:r>
      <w:r>
        <w:rPr>
          <w:rFonts w:hint="eastAsia"/>
        </w:rPr>
        <w:t>）通过政府的支持与社区的宣传，先在一部分老年人群体中推广使用，由该群体亲身体验后带动其他老年人使用；</w:t>
      </w:r>
    </w:p>
    <w:p w14:paraId="37686F14" w14:textId="77777777" w:rsidR="00884FDB" w:rsidRDefault="00902EDC">
      <w:r>
        <w:rPr>
          <w:rFonts w:hint="eastAsia"/>
        </w:rPr>
        <w:t>（</w:t>
      </w:r>
      <w:r>
        <w:rPr>
          <w:rFonts w:hint="eastAsia"/>
        </w:rPr>
        <w:t>2</w:t>
      </w:r>
      <w:r>
        <w:rPr>
          <w:rFonts w:hint="eastAsia"/>
        </w:rPr>
        <w:t>）一个身份证号只能注册一个账号。对于不会使用智能手机的老年人，签订委托协议书后，可委托他人代理自己管理账号；或者，与本公司联系，在本公司登记家庭住址、电话号码等信息后，本公司安排工作人员对接该用户，该用户可直接拨打专线电话表达诉求，由本公司安排志愿者进行服务。</w:t>
      </w:r>
    </w:p>
    <w:p w14:paraId="3C7A2E6E" w14:textId="77777777" w:rsidR="00884FDB" w:rsidRDefault="00902EDC" w:rsidP="00DA1AB0">
      <w:pPr>
        <w:pStyle w:val="3"/>
        <w:ind w:firstLine="482"/>
      </w:pPr>
      <w:bookmarkStart w:id="946" w:name="_Toc67355999"/>
      <w:bookmarkStart w:id="947" w:name="_Toc67433115"/>
      <w:bookmarkStart w:id="948" w:name="_Toc67433176"/>
      <w:r>
        <w:rPr>
          <w:rFonts w:hint="eastAsia"/>
        </w:rPr>
        <w:t>（二）基础上线</w:t>
      </w:r>
      <w:bookmarkEnd w:id="946"/>
      <w:bookmarkEnd w:id="947"/>
      <w:bookmarkEnd w:id="948"/>
    </w:p>
    <w:p w14:paraId="3653F579" w14:textId="77777777" w:rsidR="00884FDB" w:rsidRDefault="00902EDC">
      <w:r>
        <w:rPr>
          <w:rFonts w:hint="eastAsia"/>
        </w:rPr>
        <w:t>各大下载市场、应用商店、大平台、</w:t>
      </w:r>
      <w:proofErr w:type="gramStart"/>
      <w:r>
        <w:rPr>
          <w:rFonts w:hint="eastAsia"/>
        </w:rPr>
        <w:t>下载站</w:t>
      </w:r>
      <w:proofErr w:type="gramEnd"/>
      <w:r>
        <w:rPr>
          <w:rFonts w:hint="eastAsia"/>
        </w:rPr>
        <w:t>的覆盖，实现</w:t>
      </w:r>
      <w:r>
        <w:rPr>
          <w:rFonts w:hint="eastAsia"/>
        </w:rPr>
        <w:t>APP</w:t>
      </w:r>
      <w:r>
        <w:rPr>
          <w:rFonts w:hint="eastAsia"/>
        </w:rPr>
        <w:t>上线。</w:t>
      </w:r>
    </w:p>
    <w:p w14:paraId="4DFCEFAF" w14:textId="77777777" w:rsidR="00884FDB" w:rsidRDefault="00902EDC">
      <w:r>
        <w:rPr>
          <w:rFonts w:hint="eastAsia"/>
        </w:rPr>
        <w:t>1.</w:t>
      </w:r>
      <w:r>
        <w:rPr>
          <w:rFonts w:hint="eastAsia"/>
        </w:rPr>
        <w:t>下载市场：安卓、安智、机锋、应用汇、</w:t>
      </w:r>
      <w:r>
        <w:rPr>
          <w:rFonts w:hint="eastAsia"/>
        </w:rPr>
        <w:t>91</w:t>
      </w:r>
      <w:r>
        <w:rPr>
          <w:rFonts w:hint="eastAsia"/>
        </w:rPr>
        <w:t>、木蚂蚁、</w:t>
      </w:r>
      <w:r>
        <w:rPr>
          <w:rFonts w:hint="eastAsia"/>
        </w:rPr>
        <w:t>N</w:t>
      </w:r>
      <w:r>
        <w:rPr>
          <w:rFonts w:hint="eastAsia"/>
        </w:rPr>
        <w:t>多、优亿、安机、飞流等；</w:t>
      </w:r>
    </w:p>
    <w:p w14:paraId="7B83E669" w14:textId="77777777" w:rsidR="00884FDB" w:rsidRDefault="00902EDC">
      <w:r>
        <w:rPr>
          <w:rFonts w:hint="eastAsia"/>
        </w:rPr>
        <w:t>2.</w:t>
      </w:r>
      <w:r>
        <w:rPr>
          <w:rFonts w:hint="eastAsia"/>
        </w:rPr>
        <w:t>应用商店：</w:t>
      </w:r>
      <w:r>
        <w:rPr>
          <w:rFonts w:hint="eastAsia"/>
        </w:rPr>
        <w:t>HTC</w:t>
      </w:r>
      <w:r>
        <w:rPr>
          <w:rFonts w:hint="eastAsia"/>
        </w:rPr>
        <w:t>商城、历趣、十字猫、开奇、爱米、我查查、</w:t>
      </w:r>
      <w:proofErr w:type="gramStart"/>
      <w:r>
        <w:rPr>
          <w:rFonts w:hint="eastAsia"/>
        </w:rPr>
        <w:t>魅</w:t>
      </w:r>
      <w:proofErr w:type="gramEnd"/>
      <w:r>
        <w:rPr>
          <w:rFonts w:hint="eastAsia"/>
        </w:rPr>
        <w:t>族商店、联想开发者社区、</w:t>
      </w:r>
      <w:r>
        <w:rPr>
          <w:rFonts w:hint="eastAsia"/>
        </w:rPr>
        <w:t>oppo</w:t>
      </w:r>
      <w:r>
        <w:rPr>
          <w:rFonts w:hint="eastAsia"/>
        </w:rPr>
        <w:t>应用商店等；</w:t>
      </w:r>
    </w:p>
    <w:p w14:paraId="0E2B422F" w14:textId="77777777" w:rsidR="00884FDB" w:rsidRDefault="00902EDC">
      <w:r>
        <w:rPr>
          <w:rFonts w:hint="eastAsia"/>
        </w:rPr>
        <w:lastRenderedPageBreak/>
        <w:t>3.</w:t>
      </w:r>
      <w:r>
        <w:rPr>
          <w:rFonts w:hint="eastAsia"/>
        </w:rPr>
        <w:t>大平台：</w:t>
      </w:r>
      <w:r>
        <w:rPr>
          <w:rFonts w:hint="eastAsia"/>
        </w:rPr>
        <w:t>MM</w:t>
      </w:r>
      <w:r>
        <w:rPr>
          <w:rFonts w:hint="eastAsia"/>
        </w:rPr>
        <w:t>区、沃商店、天翼空间、华为智汇云、</w:t>
      </w:r>
      <w:proofErr w:type="gramStart"/>
      <w:r>
        <w:rPr>
          <w:rFonts w:hint="eastAsia"/>
        </w:rPr>
        <w:t>腾讯应用</w:t>
      </w:r>
      <w:proofErr w:type="gramEnd"/>
      <w:r>
        <w:rPr>
          <w:rFonts w:hint="eastAsia"/>
        </w:rPr>
        <w:t>中心等；</w:t>
      </w:r>
    </w:p>
    <w:p w14:paraId="2C96B840" w14:textId="77777777" w:rsidR="00884FDB" w:rsidRDefault="00902EDC">
      <w:r>
        <w:rPr>
          <w:rFonts w:hint="eastAsia"/>
        </w:rPr>
        <w:t>4.</w:t>
      </w:r>
      <w:r>
        <w:rPr>
          <w:rFonts w:hint="eastAsia"/>
        </w:rPr>
        <w:t>客户端：豌豆</w:t>
      </w:r>
      <w:proofErr w:type="gramStart"/>
      <w:r>
        <w:rPr>
          <w:rFonts w:hint="eastAsia"/>
        </w:rPr>
        <w:t>荚</w:t>
      </w:r>
      <w:proofErr w:type="gramEnd"/>
      <w:r>
        <w:rPr>
          <w:rFonts w:hint="eastAsia"/>
        </w:rPr>
        <w:t>手机精灵、</w:t>
      </w:r>
      <w:r>
        <w:rPr>
          <w:rFonts w:hint="eastAsia"/>
        </w:rPr>
        <w:t>91</w:t>
      </w:r>
      <w:r>
        <w:rPr>
          <w:rFonts w:hint="eastAsia"/>
        </w:rPr>
        <w:t>手机助手、</w:t>
      </w:r>
      <w:r>
        <w:rPr>
          <w:rFonts w:hint="eastAsia"/>
        </w:rPr>
        <w:t>360</w:t>
      </w:r>
      <w:r>
        <w:rPr>
          <w:rFonts w:hint="eastAsia"/>
        </w:rPr>
        <w:t>软件管家等；</w:t>
      </w:r>
    </w:p>
    <w:p w14:paraId="2D274B6A" w14:textId="77777777" w:rsidR="00884FDB" w:rsidRDefault="00902EDC">
      <w:r>
        <w:rPr>
          <w:rFonts w:hint="eastAsia"/>
        </w:rPr>
        <w:t>5.wap</w:t>
      </w:r>
      <w:r>
        <w:rPr>
          <w:rFonts w:hint="eastAsia"/>
        </w:rPr>
        <w:t>站：泡</w:t>
      </w:r>
      <w:proofErr w:type="gramStart"/>
      <w:r>
        <w:rPr>
          <w:rFonts w:hint="eastAsia"/>
        </w:rPr>
        <w:t>椒</w:t>
      </w:r>
      <w:proofErr w:type="gramEnd"/>
      <w:r>
        <w:rPr>
          <w:rFonts w:hint="eastAsia"/>
        </w:rPr>
        <w:t>、天网、乐讯、</w:t>
      </w:r>
      <w:proofErr w:type="gramStart"/>
      <w:r>
        <w:rPr>
          <w:rFonts w:hint="eastAsia"/>
        </w:rPr>
        <w:t>宜搜等</w:t>
      </w:r>
      <w:proofErr w:type="gramEnd"/>
      <w:r>
        <w:rPr>
          <w:rFonts w:hint="eastAsia"/>
        </w:rPr>
        <w:t>；</w:t>
      </w:r>
    </w:p>
    <w:p w14:paraId="5784E504" w14:textId="77777777" w:rsidR="00884FDB" w:rsidRDefault="00902EDC">
      <w:r>
        <w:rPr>
          <w:rFonts w:hint="eastAsia"/>
        </w:rPr>
        <w:t>6.web</w:t>
      </w:r>
      <w:r>
        <w:rPr>
          <w:rFonts w:hint="eastAsia"/>
        </w:rPr>
        <w:t>下载站：天空、华军、非凡、</w:t>
      </w:r>
      <w:proofErr w:type="gramStart"/>
      <w:r>
        <w:rPr>
          <w:rFonts w:hint="eastAsia"/>
        </w:rPr>
        <w:t>绿软等</w:t>
      </w:r>
      <w:proofErr w:type="gramEnd"/>
      <w:r>
        <w:rPr>
          <w:rFonts w:hint="eastAsia"/>
        </w:rPr>
        <w:t>；</w:t>
      </w:r>
    </w:p>
    <w:p w14:paraId="2052BD8C" w14:textId="77777777" w:rsidR="00884FDB" w:rsidRDefault="00902EDC">
      <w:r>
        <w:rPr>
          <w:rFonts w:hint="eastAsia"/>
        </w:rPr>
        <w:t>7.ios</w:t>
      </w:r>
      <w:r>
        <w:rPr>
          <w:rFonts w:hint="eastAsia"/>
        </w:rPr>
        <w:t>版本发布渠道：</w:t>
      </w:r>
      <w:r>
        <w:rPr>
          <w:rFonts w:hint="eastAsia"/>
        </w:rPr>
        <w:t>AppStore</w:t>
      </w:r>
      <w:r>
        <w:rPr>
          <w:rFonts w:hint="eastAsia"/>
        </w:rPr>
        <w:t>、</w:t>
      </w:r>
      <w:r>
        <w:rPr>
          <w:rFonts w:hint="eastAsia"/>
        </w:rPr>
        <w:t>91</w:t>
      </w:r>
      <w:r>
        <w:rPr>
          <w:rFonts w:hint="eastAsia"/>
        </w:rPr>
        <w:t>助手、</w:t>
      </w:r>
      <w:r>
        <w:rPr>
          <w:rFonts w:hint="eastAsia"/>
        </w:rPr>
        <w:t>pp</w:t>
      </w:r>
      <w:r>
        <w:rPr>
          <w:rFonts w:hint="eastAsia"/>
        </w:rPr>
        <w:t>助手、网</w:t>
      </w:r>
      <w:proofErr w:type="gramStart"/>
      <w:r>
        <w:rPr>
          <w:rFonts w:hint="eastAsia"/>
        </w:rPr>
        <w:t>易应用</w:t>
      </w:r>
      <w:proofErr w:type="gramEnd"/>
      <w:r>
        <w:rPr>
          <w:rFonts w:hint="eastAsia"/>
        </w:rPr>
        <w:t>中心、同步推、快用苹果助手、</w:t>
      </w:r>
      <w:proofErr w:type="spellStart"/>
      <w:r>
        <w:rPr>
          <w:rFonts w:hint="eastAsia"/>
        </w:rPr>
        <w:t>itools</w:t>
      </w:r>
      <w:proofErr w:type="spellEnd"/>
      <w:r>
        <w:rPr>
          <w:rFonts w:hint="eastAsia"/>
        </w:rPr>
        <w:t>、限时免费大全。</w:t>
      </w:r>
    </w:p>
    <w:p w14:paraId="213E5756" w14:textId="77777777" w:rsidR="00884FDB" w:rsidRDefault="00902EDC" w:rsidP="00DA1AB0">
      <w:pPr>
        <w:pStyle w:val="3"/>
        <w:ind w:firstLine="482"/>
      </w:pPr>
      <w:bookmarkStart w:id="949" w:name="_Toc67356000"/>
      <w:bookmarkStart w:id="950" w:name="_Toc67433116"/>
      <w:bookmarkStart w:id="951" w:name="_Toc67433177"/>
      <w:r>
        <w:rPr>
          <w:rFonts w:hint="eastAsia"/>
        </w:rPr>
        <w:t>（三）线上推广</w:t>
      </w:r>
      <w:bookmarkEnd w:id="949"/>
      <w:bookmarkEnd w:id="950"/>
      <w:bookmarkEnd w:id="951"/>
    </w:p>
    <w:p w14:paraId="6FA94FE9" w14:textId="77777777" w:rsidR="00884FDB" w:rsidRPr="00AB7EE4" w:rsidRDefault="00902EDC">
      <w:pPr>
        <w:ind w:firstLine="482"/>
        <w:rPr>
          <w:b/>
          <w:bCs/>
          <w:rPrChange w:id="952" w:author="mico1999@foxmail.com" w:date="2021-03-23T21:37:00Z">
            <w:rPr/>
          </w:rPrChange>
        </w:rPr>
      </w:pPr>
      <w:r w:rsidRPr="00AB7EE4">
        <w:rPr>
          <w:b/>
          <w:bCs/>
          <w:rPrChange w:id="953" w:author="mico1999@foxmail.com" w:date="2021-03-23T21:37:00Z">
            <w:rPr/>
          </w:rPrChange>
        </w:rPr>
        <w:t>1.</w:t>
      </w:r>
      <w:r w:rsidRPr="00AB7EE4">
        <w:rPr>
          <w:rFonts w:hint="eastAsia"/>
          <w:b/>
          <w:bCs/>
          <w:rPrChange w:id="954" w:author="mico1999@foxmail.com" w:date="2021-03-23T21:37:00Z">
            <w:rPr>
              <w:rFonts w:hint="eastAsia"/>
            </w:rPr>
          </w:rPrChange>
        </w:rPr>
        <w:t>初步了解，实时推送</w:t>
      </w:r>
    </w:p>
    <w:p w14:paraId="4D6B9D66" w14:textId="77777777" w:rsidR="00884FDB" w:rsidRDefault="00902EDC">
      <w:r>
        <w:rPr>
          <w:rFonts w:hint="eastAsia"/>
        </w:rPr>
        <w:t>（</w:t>
      </w:r>
      <w:r>
        <w:rPr>
          <w:rFonts w:hint="eastAsia"/>
        </w:rPr>
        <w:t>1</w:t>
      </w:r>
      <w:r>
        <w:rPr>
          <w:rFonts w:hint="eastAsia"/>
        </w:rPr>
        <w:t>）</w:t>
      </w:r>
      <w:proofErr w:type="gramStart"/>
      <w:r>
        <w:rPr>
          <w:rFonts w:hint="eastAsia"/>
        </w:rPr>
        <w:t>微博实时</w:t>
      </w:r>
      <w:proofErr w:type="gramEnd"/>
      <w:r>
        <w:rPr>
          <w:rFonts w:hint="eastAsia"/>
        </w:rPr>
        <w:t>发布“老伴儿</w:t>
      </w:r>
      <w:r>
        <w:rPr>
          <w:rFonts w:hint="eastAsia"/>
        </w:rPr>
        <w:t>APP</w:t>
      </w:r>
      <w:r>
        <w:rPr>
          <w:rFonts w:hint="eastAsia"/>
        </w:rPr>
        <w:t>”使用情况以及用户体验感受，用户也可直接关注</w:t>
      </w:r>
      <w:proofErr w:type="gramStart"/>
      <w:r>
        <w:rPr>
          <w:rFonts w:hint="eastAsia"/>
        </w:rPr>
        <w:t>微博并</w:t>
      </w:r>
      <w:proofErr w:type="gramEnd"/>
      <w:r>
        <w:rPr>
          <w:rFonts w:hint="eastAsia"/>
        </w:rPr>
        <w:t>在实时</w:t>
      </w:r>
      <w:proofErr w:type="gramStart"/>
      <w:r>
        <w:rPr>
          <w:rFonts w:hint="eastAsia"/>
        </w:rPr>
        <w:t>微博下方</w:t>
      </w:r>
      <w:proofErr w:type="gramEnd"/>
      <w:r>
        <w:rPr>
          <w:rFonts w:hint="eastAsia"/>
        </w:rPr>
        <w:t>评论或私信表达自己的看法，非用户可在</w:t>
      </w:r>
      <w:proofErr w:type="gramStart"/>
      <w:r>
        <w:rPr>
          <w:rFonts w:hint="eastAsia"/>
        </w:rPr>
        <w:t>微博下方</w:t>
      </w:r>
      <w:proofErr w:type="gramEnd"/>
      <w:r>
        <w:rPr>
          <w:rFonts w:hint="eastAsia"/>
        </w:rPr>
        <w:t>或私信询问</w:t>
      </w:r>
      <w:r>
        <w:rPr>
          <w:rFonts w:hint="eastAsia"/>
        </w:rPr>
        <w:t>APP</w:t>
      </w:r>
      <w:r>
        <w:rPr>
          <w:rFonts w:hint="eastAsia"/>
        </w:rPr>
        <w:t>的详情；</w:t>
      </w:r>
    </w:p>
    <w:p w14:paraId="3482205B" w14:textId="77777777" w:rsidR="00884FDB" w:rsidRDefault="00902EDC">
      <w:r>
        <w:rPr>
          <w:rFonts w:hint="eastAsia"/>
        </w:rPr>
        <w:t>（</w:t>
      </w:r>
      <w:r>
        <w:rPr>
          <w:rFonts w:hint="eastAsia"/>
        </w:rPr>
        <w:t>2</w:t>
      </w:r>
      <w:r>
        <w:rPr>
          <w:rFonts w:hint="eastAsia"/>
        </w:rPr>
        <w:t>）</w:t>
      </w:r>
      <w:proofErr w:type="gramStart"/>
      <w:r>
        <w:rPr>
          <w:rFonts w:hint="eastAsia"/>
        </w:rPr>
        <w:t>微信每日</w:t>
      </w:r>
      <w:proofErr w:type="gramEnd"/>
      <w:r>
        <w:rPr>
          <w:rFonts w:hint="eastAsia"/>
        </w:rPr>
        <w:t>推送上述</w:t>
      </w:r>
      <w:proofErr w:type="gramStart"/>
      <w:r>
        <w:rPr>
          <w:rFonts w:hint="eastAsia"/>
        </w:rPr>
        <w:t>微博内容</w:t>
      </w:r>
      <w:proofErr w:type="gramEnd"/>
      <w:r>
        <w:rPr>
          <w:rFonts w:hint="eastAsia"/>
        </w:rPr>
        <w:t>及公司相关情况，树立公司真心为老人服务、为社会服务的正面形象；</w:t>
      </w:r>
    </w:p>
    <w:p w14:paraId="7F2015C7" w14:textId="77777777" w:rsidR="00884FDB" w:rsidRDefault="00902EDC">
      <w:r>
        <w:rPr>
          <w:rFonts w:hint="eastAsia"/>
        </w:rPr>
        <w:t>（</w:t>
      </w:r>
      <w:r>
        <w:rPr>
          <w:rFonts w:hint="eastAsia"/>
        </w:rPr>
        <w:t>3</w:t>
      </w:r>
      <w:r>
        <w:rPr>
          <w:rFonts w:hint="eastAsia"/>
        </w:rPr>
        <w:t>）</w:t>
      </w:r>
      <w:proofErr w:type="gramStart"/>
      <w:r>
        <w:rPr>
          <w:rFonts w:hint="eastAsia"/>
        </w:rPr>
        <w:t>官网发布</w:t>
      </w:r>
      <w:proofErr w:type="gramEnd"/>
      <w:r>
        <w:rPr>
          <w:rFonts w:hint="eastAsia"/>
        </w:rPr>
        <w:t>公司简介、项目简介、重大进展情况以及相关负责人的联系方式。</w:t>
      </w:r>
    </w:p>
    <w:p w14:paraId="0CF06184" w14:textId="77777777" w:rsidR="00884FDB" w:rsidRPr="00AB7EE4" w:rsidRDefault="00902EDC">
      <w:pPr>
        <w:ind w:firstLine="482"/>
        <w:rPr>
          <w:b/>
          <w:bCs/>
          <w:rPrChange w:id="955" w:author="mico1999@foxmail.com" w:date="2021-03-23T21:37:00Z">
            <w:rPr/>
          </w:rPrChange>
        </w:rPr>
      </w:pPr>
      <w:r w:rsidRPr="00AB7EE4">
        <w:rPr>
          <w:b/>
          <w:bCs/>
          <w:rPrChange w:id="956" w:author="mico1999@foxmail.com" w:date="2021-03-23T21:37:00Z">
            <w:rPr/>
          </w:rPrChange>
        </w:rPr>
        <w:t>2.</w:t>
      </w:r>
      <w:r w:rsidRPr="00AB7EE4">
        <w:rPr>
          <w:rFonts w:hint="eastAsia"/>
          <w:b/>
          <w:bCs/>
          <w:rPrChange w:id="957" w:author="mico1999@foxmail.com" w:date="2021-03-23T21:37:00Z">
            <w:rPr>
              <w:rFonts w:hint="eastAsia"/>
            </w:rPr>
          </w:rPrChange>
        </w:rPr>
        <w:t>扩大影响，引起关注</w:t>
      </w:r>
    </w:p>
    <w:p w14:paraId="7CD9BFEB" w14:textId="77777777" w:rsidR="00884FDB" w:rsidRDefault="00902EDC">
      <w:r>
        <w:rPr>
          <w:rFonts w:hint="eastAsia"/>
        </w:rPr>
        <w:t>（</w:t>
      </w:r>
      <w:r>
        <w:rPr>
          <w:rFonts w:hint="eastAsia"/>
        </w:rPr>
        <w:t>1</w:t>
      </w:r>
      <w:r>
        <w:rPr>
          <w:rFonts w:hint="eastAsia"/>
        </w:rPr>
        <w:t>）在</w:t>
      </w:r>
      <w:r>
        <w:rPr>
          <w:rFonts w:hint="eastAsia"/>
        </w:rPr>
        <w:t>360</w:t>
      </w:r>
      <w:r>
        <w:rPr>
          <w:rFonts w:hint="eastAsia"/>
        </w:rPr>
        <w:t>、百度、搜狐等搜索平台上投放关键词“老伴儿</w:t>
      </w:r>
      <w:r>
        <w:rPr>
          <w:rFonts w:hint="eastAsia"/>
        </w:rPr>
        <w:t>APP</w:t>
      </w:r>
      <w:r>
        <w:rPr>
          <w:rFonts w:hint="eastAsia"/>
        </w:rPr>
        <w:t>”广告，并在百科上制作并发布相关信息，让公众了解“老伴儿</w:t>
      </w:r>
      <w:r>
        <w:rPr>
          <w:rFonts w:hint="eastAsia"/>
        </w:rPr>
        <w:t>APP</w:t>
      </w:r>
      <w:r>
        <w:rPr>
          <w:rFonts w:hint="eastAsia"/>
        </w:rPr>
        <w:t>”的功能、特点；并附有</w:t>
      </w:r>
      <w:proofErr w:type="gramStart"/>
      <w:r>
        <w:rPr>
          <w:rFonts w:hint="eastAsia"/>
        </w:rPr>
        <w:t>公司官网链接</w:t>
      </w:r>
      <w:proofErr w:type="gramEnd"/>
      <w:r>
        <w:rPr>
          <w:rFonts w:hint="eastAsia"/>
        </w:rPr>
        <w:t>、</w:t>
      </w:r>
      <w:r>
        <w:rPr>
          <w:rFonts w:hint="eastAsia"/>
        </w:rPr>
        <w:t>APP</w:t>
      </w:r>
      <w:r>
        <w:rPr>
          <w:rFonts w:hint="eastAsia"/>
        </w:rPr>
        <w:t>下载二维码、</w:t>
      </w:r>
      <w:proofErr w:type="gramStart"/>
      <w:r>
        <w:rPr>
          <w:rFonts w:hint="eastAsia"/>
        </w:rPr>
        <w:t>微信公众号</w:t>
      </w:r>
      <w:proofErr w:type="gramEnd"/>
      <w:r>
        <w:rPr>
          <w:rFonts w:hint="eastAsia"/>
        </w:rPr>
        <w:t>二维码、</w:t>
      </w:r>
      <w:proofErr w:type="gramStart"/>
      <w:r>
        <w:rPr>
          <w:rFonts w:hint="eastAsia"/>
        </w:rPr>
        <w:t>微博名</w:t>
      </w:r>
      <w:proofErr w:type="gramEnd"/>
      <w:r>
        <w:rPr>
          <w:rFonts w:hint="eastAsia"/>
        </w:rPr>
        <w:t>；</w:t>
      </w:r>
    </w:p>
    <w:p w14:paraId="48A498B3" w14:textId="77777777" w:rsidR="00884FDB" w:rsidRDefault="00902EDC">
      <w:r>
        <w:rPr>
          <w:rFonts w:hint="eastAsia"/>
        </w:rPr>
        <w:t>（</w:t>
      </w:r>
      <w:r>
        <w:rPr>
          <w:rFonts w:hint="eastAsia"/>
        </w:rPr>
        <w:t>2</w:t>
      </w:r>
      <w:r>
        <w:rPr>
          <w:rFonts w:hint="eastAsia"/>
        </w:rPr>
        <w:t>）将实施情况发布至新浪、搜狐、腾讯、网易等主流网络媒体，以引起广大社会群众的关注。</w:t>
      </w:r>
    </w:p>
    <w:p w14:paraId="6D82EE74" w14:textId="77777777" w:rsidR="00884FDB" w:rsidRDefault="00902EDC">
      <w:r>
        <w:rPr>
          <w:rFonts w:hint="eastAsia"/>
        </w:rPr>
        <w:t>（</w:t>
      </w:r>
      <w:r>
        <w:rPr>
          <w:rFonts w:hint="eastAsia"/>
        </w:rPr>
        <w:t>3</w:t>
      </w:r>
      <w:r>
        <w:rPr>
          <w:rFonts w:hint="eastAsia"/>
        </w:rPr>
        <w:t>）根据《怀化市鹤城区“三城同创”实施方案的通知》，举办“最美社区”</w:t>
      </w:r>
      <w:proofErr w:type="gramStart"/>
      <w:r>
        <w:rPr>
          <w:rFonts w:hint="eastAsia"/>
        </w:rPr>
        <w:t>在线评选</w:t>
      </w:r>
      <w:proofErr w:type="gramEnd"/>
      <w:r>
        <w:rPr>
          <w:rFonts w:hint="eastAsia"/>
        </w:rPr>
        <w:t>活动，设置奖金，颁发奖状和奖杯。将各个社区的表演视频、文艺作品上传至“老伴儿</w:t>
      </w:r>
      <w:r>
        <w:rPr>
          <w:rFonts w:hint="eastAsia"/>
        </w:rPr>
        <w:t>APP</w:t>
      </w:r>
      <w:r>
        <w:rPr>
          <w:rFonts w:hint="eastAsia"/>
        </w:rPr>
        <w:t>”，由用户自己评选，</w:t>
      </w:r>
      <w:proofErr w:type="gramStart"/>
      <w:r>
        <w:rPr>
          <w:rFonts w:hint="eastAsia"/>
        </w:rPr>
        <w:t>根据点赞次数</w:t>
      </w:r>
      <w:proofErr w:type="gramEnd"/>
      <w:r>
        <w:rPr>
          <w:rFonts w:hint="eastAsia"/>
        </w:rPr>
        <w:t>来评选出最优的作品；</w:t>
      </w:r>
      <w:r>
        <w:rPr>
          <w:rFonts w:hint="eastAsia"/>
        </w:rPr>
        <w:t xml:space="preserve"> </w:t>
      </w:r>
    </w:p>
    <w:p w14:paraId="5302D9C4" w14:textId="77777777" w:rsidR="00884FDB" w:rsidRPr="00AB7EE4" w:rsidRDefault="00902EDC">
      <w:pPr>
        <w:ind w:firstLine="482"/>
        <w:rPr>
          <w:b/>
          <w:bCs/>
          <w:rPrChange w:id="958" w:author="mico1999@foxmail.com" w:date="2021-03-23T21:37:00Z">
            <w:rPr/>
          </w:rPrChange>
        </w:rPr>
      </w:pPr>
      <w:r w:rsidRPr="00AB7EE4">
        <w:rPr>
          <w:b/>
          <w:bCs/>
          <w:rPrChange w:id="959" w:author="mico1999@foxmail.com" w:date="2021-03-23T21:37:00Z">
            <w:rPr/>
          </w:rPrChange>
        </w:rPr>
        <w:t>3.</w:t>
      </w:r>
      <w:r w:rsidRPr="00AB7EE4">
        <w:rPr>
          <w:rFonts w:hint="eastAsia"/>
          <w:b/>
          <w:bCs/>
          <w:rPrChange w:id="960" w:author="mico1999@foxmail.com" w:date="2021-03-23T21:37:00Z">
            <w:rPr>
              <w:rFonts w:hint="eastAsia"/>
            </w:rPr>
          </w:rPrChange>
        </w:rPr>
        <w:t>树立形象，全面覆盖</w:t>
      </w:r>
    </w:p>
    <w:p w14:paraId="2F691756" w14:textId="77777777" w:rsidR="00884FDB" w:rsidRDefault="00902EDC">
      <w:r>
        <w:rPr>
          <w:rFonts w:hint="eastAsia"/>
        </w:rPr>
        <w:t>当“老伴儿</w:t>
      </w:r>
      <w:r>
        <w:rPr>
          <w:rFonts w:hint="eastAsia"/>
        </w:rPr>
        <w:t>APP</w:t>
      </w:r>
      <w:r>
        <w:rPr>
          <w:rFonts w:hint="eastAsia"/>
        </w:rPr>
        <w:t>”运行取得初步成效后：</w:t>
      </w:r>
    </w:p>
    <w:p w14:paraId="6DB0FDA1" w14:textId="77777777" w:rsidR="00884FDB" w:rsidRDefault="00902EDC">
      <w:r>
        <w:rPr>
          <w:rFonts w:hint="eastAsia"/>
        </w:rPr>
        <w:t>（</w:t>
      </w:r>
      <w:r>
        <w:rPr>
          <w:rFonts w:hint="eastAsia"/>
        </w:rPr>
        <w:t>1</w:t>
      </w:r>
      <w:r>
        <w:rPr>
          <w:rFonts w:hint="eastAsia"/>
        </w:rPr>
        <w:t>）在边城晚报中刊登相关案例的报道，并且标题中需含有公司名；</w:t>
      </w:r>
    </w:p>
    <w:p w14:paraId="39FEFCF4" w14:textId="77777777" w:rsidR="00884FDB" w:rsidRDefault="00902EDC">
      <w:r>
        <w:rPr>
          <w:rFonts w:hint="eastAsia"/>
        </w:rPr>
        <w:t>（</w:t>
      </w:r>
      <w:r>
        <w:rPr>
          <w:rFonts w:hint="eastAsia"/>
        </w:rPr>
        <w:t>2</w:t>
      </w:r>
      <w:r>
        <w:rPr>
          <w:rFonts w:hint="eastAsia"/>
        </w:rPr>
        <w:t>）联系怀化市电台，进行相关报道；</w:t>
      </w:r>
    </w:p>
    <w:p w14:paraId="063AF309" w14:textId="77777777" w:rsidR="00884FDB" w:rsidRDefault="00902EDC">
      <w:r>
        <w:rPr>
          <w:rFonts w:hint="eastAsia"/>
        </w:rPr>
        <w:t>（</w:t>
      </w:r>
      <w:r>
        <w:rPr>
          <w:rFonts w:hint="eastAsia"/>
        </w:rPr>
        <w:t>3</w:t>
      </w:r>
      <w:r>
        <w:rPr>
          <w:rFonts w:hint="eastAsia"/>
        </w:rPr>
        <w:t>）由怀化市电视台报道“老伴儿</w:t>
      </w:r>
      <w:r>
        <w:rPr>
          <w:rFonts w:hint="eastAsia"/>
        </w:rPr>
        <w:t>APP</w:t>
      </w:r>
      <w:r>
        <w:rPr>
          <w:rFonts w:hint="eastAsia"/>
        </w:rPr>
        <w:t>”的相关信息和使用情况；</w:t>
      </w:r>
    </w:p>
    <w:p w14:paraId="1E8A644F" w14:textId="77777777" w:rsidR="00884FDB" w:rsidRDefault="00902EDC">
      <w:r>
        <w:rPr>
          <w:rFonts w:hint="eastAsia"/>
        </w:rPr>
        <w:t>（</w:t>
      </w:r>
      <w:r>
        <w:rPr>
          <w:rFonts w:hint="eastAsia"/>
        </w:rPr>
        <w:t>4</w:t>
      </w:r>
      <w:r>
        <w:rPr>
          <w:rFonts w:hint="eastAsia"/>
        </w:rPr>
        <w:t>）发布政府需要宣传落实的政策，让“老伴儿</w:t>
      </w:r>
      <w:r>
        <w:rPr>
          <w:rFonts w:hint="eastAsia"/>
        </w:rPr>
        <w:t>APP</w:t>
      </w:r>
      <w:r>
        <w:rPr>
          <w:rFonts w:hint="eastAsia"/>
        </w:rPr>
        <w:t>”成为连接用户和政府的一个窗口。</w:t>
      </w:r>
    </w:p>
    <w:p w14:paraId="3E36DB7A" w14:textId="77777777" w:rsidR="00884FDB" w:rsidRDefault="00902EDC" w:rsidP="00DA1AB0">
      <w:pPr>
        <w:pStyle w:val="3"/>
        <w:ind w:firstLine="482"/>
      </w:pPr>
      <w:bookmarkStart w:id="961" w:name="_Toc67356001"/>
      <w:bookmarkStart w:id="962" w:name="_Toc67433117"/>
      <w:bookmarkStart w:id="963" w:name="_Toc67433178"/>
      <w:r>
        <w:rPr>
          <w:rFonts w:hint="eastAsia"/>
        </w:rPr>
        <w:t>（四）线下推广</w:t>
      </w:r>
      <w:bookmarkEnd w:id="961"/>
      <w:bookmarkEnd w:id="962"/>
      <w:bookmarkEnd w:id="963"/>
    </w:p>
    <w:p w14:paraId="598EBAAD" w14:textId="77777777" w:rsidR="00884FDB" w:rsidRPr="00AB7EE4" w:rsidRDefault="00902EDC">
      <w:pPr>
        <w:ind w:firstLine="482"/>
        <w:rPr>
          <w:b/>
          <w:bCs/>
          <w:rPrChange w:id="964" w:author="mico1999@foxmail.com" w:date="2021-03-23T21:37:00Z">
            <w:rPr/>
          </w:rPrChange>
        </w:rPr>
      </w:pPr>
      <w:r w:rsidRPr="00AB7EE4">
        <w:rPr>
          <w:b/>
          <w:bCs/>
          <w:rPrChange w:id="965" w:author="mico1999@foxmail.com" w:date="2021-03-23T21:37:00Z">
            <w:rPr/>
          </w:rPrChange>
        </w:rPr>
        <w:t>1.</w:t>
      </w:r>
      <w:r w:rsidRPr="00AB7EE4">
        <w:rPr>
          <w:rFonts w:hint="eastAsia"/>
          <w:b/>
          <w:bCs/>
          <w:rPrChange w:id="966" w:author="mico1999@foxmail.com" w:date="2021-03-23T21:37:00Z">
            <w:rPr>
              <w:rFonts w:hint="eastAsia"/>
            </w:rPr>
          </w:rPrChange>
        </w:rPr>
        <w:t>社区</w:t>
      </w:r>
    </w:p>
    <w:p w14:paraId="539C5324" w14:textId="77777777" w:rsidR="00884FDB" w:rsidRDefault="00902EDC">
      <w:r>
        <w:rPr>
          <w:rFonts w:hint="eastAsia"/>
        </w:rPr>
        <w:t>（</w:t>
      </w:r>
      <w:r>
        <w:rPr>
          <w:rFonts w:hint="eastAsia"/>
        </w:rPr>
        <w:t>1</w:t>
      </w:r>
      <w:r>
        <w:rPr>
          <w:rFonts w:hint="eastAsia"/>
        </w:rPr>
        <w:t>）在社区办事大厅内及各居委会宣传栏醒目位置张贴关于“老伴儿</w:t>
      </w:r>
      <w:r>
        <w:rPr>
          <w:rFonts w:hint="eastAsia"/>
        </w:rPr>
        <w:t>APP</w:t>
      </w:r>
      <w:r>
        <w:rPr>
          <w:rFonts w:hint="eastAsia"/>
        </w:rPr>
        <w:t>”的海报、广告，内容</w:t>
      </w:r>
      <w:proofErr w:type="gramStart"/>
      <w:r>
        <w:rPr>
          <w:rFonts w:hint="eastAsia"/>
        </w:rPr>
        <w:t>需包括</w:t>
      </w:r>
      <w:proofErr w:type="gramEnd"/>
      <w:r>
        <w:rPr>
          <w:rFonts w:hint="eastAsia"/>
        </w:rPr>
        <w:t>“老伴儿</w:t>
      </w:r>
      <w:r>
        <w:rPr>
          <w:rFonts w:hint="eastAsia"/>
        </w:rPr>
        <w:t>APP</w:t>
      </w:r>
      <w:r>
        <w:rPr>
          <w:rFonts w:hint="eastAsia"/>
        </w:rPr>
        <w:t>”的功能介绍、使用指南、下载二维码，以及</w:t>
      </w:r>
      <w:proofErr w:type="gramStart"/>
      <w:r>
        <w:rPr>
          <w:rFonts w:hint="eastAsia"/>
        </w:rPr>
        <w:t>公司官网链接</w:t>
      </w:r>
      <w:proofErr w:type="gramEnd"/>
      <w:r>
        <w:rPr>
          <w:rFonts w:hint="eastAsia"/>
        </w:rPr>
        <w:t>、</w:t>
      </w:r>
      <w:proofErr w:type="gramStart"/>
      <w:r>
        <w:rPr>
          <w:rFonts w:hint="eastAsia"/>
        </w:rPr>
        <w:t>微信公众号</w:t>
      </w:r>
      <w:proofErr w:type="gramEnd"/>
      <w:r>
        <w:rPr>
          <w:rFonts w:hint="eastAsia"/>
        </w:rPr>
        <w:t>二维码、</w:t>
      </w:r>
      <w:proofErr w:type="gramStart"/>
      <w:r>
        <w:rPr>
          <w:rFonts w:hint="eastAsia"/>
        </w:rPr>
        <w:t>微博名</w:t>
      </w:r>
      <w:proofErr w:type="gramEnd"/>
      <w:r>
        <w:rPr>
          <w:rFonts w:hint="eastAsia"/>
        </w:rPr>
        <w:t>；</w:t>
      </w:r>
    </w:p>
    <w:p w14:paraId="2F2E732E" w14:textId="77777777" w:rsidR="00884FDB" w:rsidRDefault="00902EDC">
      <w:r>
        <w:rPr>
          <w:rFonts w:hint="eastAsia"/>
        </w:rPr>
        <w:t>（</w:t>
      </w:r>
      <w:r>
        <w:rPr>
          <w:rFonts w:hint="eastAsia"/>
        </w:rPr>
        <w:t>2</w:t>
      </w:r>
      <w:r>
        <w:rPr>
          <w:rFonts w:hint="eastAsia"/>
        </w:rPr>
        <w:t>）拍摄“老伴儿</w:t>
      </w:r>
      <w:r>
        <w:rPr>
          <w:rFonts w:hint="eastAsia"/>
        </w:rPr>
        <w:t>APP</w:t>
      </w:r>
      <w:r>
        <w:rPr>
          <w:rFonts w:hint="eastAsia"/>
        </w:rPr>
        <w:t>”宣传片，演员为各个社区中的老年人代表，内容为：老年人目前生活中存在着许多困扰，而“老伴儿</w:t>
      </w:r>
      <w:r>
        <w:rPr>
          <w:rFonts w:hint="eastAsia"/>
        </w:rPr>
        <w:t>APP</w:t>
      </w:r>
      <w:r>
        <w:rPr>
          <w:rFonts w:hint="eastAsia"/>
        </w:rPr>
        <w:t>”刚好能解决这些问题。并由社区组织居民观看宣传片，向居民宣传和推广“老伴儿</w:t>
      </w:r>
      <w:r>
        <w:rPr>
          <w:rFonts w:hint="eastAsia"/>
        </w:rPr>
        <w:t>APP</w:t>
      </w:r>
      <w:r>
        <w:rPr>
          <w:rFonts w:hint="eastAsia"/>
        </w:rPr>
        <w:t>”，要求社区的工作人员均会使用“老伴儿</w:t>
      </w:r>
      <w:r>
        <w:rPr>
          <w:rFonts w:hint="eastAsia"/>
        </w:rPr>
        <w:t>APP</w:t>
      </w:r>
      <w:r>
        <w:rPr>
          <w:rFonts w:hint="eastAsia"/>
        </w:rPr>
        <w:t>”，方便指导辖区老年人安装</w:t>
      </w:r>
      <w:r>
        <w:rPr>
          <w:rFonts w:hint="eastAsia"/>
        </w:rPr>
        <w:t>APP</w:t>
      </w:r>
      <w:r>
        <w:rPr>
          <w:rFonts w:hint="eastAsia"/>
        </w:rPr>
        <w:t>进行使用。对一些高龄、行动不便、生病等特殊情况的老年人提供上门服务，指导家属帮助完成注册。</w:t>
      </w:r>
    </w:p>
    <w:p w14:paraId="24058327" w14:textId="77777777" w:rsidR="00884FDB" w:rsidRPr="00AB7EE4" w:rsidRDefault="00902EDC">
      <w:pPr>
        <w:ind w:firstLine="482"/>
        <w:rPr>
          <w:b/>
          <w:bCs/>
          <w:rPrChange w:id="967" w:author="mico1999@foxmail.com" w:date="2021-03-23T21:37:00Z">
            <w:rPr/>
          </w:rPrChange>
        </w:rPr>
      </w:pPr>
      <w:r w:rsidRPr="00AB7EE4">
        <w:rPr>
          <w:b/>
          <w:bCs/>
          <w:rPrChange w:id="968" w:author="mico1999@foxmail.com" w:date="2021-03-23T21:37:00Z">
            <w:rPr/>
          </w:rPrChange>
        </w:rPr>
        <w:lastRenderedPageBreak/>
        <w:t>2.</w:t>
      </w:r>
      <w:r w:rsidRPr="00AB7EE4">
        <w:rPr>
          <w:rFonts w:hint="eastAsia"/>
          <w:b/>
          <w:bCs/>
          <w:rPrChange w:id="969" w:author="mico1999@foxmail.com" w:date="2021-03-23T21:37:00Z">
            <w:rPr>
              <w:rFonts w:hint="eastAsia"/>
            </w:rPr>
          </w:rPrChange>
        </w:rPr>
        <w:t>社会</w:t>
      </w:r>
    </w:p>
    <w:p w14:paraId="02854809" w14:textId="77777777" w:rsidR="00884FDB" w:rsidRDefault="00902EDC">
      <w:r>
        <w:rPr>
          <w:rFonts w:hint="eastAsia"/>
        </w:rPr>
        <w:t>（</w:t>
      </w:r>
      <w:r>
        <w:rPr>
          <w:rFonts w:hint="eastAsia"/>
        </w:rPr>
        <w:t>1</w:t>
      </w:r>
      <w:r>
        <w:rPr>
          <w:rFonts w:hint="eastAsia"/>
        </w:rPr>
        <w:t>）在怀化市公交车上投放语音广告，宣传“老伴儿</w:t>
      </w:r>
      <w:r>
        <w:rPr>
          <w:rFonts w:hint="eastAsia"/>
        </w:rPr>
        <w:t>APP</w:t>
      </w:r>
      <w:r>
        <w:rPr>
          <w:rFonts w:hint="eastAsia"/>
        </w:rPr>
        <w:t>”；投放屏幕广告，发布招商引资的信息以及</w:t>
      </w:r>
      <w:proofErr w:type="gramStart"/>
      <w:r>
        <w:rPr>
          <w:rFonts w:hint="eastAsia"/>
        </w:rPr>
        <w:t>公司官网链接</w:t>
      </w:r>
      <w:proofErr w:type="gramEnd"/>
      <w:r>
        <w:rPr>
          <w:rFonts w:hint="eastAsia"/>
        </w:rPr>
        <w:t>、</w:t>
      </w:r>
      <w:r>
        <w:rPr>
          <w:rFonts w:hint="eastAsia"/>
        </w:rPr>
        <w:t>APP</w:t>
      </w:r>
      <w:r>
        <w:rPr>
          <w:rFonts w:hint="eastAsia"/>
        </w:rPr>
        <w:t>下载二维码、</w:t>
      </w:r>
      <w:proofErr w:type="gramStart"/>
      <w:r>
        <w:rPr>
          <w:rFonts w:hint="eastAsia"/>
        </w:rPr>
        <w:t>微信公众号</w:t>
      </w:r>
      <w:proofErr w:type="gramEnd"/>
      <w:r>
        <w:rPr>
          <w:rFonts w:hint="eastAsia"/>
        </w:rPr>
        <w:t>二维码、</w:t>
      </w:r>
      <w:proofErr w:type="gramStart"/>
      <w:r>
        <w:rPr>
          <w:rFonts w:hint="eastAsia"/>
        </w:rPr>
        <w:t>微博名</w:t>
      </w:r>
      <w:proofErr w:type="gramEnd"/>
      <w:r>
        <w:rPr>
          <w:rFonts w:hint="eastAsia"/>
        </w:rPr>
        <w:t>；</w:t>
      </w:r>
    </w:p>
    <w:p w14:paraId="4E294514" w14:textId="77777777" w:rsidR="00884FDB" w:rsidRDefault="00902EDC">
      <w:r>
        <w:rPr>
          <w:rFonts w:hint="eastAsia"/>
        </w:rPr>
        <w:t>（</w:t>
      </w:r>
      <w:r>
        <w:rPr>
          <w:rFonts w:hint="eastAsia"/>
        </w:rPr>
        <w:t>2</w:t>
      </w:r>
      <w:r>
        <w:rPr>
          <w:rFonts w:hint="eastAsia"/>
        </w:rPr>
        <w:t>）在公交车站台投放屏幕广告，内容包括招商引资的信息以及</w:t>
      </w:r>
      <w:proofErr w:type="gramStart"/>
      <w:r>
        <w:rPr>
          <w:rFonts w:hint="eastAsia"/>
        </w:rPr>
        <w:t>公司官网链接</w:t>
      </w:r>
      <w:proofErr w:type="gramEnd"/>
      <w:r>
        <w:rPr>
          <w:rFonts w:hint="eastAsia"/>
        </w:rPr>
        <w:t>（</w:t>
      </w:r>
      <w:r>
        <w:rPr>
          <w:rFonts w:hint="eastAsia"/>
        </w:rPr>
        <w:t>www.yowo.club</w:t>
      </w:r>
      <w:r>
        <w:rPr>
          <w:rFonts w:hint="eastAsia"/>
        </w:rPr>
        <w:t>）、</w:t>
      </w:r>
      <w:r>
        <w:rPr>
          <w:rFonts w:hint="eastAsia"/>
        </w:rPr>
        <w:t>APP</w:t>
      </w:r>
      <w:r>
        <w:rPr>
          <w:rFonts w:hint="eastAsia"/>
        </w:rPr>
        <w:t>下载二维码、功能介绍、使用指南、</w:t>
      </w:r>
      <w:proofErr w:type="gramStart"/>
      <w:r>
        <w:rPr>
          <w:rFonts w:hint="eastAsia"/>
        </w:rPr>
        <w:t>微信公众号</w:t>
      </w:r>
      <w:proofErr w:type="gramEnd"/>
      <w:r>
        <w:rPr>
          <w:rFonts w:hint="eastAsia"/>
        </w:rPr>
        <w:t>二维码、</w:t>
      </w:r>
      <w:proofErr w:type="gramStart"/>
      <w:r>
        <w:rPr>
          <w:rFonts w:hint="eastAsia"/>
        </w:rPr>
        <w:t>微博名</w:t>
      </w:r>
      <w:proofErr w:type="gramEnd"/>
      <w:r>
        <w:rPr>
          <w:rFonts w:hint="eastAsia"/>
        </w:rPr>
        <w:t>。</w:t>
      </w:r>
    </w:p>
    <w:p w14:paraId="204BF8DF" w14:textId="77777777" w:rsidR="00884FDB" w:rsidRDefault="00902EDC">
      <w:r>
        <w:rPr>
          <w:rFonts w:hint="eastAsia"/>
          <w:noProof/>
        </w:rPr>
        <w:drawing>
          <wp:inline distT="0" distB="0" distL="114300" distR="114300" wp14:anchorId="1627FA74" wp14:editId="16BFF3FB">
            <wp:extent cx="6188075" cy="2559050"/>
            <wp:effectExtent l="0" t="0" r="3175" b="12700"/>
            <wp:docPr id="42" name="图片 42" descr="8}QMTDSR`X$2(QV)CAW(8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8}QMTDSR`X$2(QV)CAW(8RR"/>
                    <pic:cNvPicPr>
                      <a:picLocks noChangeAspect="1"/>
                    </pic:cNvPicPr>
                  </pic:nvPicPr>
                  <pic:blipFill>
                    <a:blip r:embed="rId51"/>
                    <a:stretch>
                      <a:fillRect/>
                    </a:stretch>
                  </pic:blipFill>
                  <pic:spPr>
                    <a:xfrm>
                      <a:off x="0" y="0"/>
                      <a:ext cx="6188075" cy="2559050"/>
                    </a:xfrm>
                    <a:prstGeom prst="rect">
                      <a:avLst/>
                    </a:prstGeom>
                  </pic:spPr>
                </pic:pic>
              </a:graphicData>
            </a:graphic>
          </wp:inline>
        </w:drawing>
      </w:r>
    </w:p>
    <w:p w14:paraId="1D973D02" w14:textId="77777777" w:rsidR="00884FDB" w:rsidRDefault="00884FDB"/>
    <w:p w14:paraId="4E0C3FD5" w14:textId="77777777" w:rsidR="00884FDB" w:rsidRDefault="00902EDC">
      <w:r>
        <w:rPr>
          <w:rFonts w:hint="eastAsia"/>
        </w:rPr>
        <w:t>图</w:t>
      </w:r>
      <w:r>
        <w:rPr>
          <w:rFonts w:hint="eastAsia"/>
        </w:rPr>
        <w:t>28</w:t>
      </w:r>
      <w:proofErr w:type="gramStart"/>
      <w:r>
        <w:rPr>
          <w:rFonts w:hint="eastAsia"/>
        </w:rPr>
        <w:t>公司官网首页</w:t>
      </w:r>
      <w:proofErr w:type="gramEnd"/>
    </w:p>
    <w:p w14:paraId="46F99A82" w14:textId="77777777" w:rsidR="00884FDB" w:rsidRDefault="00902EDC" w:rsidP="00DA1AB0">
      <w:pPr>
        <w:pStyle w:val="3"/>
        <w:ind w:firstLine="482"/>
      </w:pPr>
      <w:bookmarkStart w:id="970" w:name="_Toc67356002"/>
      <w:bookmarkStart w:id="971" w:name="_Toc67433118"/>
      <w:bookmarkStart w:id="972" w:name="_Toc67433179"/>
      <w:r>
        <w:rPr>
          <w:rFonts w:hint="eastAsia"/>
        </w:rPr>
        <w:t>（五）推广预算</w:t>
      </w:r>
      <w:bookmarkEnd w:id="970"/>
      <w:bookmarkEnd w:id="971"/>
      <w:bookmarkEnd w:id="972"/>
    </w:p>
    <w:tbl>
      <w:tblPr>
        <w:tblStyle w:val="a5"/>
        <w:tblW w:w="8522" w:type="dxa"/>
        <w:tblLayout w:type="fixed"/>
        <w:tblLook w:val="04A0" w:firstRow="1" w:lastRow="0" w:firstColumn="1" w:lastColumn="0" w:noHBand="0" w:noVBand="1"/>
      </w:tblPr>
      <w:tblGrid>
        <w:gridCol w:w="2840"/>
        <w:gridCol w:w="2841"/>
        <w:gridCol w:w="2841"/>
      </w:tblGrid>
      <w:tr w:rsidR="00884FDB" w14:paraId="2AE0F7A2" w14:textId="77777777">
        <w:tc>
          <w:tcPr>
            <w:tcW w:w="2840" w:type="dxa"/>
            <w:vAlign w:val="center"/>
          </w:tcPr>
          <w:p w14:paraId="70A935AE" w14:textId="77777777" w:rsidR="00884FDB" w:rsidRDefault="00902EDC">
            <w:r>
              <w:rPr>
                <w:rFonts w:hint="eastAsia"/>
              </w:rPr>
              <w:t>途径</w:t>
            </w:r>
          </w:p>
        </w:tc>
        <w:tc>
          <w:tcPr>
            <w:tcW w:w="2841" w:type="dxa"/>
            <w:vAlign w:val="center"/>
          </w:tcPr>
          <w:p w14:paraId="267D46DA" w14:textId="77777777" w:rsidR="00884FDB" w:rsidRDefault="00902EDC">
            <w:r>
              <w:rPr>
                <w:rFonts w:hint="eastAsia"/>
              </w:rPr>
              <w:t>类别</w:t>
            </w:r>
          </w:p>
        </w:tc>
        <w:tc>
          <w:tcPr>
            <w:tcW w:w="2841" w:type="dxa"/>
            <w:vAlign w:val="center"/>
          </w:tcPr>
          <w:p w14:paraId="2F13EFBD" w14:textId="77777777" w:rsidR="00884FDB" w:rsidRDefault="00902EDC">
            <w:r>
              <w:rPr>
                <w:rFonts w:hint="eastAsia"/>
              </w:rPr>
              <w:t>预算</w:t>
            </w:r>
            <w:r>
              <w:rPr>
                <w:rFonts w:hint="eastAsia"/>
              </w:rPr>
              <w:t>/</w:t>
            </w:r>
            <w:r>
              <w:rPr>
                <w:rFonts w:hint="eastAsia"/>
              </w:rPr>
              <w:t>元</w:t>
            </w:r>
          </w:p>
        </w:tc>
      </w:tr>
      <w:tr w:rsidR="00884FDB" w14:paraId="20D91075" w14:textId="77777777">
        <w:tc>
          <w:tcPr>
            <w:tcW w:w="2840" w:type="dxa"/>
            <w:vMerge w:val="restart"/>
            <w:vAlign w:val="center"/>
          </w:tcPr>
          <w:p w14:paraId="1388D0C1" w14:textId="77777777" w:rsidR="00884FDB" w:rsidRDefault="00902EDC">
            <w:r>
              <w:rPr>
                <w:rFonts w:hint="eastAsia"/>
              </w:rPr>
              <w:t>线上推广</w:t>
            </w:r>
          </w:p>
        </w:tc>
        <w:tc>
          <w:tcPr>
            <w:tcW w:w="2841" w:type="dxa"/>
            <w:vAlign w:val="center"/>
          </w:tcPr>
          <w:p w14:paraId="02BD39DC" w14:textId="77777777" w:rsidR="00884FDB" w:rsidRDefault="00902EDC">
            <w:r>
              <w:rPr>
                <w:rFonts w:hint="eastAsia"/>
              </w:rPr>
              <w:t>报纸推广</w:t>
            </w:r>
          </w:p>
        </w:tc>
        <w:tc>
          <w:tcPr>
            <w:tcW w:w="2841" w:type="dxa"/>
            <w:vAlign w:val="center"/>
          </w:tcPr>
          <w:p w14:paraId="306153D0" w14:textId="77777777" w:rsidR="00884FDB" w:rsidRDefault="00902EDC">
            <w:r>
              <w:rPr>
                <w:rFonts w:hint="eastAsia"/>
              </w:rPr>
              <w:t>3000</w:t>
            </w:r>
          </w:p>
        </w:tc>
      </w:tr>
      <w:tr w:rsidR="00884FDB" w14:paraId="0709618E" w14:textId="77777777">
        <w:tc>
          <w:tcPr>
            <w:tcW w:w="2840" w:type="dxa"/>
            <w:vMerge/>
            <w:vAlign w:val="center"/>
          </w:tcPr>
          <w:p w14:paraId="42592455" w14:textId="77777777" w:rsidR="00884FDB" w:rsidRDefault="00884FDB"/>
        </w:tc>
        <w:tc>
          <w:tcPr>
            <w:tcW w:w="2841" w:type="dxa"/>
            <w:vAlign w:val="center"/>
          </w:tcPr>
          <w:p w14:paraId="70D3A3D2" w14:textId="77777777" w:rsidR="00884FDB" w:rsidRDefault="00902EDC">
            <w:r>
              <w:rPr>
                <w:rFonts w:hint="eastAsia"/>
              </w:rPr>
              <w:t>电台推广</w:t>
            </w:r>
          </w:p>
        </w:tc>
        <w:tc>
          <w:tcPr>
            <w:tcW w:w="2841" w:type="dxa"/>
            <w:vAlign w:val="center"/>
          </w:tcPr>
          <w:p w14:paraId="0240B26B" w14:textId="77777777" w:rsidR="00884FDB" w:rsidRDefault="00902EDC">
            <w:r>
              <w:rPr>
                <w:rFonts w:hint="eastAsia"/>
              </w:rPr>
              <w:t>15000</w:t>
            </w:r>
          </w:p>
        </w:tc>
      </w:tr>
      <w:tr w:rsidR="00884FDB" w14:paraId="7F415FE2" w14:textId="77777777">
        <w:tc>
          <w:tcPr>
            <w:tcW w:w="2840" w:type="dxa"/>
            <w:vMerge/>
            <w:vAlign w:val="center"/>
          </w:tcPr>
          <w:p w14:paraId="0DF03E49" w14:textId="77777777" w:rsidR="00884FDB" w:rsidRDefault="00884FDB"/>
        </w:tc>
        <w:tc>
          <w:tcPr>
            <w:tcW w:w="2841" w:type="dxa"/>
            <w:vAlign w:val="center"/>
          </w:tcPr>
          <w:p w14:paraId="54923BBE" w14:textId="77777777" w:rsidR="00884FDB" w:rsidRDefault="00902EDC">
            <w:r>
              <w:rPr>
                <w:rFonts w:hint="eastAsia"/>
              </w:rPr>
              <w:t>电视台推广</w:t>
            </w:r>
          </w:p>
        </w:tc>
        <w:tc>
          <w:tcPr>
            <w:tcW w:w="2841" w:type="dxa"/>
            <w:vAlign w:val="center"/>
          </w:tcPr>
          <w:p w14:paraId="090AD2B0" w14:textId="77777777" w:rsidR="00884FDB" w:rsidRDefault="00902EDC">
            <w:r>
              <w:rPr>
                <w:rFonts w:hint="eastAsia"/>
              </w:rPr>
              <w:t>40000</w:t>
            </w:r>
          </w:p>
        </w:tc>
      </w:tr>
      <w:tr w:rsidR="00884FDB" w14:paraId="6C896574" w14:textId="77777777">
        <w:tc>
          <w:tcPr>
            <w:tcW w:w="2840" w:type="dxa"/>
            <w:vMerge/>
            <w:vAlign w:val="center"/>
          </w:tcPr>
          <w:p w14:paraId="0A0858EA" w14:textId="77777777" w:rsidR="00884FDB" w:rsidRDefault="00884FDB"/>
        </w:tc>
        <w:tc>
          <w:tcPr>
            <w:tcW w:w="2841" w:type="dxa"/>
            <w:vAlign w:val="center"/>
          </w:tcPr>
          <w:p w14:paraId="7D47CD90" w14:textId="77777777" w:rsidR="00884FDB" w:rsidRDefault="00902EDC">
            <w:r>
              <w:rPr>
                <w:rFonts w:hint="eastAsia"/>
              </w:rPr>
              <w:t>奖金</w:t>
            </w:r>
          </w:p>
        </w:tc>
        <w:tc>
          <w:tcPr>
            <w:tcW w:w="2841" w:type="dxa"/>
            <w:vAlign w:val="center"/>
          </w:tcPr>
          <w:p w14:paraId="46A6153B" w14:textId="77777777" w:rsidR="00884FDB" w:rsidRDefault="00902EDC">
            <w:r>
              <w:rPr>
                <w:rFonts w:hint="eastAsia"/>
              </w:rPr>
              <w:t>30000</w:t>
            </w:r>
          </w:p>
        </w:tc>
      </w:tr>
      <w:tr w:rsidR="00884FDB" w14:paraId="75B1B608" w14:textId="77777777">
        <w:tc>
          <w:tcPr>
            <w:tcW w:w="2840" w:type="dxa"/>
            <w:vMerge w:val="restart"/>
            <w:vAlign w:val="center"/>
          </w:tcPr>
          <w:p w14:paraId="6E05F7FE" w14:textId="77777777" w:rsidR="00884FDB" w:rsidRDefault="00902EDC">
            <w:r>
              <w:rPr>
                <w:rFonts w:hint="eastAsia"/>
              </w:rPr>
              <w:t>线下推广</w:t>
            </w:r>
          </w:p>
        </w:tc>
        <w:tc>
          <w:tcPr>
            <w:tcW w:w="2841" w:type="dxa"/>
            <w:vAlign w:val="center"/>
          </w:tcPr>
          <w:p w14:paraId="7607B7FE" w14:textId="77777777" w:rsidR="00884FDB" w:rsidRDefault="00902EDC">
            <w:r>
              <w:rPr>
                <w:rFonts w:hint="eastAsia"/>
              </w:rPr>
              <w:t>公交车语音广告</w:t>
            </w:r>
          </w:p>
        </w:tc>
        <w:tc>
          <w:tcPr>
            <w:tcW w:w="2841" w:type="dxa"/>
            <w:vAlign w:val="center"/>
          </w:tcPr>
          <w:p w14:paraId="212A7AB2" w14:textId="77777777" w:rsidR="00884FDB" w:rsidRDefault="00902EDC">
            <w:r>
              <w:rPr>
                <w:rFonts w:hint="eastAsia"/>
              </w:rPr>
              <w:t>20000</w:t>
            </w:r>
          </w:p>
        </w:tc>
      </w:tr>
      <w:tr w:rsidR="00884FDB" w14:paraId="20CBCD36" w14:textId="77777777">
        <w:tc>
          <w:tcPr>
            <w:tcW w:w="2840" w:type="dxa"/>
            <w:vMerge/>
            <w:vAlign w:val="center"/>
          </w:tcPr>
          <w:p w14:paraId="3DA15A07" w14:textId="77777777" w:rsidR="00884FDB" w:rsidRDefault="00884FDB"/>
        </w:tc>
        <w:tc>
          <w:tcPr>
            <w:tcW w:w="2841" w:type="dxa"/>
            <w:vAlign w:val="center"/>
          </w:tcPr>
          <w:p w14:paraId="7207819A" w14:textId="77777777" w:rsidR="00884FDB" w:rsidRDefault="00902EDC">
            <w:r>
              <w:rPr>
                <w:rFonts w:hint="eastAsia"/>
              </w:rPr>
              <w:t>海报</w:t>
            </w:r>
          </w:p>
        </w:tc>
        <w:tc>
          <w:tcPr>
            <w:tcW w:w="2841" w:type="dxa"/>
            <w:vAlign w:val="center"/>
          </w:tcPr>
          <w:p w14:paraId="2503E097" w14:textId="77777777" w:rsidR="00884FDB" w:rsidRDefault="00902EDC">
            <w:r>
              <w:rPr>
                <w:rFonts w:hint="eastAsia"/>
              </w:rPr>
              <w:t>2000</w:t>
            </w:r>
          </w:p>
        </w:tc>
      </w:tr>
      <w:tr w:rsidR="00884FDB" w14:paraId="21E8099A" w14:textId="77777777">
        <w:tc>
          <w:tcPr>
            <w:tcW w:w="2840" w:type="dxa"/>
            <w:vMerge/>
            <w:vAlign w:val="center"/>
          </w:tcPr>
          <w:p w14:paraId="458C479D" w14:textId="77777777" w:rsidR="00884FDB" w:rsidRDefault="00884FDB"/>
        </w:tc>
        <w:tc>
          <w:tcPr>
            <w:tcW w:w="2841" w:type="dxa"/>
            <w:vAlign w:val="center"/>
          </w:tcPr>
          <w:p w14:paraId="31A43850" w14:textId="77777777" w:rsidR="00884FDB" w:rsidRDefault="00902EDC">
            <w:r>
              <w:rPr>
                <w:rFonts w:hint="eastAsia"/>
              </w:rPr>
              <w:t>公交车屏幕广告</w:t>
            </w:r>
          </w:p>
        </w:tc>
        <w:tc>
          <w:tcPr>
            <w:tcW w:w="2841" w:type="dxa"/>
            <w:vAlign w:val="center"/>
          </w:tcPr>
          <w:p w14:paraId="04112C95" w14:textId="77777777" w:rsidR="00884FDB" w:rsidRDefault="00902EDC">
            <w:r>
              <w:rPr>
                <w:rFonts w:hint="eastAsia"/>
              </w:rPr>
              <w:t>20000</w:t>
            </w:r>
          </w:p>
        </w:tc>
      </w:tr>
      <w:tr w:rsidR="00884FDB" w14:paraId="0355EAC4" w14:textId="77777777">
        <w:tc>
          <w:tcPr>
            <w:tcW w:w="2840" w:type="dxa"/>
            <w:vMerge/>
            <w:vAlign w:val="center"/>
          </w:tcPr>
          <w:p w14:paraId="5DC518A2" w14:textId="77777777" w:rsidR="00884FDB" w:rsidRDefault="00884FDB"/>
        </w:tc>
        <w:tc>
          <w:tcPr>
            <w:tcW w:w="2841" w:type="dxa"/>
            <w:vAlign w:val="center"/>
          </w:tcPr>
          <w:p w14:paraId="6D4EE7D3" w14:textId="77777777" w:rsidR="00884FDB" w:rsidRDefault="00902EDC">
            <w:r>
              <w:rPr>
                <w:rFonts w:hint="eastAsia"/>
              </w:rPr>
              <w:t>公交站台屏幕广告</w:t>
            </w:r>
          </w:p>
        </w:tc>
        <w:tc>
          <w:tcPr>
            <w:tcW w:w="2841" w:type="dxa"/>
            <w:vAlign w:val="center"/>
          </w:tcPr>
          <w:p w14:paraId="072075DA" w14:textId="77777777" w:rsidR="00884FDB" w:rsidRDefault="00902EDC">
            <w:r>
              <w:rPr>
                <w:rFonts w:hint="eastAsia"/>
              </w:rPr>
              <w:t>20000</w:t>
            </w:r>
          </w:p>
        </w:tc>
      </w:tr>
      <w:tr w:rsidR="00884FDB" w14:paraId="26EAA0BC" w14:textId="77777777">
        <w:tc>
          <w:tcPr>
            <w:tcW w:w="2840" w:type="dxa"/>
            <w:vMerge/>
            <w:vAlign w:val="center"/>
          </w:tcPr>
          <w:p w14:paraId="121C0805" w14:textId="77777777" w:rsidR="00884FDB" w:rsidRDefault="00884FDB"/>
        </w:tc>
        <w:tc>
          <w:tcPr>
            <w:tcW w:w="2841" w:type="dxa"/>
            <w:vAlign w:val="center"/>
          </w:tcPr>
          <w:p w14:paraId="586C5EBD" w14:textId="77777777" w:rsidR="00884FDB" w:rsidRDefault="00902EDC">
            <w:r>
              <w:rPr>
                <w:rFonts w:hint="eastAsia"/>
              </w:rPr>
              <w:t>宣传片</w:t>
            </w:r>
          </w:p>
        </w:tc>
        <w:tc>
          <w:tcPr>
            <w:tcW w:w="2841" w:type="dxa"/>
            <w:vAlign w:val="center"/>
          </w:tcPr>
          <w:p w14:paraId="507B57F8" w14:textId="77777777" w:rsidR="00884FDB" w:rsidRDefault="00902EDC">
            <w:r>
              <w:rPr>
                <w:rFonts w:hint="eastAsia"/>
              </w:rPr>
              <w:t>50000</w:t>
            </w:r>
          </w:p>
        </w:tc>
      </w:tr>
      <w:tr w:rsidR="00884FDB" w14:paraId="67119322" w14:textId="77777777">
        <w:tc>
          <w:tcPr>
            <w:tcW w:w="5681" w:type="dxa"/>
            <w:gridSpan w:val="2"/>
            <w:vAlign w:val="center"/>
          </w:tcPr>
          <w:p w14:paraId="12250565" w14:textId="77777777" w:rsidR="00884FDB" w:rsidRDefault="00902EDC">
            <w:r>
              <w:rPr>
                <w:rFonts w:hint="eastAsia"/>
              </w:rPr>
              <w:t>总计</w:t>
            </w:r>
          </w:p>
        </w:tc>
        <w:tc>
          <w:tcPr>
            <w:tcW w:w="2841" w:type="dxa"/>
            <w:vAlign w:val="center"/>
          </w:tcPr>
          <w:p w14:paraId="314CB6E7" w14:textId="77777777" w:rsidR="00884FDB" w:rsidRDefault="00902EDC">
            <w:r>
              <w:rPr>
                <w:rFonts w:hint="eastAsia"/>
              </w:rPr>
              <w:t>200000</w:t>
            </w:r>
          </w:p>
        </w:tc>
      </w:tr>
    </w:tbl>
    <w:p w14:paraId="284669AD" w14:textId="77777777" w:rsidR="00884FDB" w:rsidRDefault="00902EDC">
      <w:r>
        <w:rPr>
          <w:rFonts w:hint="eastAsia"/>
        </w:rPr>
        <w:t>表</w:t>
      </w:r>
      <w:r>
        <w:rPr>
          <w:rFonts w:hint="eastAsia"/>
        </w:rPr>
        <w:t>1  APP</w:t>
      </w:r>
      <w:r>
        <w:rPr>
          <w:rFonts w:hint="eastAsia"/>
        </w:rPr>
        <w:t>推广成本预算表</w:t>
      </w:r>
    </w:p>
    <w:p w14:paraId="3050E206" w14:textId="6A95211C" w:rsidR="00884FDB" w:rsidRDefault="00902EDC" w:rsidP="00DA1AB0">
      <w:pPr>
        <w:pStyle w:val="2"/>
      </w:pPr>
      <w:bookmarkStart w:id="973" w:name="_七、风险分析"/>
      <w:bookmarkStart w:id="974" w:name="_Toc67356003"/>
      <w:bookmarkStart w:id="975" w:name="_Toc67433119"/>
      <w:bookmarkStart w:id="976" w:name="_Toc67433180"/>
      <w:bookmarkEnd w:id="973"/>
      <w:r>
        <w:rPr>
          <w:rFonts w:hint="eastAsia"/>
        </w:rPr>
        <w:t>七、风险分析</w:t>
      </w:r>
      <w:bookmarkEnd w:id="974"/>
      <w:bookmarkEnd w:id="975"/>
      <w:bookmarkEnd w:id="976"/>
    </w:p>
    <w:p w14:paraId="3A332E2B" w14:textId="7D06F7E1" w:rsidR="00884FDB" w:rsidRDefault="00025C4A" w:rsidP="00025C4A">
      <w:pPr>
        <w:pStyle w:val="3"/>
        <w:ind w:firstLine="482"/>
      </w:pPr>
      <w:bookmarkStart w:id="977" w:name="_Toc67356004"/>
      <w:bookmarkStart w:id="978" w:name="_Toc67433120"/>
      <w:bookmarkStart w:id="979" w:name="_Toc67433181"/>
      <w:r>
        <w:rPr>
          <w:rFonts w:hint="eastAsia"/>
        </w:rPr>
        <w:t>（一）</w:t>
      </w:r>
      <w:r w:rsidR="00902EDC">
        <w:rPr>
          <w:rFonts w:hint="eastAsia"/>
        </w:rPr>
        <w:t>管理风险</w:t>
      </w:r>
      <w:bookmarkEnd w:id="977"/>
      <w:bookmarkEnd w:id="978"/>
      <w:bookmarkEnd w:id="979"/>
    </w:p>
    <w:p w14:paraId="587EEBE1" w14:textId="77777777" w:rsidR="00884FDB" w:rsidRDefault="00902EDC">
      <w:r>
        <w:rPr>
          <w:rFonts w:hint="eastAsia"/>
        </w:rPr>
        <w:t>（</w:t>
      </w:r>
      <w:r>
        <w:rPr>
          <w:rFonts w:hint="eastAsia"/>
        </w:rPr>
        <w:t>1</w:t>
      </w:r>
      <w:r>
        <w:rPr>
          <w:rFonts w:hint="eastAsia"/>
        </w:rPr>
        <w:t>）在企业的决策过程中往往存在不可避免的风险</w:t>
      </w:r>
      <w:r>
        <w:rPr>
          <w:rFonts w:hint="eastAsia"/>
        </w:rPr>
        <w:t>,</w:t>
      </w:r>
      <w:r>
        <w:rPr>
          <w:rFonts w:hint="eastAsia"/>
        </w:rPr>
        <w:t>比如</w:t>
      </w:r>
      <w:r>
        <w:rPr>
          <w:rFonts w:hint="eastAsia"/>
        </w:rPr>
        <w:t>:</w:t>
      </w:r>
      <w:r>
        <w:rPr>
          <w:rFonts w:hint="eastAsia"/>
        </w:rPr>
        <w:t>现实与预期的不一致性</w:t>
      </w:r>
      <w:r>
        <w:rPr>
          <w:rFonts w:hint="eastAsia"/>
        </w:rPr>
        <w:t>,</w:t>
      </w:r>
      <w:r>
        <w:rPr>
          <w:rFonts w:hint="eastAsia"/>
        </w:rPr>
        <w:t>导致决策失误。</w:t>
      </w:r>
    </w:p>
    <w:p w14:paraId="182C02CA" w14:textId="77777777" w:rsidR="00884FDB" w:rsidRDefault="00902EDC">
      <w:r>
        <w:rPr>
          <w:rFonts w:hint="eastAsia"/>
        </w:rPr>
        <w:t>（</w:t>
      </w:r>
      <w:r>
        <w:rPr>
          <w:rFonts w:hint="eastAsia"/>
        </w:rPr>
        <w:t>2</w:t>
      </w:r>
      <w:r>
        <w:rPr>
          <w:rFonts w:hint="eastAsia"/>
        </w:rPr>
        <w:t>）我们企业主要是以技术创新为主</w:t>
      </w:r>
      <w:r>
        <w:rPr>
          <w:rFonts w:hint="eastAsia"/>
        </w:rPr>
        <w:t>,</w:t>
      </w:r>
      <w:r>
        <w:rPr>
          <w:rFonts w:hint="eastAsia"/>
        </w:rPr>
        <w:t>企业的增长速度比较快</w:t>
      </w:r>
      <w:r>
        <w:rPr>
          <w:rFonts w:hint="eastAsia"/>
        </w:rPr>
        <w:t>,</w:t>
      </w:r>
      <w:r>
        <w:rPr>
          <w:rFonts w:hint="eastAsia"/>
        </w:rPr>
        <w:t>如果不能及时地调整我们企业的组织结构</w:t>
      </w:r>
      <w:r>
        <w:rPr>
          <w:rFonts w:hint="eastAsia"/>
        </w:rPr>
        <w:t>,</w:t>
      </w:r>
      <w:r>
        <w:rPr>
          <w:rFonts w:hint="eastAsia"/>
        </w:rPr>
        <w:t>就会造成企业规模高速膨胀与组织结构落后的矛盾</w:t>
      </w:r>
      <w:r>
        <w:rPr>
          <w:rFonts w:hint="eastAsia"/>
        </w:rPr>
        <w:t>,</w:t>
      </w:r>
      <w:r>
        <w:rPr>
          <w:rFonts w:hint="eastAsia"/>
        </w:rPr>
        <w:t>成为风险的根源。</w:t>
      </w:r>
      <w:r>
        <w:rPr>
          <w:rFonts w:hint="eastAsia"/>
        </w:rPr>
        <w:br/>
      </w:r>
      <w:r>
        <w:rPr>
          <w:rFonts w:hint="eastAsia"/>
        </w:rPr>
        <w:lastRenderedPageBreak/>
        <w:t xml:space="preserve">   </w:t>
      </w:r>
      <w:r>
        <w:rPr>
          <w:rFonts w:hint="eastAsia"/>
        </w:rPr>
        <w:t>（</w:t>
      </w:r>
      <w:r>
        <w:rPr>
          <w:rFonts w:hint="eastAsia"/>
        </w:rPr>
        <w:t>3</w:t>
      </w:r>
      <w:r>
        <w:rPr>
          <w:rFonts w:hint="eastAsia"/>
        </w:rPr>
        <w:t>）虽然本公司对市场进行了充分调查</w:t>
      </w:r>
      <w:r>
        <w:rPr>
          <w:rFonts w:hint="eastAsia"/>
        </w:rPr>
        <w:t>,</w:t>
      </w:r>
      <w:r>
        <w:rPr>
          <w:rFonts w:hint="eastAsia"/>
        </w:rPr>
        <w:t>但是市场是在不停的变化之中</w:t>
      </w:r>
      <w:r>
        <w:rPr>
          <w:rFonts w:hint="eastAsia"/>
        </w:rPr>
        <w:t>,</w:t>
      </w:r>
      <w:r>
        <w:rPr>
          <w:rFonts w:hint="eastAsia"/>
        </w:rPr>
        <w:t>市场定位不够精确</w:t>
      </w:r>
      <w:r>
        <w:rPr>
          <w:rFonts w:hint="eastAsia"/>
        </w:rPr>
        <w:t>,</w:t>
      </w:r>
      <w:r>
        <w:rPr>
          <w:rFonts w:hint="eastAsia"/>
        </w:rPr>
        <w:t>致使研发产品不能满足市场需求，导致公司面临风险。</w:t>
      </w:r>
    </w:p>
    <w:p w14:paraId="6B73B002" w14:textId="3DAFE3E3" w:rsidR="00884FDB" w:rsidRDefault="00025C4A" w:rsidP="00025C4A">
      <w:pPr>
        <w:pStyle w:val="3"/>
        <w:ind w:firstLine="482"/>
      </w:pPr>
      <w:bookmarkStart w:id="980" w:name="_Toc67356005"/>
      <w:bookmarkStart w:id="981" w:name="_Toc67433121"/>
      <w:bookmarkStart w:id="982" w:name="_Toc67433182"/>
      <w:r>
        <w:rPr>
          <w:rFonts w:hint="eastAsia"/>
        </w:rPr>
        <w:t>（二）</w:t>
      </w:r>
      <w:r w:rsidR="00902EDC">
        <w:rPr>
          <w:rFonts w:hint="eastAsia"/>
        </w:rPr>
        <w:t>安全风险</w:t>
      </w:r>
      <w:bookmarkEnd w:id="980"/>
      <w:bookmarkEnd w:id="981"/>
      <w:bookmarkEnd w:id="982"/>
    </w:p>
    <w:p w14:paraId="50343882" w14:textId="77777777" w:rsidR="00884FDB" w:rsidRDefault="00902EDC">
      <w:r>
        <w:rPr>
          <w:rFonts w:hint="eastAsia"/>
        </w:rPr>
        <w:t>对于本公司来说，最大的风险莫过于</w:t>
      </w:r>
      <w:r>
        <w:rPr>
          <w:rFonts w:hint="eastAsia"/>
        </w:rPr>
        <w:t>APP</w:t>
      </w:r>
      <w:r>
        <w:rPr>
          <w:rFonts w:hint="eastAsia"/>
        </w:rPr>
        <w:t>的安全问题，而最大的安全问题就是黑客攻击。网络安全对于一个公司的正常运营至关重要，在当前的网络环境下，黑客攻击时有发生。一旦网络的数据库被攻破，网站上的保密数据就会泄露，客户和消费者的信息也会泄露，从而失去消费者的信任。</w:t>
      </w:r>
    </w:p>
    <w:p w14:paraId="7E68AFC2" w14:textId="361520A6" w:rsidR="00884FDB" w:rsidRDefault="00025C4A" w:rsidP="00025C4A">
      <w:pPr>
        <w:pStyle w:val="3"/>
        <w:ind w:firstLine="482"/>
      </w:pPr>
      <w:bookmarkStart w:id="983" w:name="_Toc67356006"/>
      <w:bookmarkStart w:id="984" w:name="_Toc67433122"/>
      <w:bookmarkStart w:id="985" w:name="_Toc67433183"/>
      <w:r>
        <w:rPr>
          <w:rFonts w:hint="eastAsia"/>
        </w:rPr>
        <w:t>（三）</w:t>
      </w:r>
      <w:r w:rsidR="00902EDC">
        <w:rPr>
          <w:rFonts w:hint="eastAsia"/>
        </w:rPr>
        <w:t>政策风险</w:t>
      </w:r>
      <w:bookmarkEnd w:id="983"/>
      <w:bookmarkEnd w:id="984"/>
      <w:bookmarkEnd w:id="985"/>
    </w:p>
    <w:p w14:paraId="112BB232" w14:textId="77777777" w:rsidR="00884FDB" w:rsidRDefault="00902EDC">
      <w:r>
        <w:rPr>
          <w:rFonts w:hint="eastAsia"/>
        </w:rPr>
        <w:t>经济政策风险是指在建设期和经营期内</w:t>
      </w:r>
      <w:r>
        <w:rPr>
          <w:rFonts w:hint="eastAsia"/>
        </w:rPr>
        <w:t>,</w:t>
      </w:r>
      <w:r>
        <w:rPr>
          <w:rFonts w:hint="eastAsia"/>
        </w:rPr>
        <w:t>由于所处的经济环境和经济条件的变化，致使实际的经济效益与预期的经济效益相背离。对经济环境和经济条件，应以宏观和微观两个角度进行考察。宏观经济环境与经济条件的变化</w:t>
      </w:r>
      <w:r>
        <w:rPr>
          <w:rFonts w:hint="eastAsia"/>
        </w:rPr>
        <w:t>,</w:t>
      </w:r>
      <w:r>
        <w:rPr>
          <w:rFonts w:hint="eastAsia"/>
        </w:rPr>
        <w:t>是指国家经济制度的变革、经济法规和经济政策的修改、产业政策的调整及经济发展速度的波动。结合本公司情况来看</w:t>
      </w:r>
      <w:r>
        <w:rPr>
          <w:rFonts w:hint="eastAsia"/>
        </w:rPr>
        <w:t>,</w:t>
      </w:r>
      <w:r>
        <w:rPr>
          <w:rFonts w:hint="eastAsia"/>
        </w:rPr>
        <w:t>公司面临一般企业共有的政策风险</w:t>
      </w:r>
      <w:r>
        <w:rPr>
          <w:rFonts w:hint="eastAsia"/>
        </w:rPr>
        <w:t>,</w:t>
      </w:r>
      <w:r>
        <w:rPr>
          <w:rFonts w:hint="eastAsia"/>
        </w:rPr>
        <w:t>包括国家宏观调控政策，财政货币政策以及税收政策，这些可能对公司今后的运营产生影响。</w:t>
      </w:r>
    </w:p>
    <w:p w14:paraId="545FE06F" w14:textId="56ADCF2D" w:rsidR="00884FDB" w:rsidRDefault="00025C4A" w:rsidP="00025C4A">
      <w:pPr>
        <w:pStyle w:val="3"/>
        <w:ind w:firstLine="482"/>
      </w:pPr>
      <w:bookmarkStart w:id="986" w:name="_Toc67356007"/>
      <w:bookmarkStart w:id="987" w:name="_Toc67433123"/>
      <w:bookmarkStart w:id="988" w:name="_Toc67433184"/>
      <w:r>
        <w:rPr>
          <w:rFonts w:hint="eastAsia"/>
        </w:rPr>
        <w:t>（四）</w:t>
      </w:r>
      <w:r w:rsidR="00902EDC">
        <w:rPr>
          <w:rFonts w:hint="eastAsia"/>
        </w:rPr>
        <w:t>人力资源风险</w:t>
      </w:r>
      <w:bookmarkEnd w:id="986"/>
      <w:bookmarkEnd w:id="987"/>
      <w:bookmarkEnd w:id="988"/>
    </w:p>
    <w:p w14:paraId="7D31EBF8" w14:textId="77777777" w:rsidR="00884FDB" w:rsidRDefault="00902EDC">
      <w:r>
        <w:rPr>
          <w:rFonts w:hint="eastAsia"/>
        </w:rPr>
        <w:t>本公司在人力资源方面采取以人为本的理念</w:t>
      </w:r>
      <w:r>
        <w:rPr>
          <w:rFonts w:hint="eastAsia"/>
        </w:rPr>
        <w:t>,</w:t>
      </w:r>
      <w:r>
        <w:rPr>
          <w:rFonts w:hint="eastAsia"/>
        </w:rPr>
        <w:t>人才是本公司发展的动力和源泉。虽然本公司在人力资源方面非常重视</w:t>
      </w:r>
      <w:r>
        <w:rPr>
          <w:rFonts w:hint="eastAsia"/>
        </w:rPr>
        <w:t>,</w:t>
      </w:r>
      <w:r>
        <w:rPr>
          <w:rFonts w:hint="eastAsia"/>
        </w:rPr>
        <w:t>但人才的流失是不可避免的。公司未来可能在员工奖励与约束机制上出现落实不到位的情况，从而导致人才流失影响公司正常的经营。员工的素质，员工的能力，以及员工的团结性都直接影响着公司的发展。每个职员都掌握着公司的部分财富，职员的流失也是公司财产的损失。其次，随着公司经营规模的不断扩张</w:t>
      </w:r>
      <w:r>
        <w:rPr>
          <w:rFonts w:hint="eastAsia"/>
        </w:rPr>
        <w:t>,</w:t>
      </w:r>
      <w:r>
        <w:rPr>
          <w:rFonts w:hint="eastAsia"/>
        </w:rPr>
        <w:t>公司对中高级管理人才、技术人员、尤其是高新技术领域的高水平人才的需求将大量的增加</w:t>
      </w:r>
      <w:r>
        <w:rPr>
          <w:rFonts w:hint="eastAsia"/>
        </w:rPr>
        <w:t>,</w:t>
      </w:r>
      <w:r>
        <w:rPr>
          <w:rFonts w:hint="eastAsia"/>
        </w:rPr>
        <w:t>人力资源的问题将日趋突出，影响着公司的快速的可持续发展</w:t>
      </w:r>
      <w:r>
        <w:rPr>
          <w:rFonts w:hint="eastAsia"/>
        </w:rPr>
        <w:t>,</w:t>
      </w:r>
      <w:r>
        <w:rPr>
          <w:rFonts w:hint="eastAsia"/>
        </w:rPr>
        <w:t>因此公司存在人力资源的风险。</w:t>
      </w:r>
    </w:p>
    <w:p w14:paraId="7F368DA3" w14:textId="68361614" w:rsidR="00884FDB" w:rsidRDefault="00025C4A" w:rsidP="00025C4A">
      <w:pPr>
        <w:pStyle w:val="3"/>
        <w:ind w:firstLine="482"/>
      </w:pPr>
      <w:bookmarkStart w:id="989" w:name="_Toc67356008"/>
      <w:bookmarkStart w:id="990" w:name="_Toc67433124"/>
      <w:bookmarkStart w:id="991" w:name="_Toc67433185"/>
      <w:r>
        <w:rPr>
          <w:rFonts w:hint="eastAsia"/>
        </w:rPr>
        <w:t>（五）</w:t>
      </w:r>
      <w:r w:rsidR="00902EDC">
        <w:rPr>
          <w:rFonts w:hint="eastAsia"/>
        </w:rPr>
        <w:t>技术风险</w:t>
      </w:r>
      <w:bookmarkEnd w:id="989"/>
      <w:bookmarkEnd w:id="990"/>
      <w:bookmarkEnd w:id="991"/>
    </w:p>
    <w:p w14:paraId="6AE4B2DA" w14:textId="77777777" w:rsidR="00884FDB" w:rsidRDefault="00902EDC">
      <w:r>
        <w:rPr>
          <w:rFonts w:hint="eastAsia"/>
        </w:rPr>
        <w:t>技术风险主要表现在技术不足、技术开发、技术保护及技术使用方面，现代技术的不断发展和消费者日益多样化的需求迫使本公司不断研发产品，但技术创新所需要的相关技术不配套、不成熟，技术创新所需要的相应设施、设备不够完善。这些将会影响到创新技术的适用性、先进性、完整性、可行性和可靠性，从而产生技术风险。其次，对技术创新的市场预测不够充分也会引起技术风险。任何一项新技术、新产品最终都要接受市场的检验。如果不能对技术的市场适应性、先进性和收益性做出比较科学的预测，就会使创新的技术在初始阶段就存在风险。这种风险来自于新产品不一定被市场接受，或投放市场后被其他同类产品取代，所发生的损失包括技术创新开发、转让转化过程中的损失。</w:t>
      </w:r>
    </w:p>
    <w:p w14:paraId="62AE5326" w14:textId="55BD4526" w:rsidR="00884FDB" w:rsidRDefault="00025C4A" w:rsidP="00025C4A">
      <w:pPr>
        <w:pStyle w:val="3"/>
        <w:ind w:firstLine="482"/>
      </w:pPr>
      <w:bookmarkStart w:id="992" w:name="_Toc67356009"/>
      <w:bookmarkStart w:id="993" w:name="_Toc67433125"/>
      <w:bookmarkStart w:id="994" w:name="_Toc67433186"/>
      <w:r>
        <w:rPr>
          <w:rFonts w:hint="eastAsia"/>
        </w:rPr>
        <w:t>（六）</w:t>
      </w:r>
      <w:r w:rsidR="00902EDC">
        <w:rPr>
          <w:rFonts w:hint="eastAsia"/>
        </w:rPr>
        <w:t>财务风险</w:t>
      </w:r>
      <w:bookmarkEnd w:id="992"/>
      <w:bookmarkEnd w:id="993"/>
      <w:bookmarkEnd w:id="994"/>
    </w:p>
    <w:p w14:paraId="54B8BFAE" w14:textId="77777777" w:rsidR="00884FDB" w:rsidRDefault="00902EDC">
      <w:r>
        <w:rPr>
          <w:rFonts w:hint="eastAsia"/>
        </w:rPr>
        <w:t>财务风险主要表现在公司财务结构不合理、融资不当或者公司经营管理不善，造成资金周转困难、公司预期收益下降的风险。财务风险是本公司在财务管理过程中必须面对的一个现实问题，财务风险是客观存在的，本公司对财务风险只有采取有效措施来降低风险，而不可能完全消除风险。</w:t>
      </w:r>
    </w:p>
    <w:p w14:paraId="4E9E5F1C" w14:textId="3670BF27" w:rsidR="00884FDB" w:rsidRDefault="00025C4A" w:rsidP="00025C4A">
      <w:pPr>
        <w:pStyle w:val="3"/>
        <w:ind w:firstLine="482"/>
      </w:pPr>
      <w:bookmarkStart w:id="995" w:name="_Toc67356010"/>
      <w:bookmarkStart w:id="996" w:name="_Toc67433126"/>
      <w:bookmarkStart w:id="997" w:name="_Toc67433187"/>
      <w:r>
        <w:rPr>
          <w:rFonts w:hint="eastAsia"/>
        </w:rPr>
        <w:t>（七）</w:t>
      </w:r>
      <w:r w:rsidR="00902EDC">
        <w:rPr>
          <w:rFonts w:hint="eastAsia"/>
        </w:rPr>
        <w:t>信誉风险</w:t>
      </w:r>
      <w:bookmarkEnd w:id="995"/>
      <w:bookmarkEnd w:id="996"/>
      <w:bookmarkEnd w:id="997"/>
    </w:p>
    <w:p w14:paraId="2CB39A67" w14:textId="77777777" w:rsidR="00884FDB" w:rsidRDefault="00902EDC">
      <w:r>
        <w:rPr>
          <w:rFonts w:hint="eastAsia"/>
        </w:rPr>
        <w:t>若本公司所制定的服务标准没有落实，可能会导致服务质量降低，消费者对企业的印象改变所带来的损失。或因企业决策失误导致企业形象受损。</w:t>
      </w:r>
    </w:p>
    <w:p w14:paraId="0137241C" w14:textId="77777777" w:rsidR="00884FDB" w:rsidRDefault="00902EDC">
      <w:r>
        <w:rPr>
          <w:rFonts w:hint="eastAsia"/>
        </w:rPr>
        <w:lastRenderedPageBreak/>
        <w:t>风险诱因及预防措施</w:t>
      </w:r>
    </w:p>
    <w:tbl>
      <w:tblPr>
        <w:tblStyle w:val="a5"/>
        <w:tblW w:w="10207" w:type="dxa"/>
        <w:tblInd w:w="-778" w:type="dxa"/>
        <w:tblLayout w:type="fixed"/>
        <w:tblLook w:val="04A0" w:firstRow="1" w:lastRow="0" w:firstColumn="1" w:lastColumn="0" w:noHBand="0" w:noVBand="1"/>
      </w:tblPr>
      <w:tblGrid>
        <w:gridCol w:w="1282"/>
        <w:gridCol w:w="2295"/>
        <w:gridCol w:w="3037"/>
        <w:gridCol w:w="3593"/>
      </w:tblGrid>
      <w:tr w:rsidR="00884FDB" w14:paraId="1A84D05D" w14:textId="77777777">
        <w:tc>
          <w:tcPr>
            <w:tcW w:w="1282" w:type="dxa"/>
          </w:tcPr>
          <w:p w14:paraId="3B70EC9C" w14:textId="77777777" w:rsidR="00884FDB" w:rsidRDefault="00902EDC">
            <w:r>
              <w:rPr>
                <w:rFonts w:hint="eastAsia"/>
              </w:rPr>
              <w:t>风险类型</w:t>
            </w:r>
          </w:p>
        </w:tc>
        <w:tc>
          <w:tcPr>
            <w:tcW w:w="2295" w:type="dxa"/>
          </w:tcPr>
          <w:p w14:paraId="7631FD7A" w14:textId="77777777" w:rsidR="00884FDB" w:rsidRDefault="00902EDC">
            <w:r>
              <w:rPr>
                <w:rFonts w:hint="eastAsia"/>
              </w:rPr>
              <w:t>风险因子</w:t>
            </w:r>
          </w:p>
        </w:tc>
        <w:tc>
          <w:tcPr>
            <w:tcW w:w="3037" w:type="dxa"/>
          </w:tcPr>
          <w:p w14:paraId="76D630B2" w14:textId="77777777" w:rsidR="00884FDB" w:rsidRDefault="00902EDC">
            <w:r>
              <w:rPr>
                <w:rFonts w:hint="eastAsia"/>
              </w:rPr>
              <w:t>危机预测</w:t>
            </w:r>
          </w:p>
        </w:tc>
        <w:tc>
          <w:tcPr>
            <w:tcW w:w="3593" w:type="dxa"/>
          </w:tcPr>
          <w:p w14:paraId="121714C7" w14:textId="77777777" w:rsidR="00884FDB" w:rsidRDefault="00902EDC">
            <w:r>
              <w:rPr>
                <w:rFonts w:hint="eastAsia"/>
              </w:rPr>
              <w:t>预防措施</w:t>
            </w:r>
          </w:p>
        </w:tc>
      </w:tr>
      <w:tr w:rsidR="00884FDB" w14:paraId="28631142" w14:textId="77777777">
        <w:tc>
          <w:tcPr>
            <w:tcW w:w="1282" w:type="dxa"/>
            <w:vMerge w:val="restart"/>
          </w:tcPr>
          <w:p w14:paraId="743A50DB" w14:textId="77777777" w:rsidR="00884FDB" w:rsidRDefault="00884FDB"/>
          <w:p w14:paraId="7C3CCFED" w14:textId="77777777" w:rsidR="00884FDB" w:rsidRDefault="00884FDB"/>
          <w:p w14:paraId="4401A65E" w14:textId="77777777" w:rsidR="00884FDB" w:rsidRDefault="00884FDB"/>
          <w:p w14:paraId="0E5833F3" w14:textId="77777777" w:rsidR="00884FDB" w:rsidRDefault="00884FDB"/>
          <w:p w14:paraId="68CDB5E9" w14:textId="77777777" w:rsidR="00884FDB" w:rsidRDefault="00884FDB"/>
          <w:p w14:paraId="36C8942C" w14:textId="77777777" w:rsidR="00884FDB" w:rsidRDefault="00902EDC">
            <w:r>
              <w:rPr>
                <w:rFonts w:hint="eastAsia"/>
              </w:rPr>
              <w:t>市场风险</w:t>
            </w:r>
          </w:p>
        </w:tc>
        <w:tc>
          <w:tcPr>
            <w:tcW w:w="2295" w:type="dxa"/>
          </w:tcPr>
          <w:p w14:paraId="47E91E5F" w14:textId="77777777" w:rsidR="00884FDB" w:rsidRDefault="00902EDC">
            <w:r>
              <w:rPr>
                <w:rFonts w:hint="eastAsia"/>
              </w:rPr>
              <w:t>消费者和客户的需求发生转移。</w:t>
            </w:r>
          </w:p>
        </w:tc>
        <w:tc>
          <w:tcPr>
            <w:tcW w:w="3037" w:type="dxa"/>
          </w:tcPr>
          <w:p w14:paraId="553EF9CD" w14:textId="77777777" w:rsidR="00884FDB" w:rsidRDefault="00902EDC">
            <w:r>
              <w:rPr>
                <w:rFonts w:hint="eastAsia"/>
              </w:rPr>
              <w:t>造成公司研发的产品无人使用。</w:t>
            </w:r>
          </w:p>
        </w:tc>
        <w:tc>
          <w:tcPr>
            <w:tcW w:w="3593" w:type="dxa"/>
          </w:tcPr>
          <w:p w14:paraId="6C021EC3" w14:textId="77777777" w:rsidR="00884FDB" w:rsidRDefault="00902EDC">
            <w:r>
              <w:rPr>
                <w:rFonts w:hint="eastAsia"/>
              </w:rPr>
              <w:t>公司运营期间做好市场调查和需求分析，在公司成长过程中时刻关注市场的变动，并对公司内部进行适应市场的调整。 </w:t>
            </w:r>
          </w:p>
        </w:tc>
      </w:tr>
      <w:tr w:rsidR="00884FDB" w14:paraId="4A135A8E" w14:textId="77777777">
        <w:tc>
          <w:tcPr>
            <w:tcW w:w="1282" w:type="dxa"/>
            <w:vMerge/>
          </w:tcPr>
          <w:p w14:paraId="7B99D289" w14:textId="77777777" w:rsidR="00884FDB" w:rsidRDefault="00884FDB"/>
        </w:tc>
        <w:tc>
          <w:tcPr>
            <w:tcW w:w="2295" w:type="dxa"/>
          </w:tcPr>
          <w:p w14:paraId="572ECF80" w14:textId="77777777" w:rsidR="00884FDB" w:rsidRDefault="00902EDC">
            <w:r>
              <w:rPr>
                <w:rFonts w:hint="eastAsia"/>
              </w:rPr>
              <w:t>市场现存的同类公司或是相同性公司的出现。 </w:t>
            </w:r>
          </w:p>
        </w:tc>
        <w:tc>
          <w:tcPr>
            <w:tcW w:w="3037" w:type="dxa"/>
          </w:tcPr>
          <w:p w14:paraId="39DB338C" w14:textId="77777777" w:rsidR="00884FDB" w:rsidRDefault="00902EDC">
            <w:r>
              <w:rPr>
                <w:rFonts w:hint="eastAsia"/>
              </w:rPr>
              <w:t>公司业务受到冲击，市场份额占据较少。</w:t>
            </w:r>
          </w:p>
        </w:tc>
        <w:tc>
          <w:tcPr>
            <w:tcW w:w="3593" w:type="dxa"/>
          </w:tcPr>
          <w:p w14:paraId="295557BB" w14:textId="77777777" w:rsidR="00884FDB" w:rsidRDefault="00902EDC">
            <w:r>
              <w:rPr>
                <w:rFonts w:hint="eastAsia"/>
              </w:rPr>
              <w:t>不断提高公司的创新力和服务质量；</w:t>
            </w:r>
            <w:proofErr w:type="gramStart"/>
            <w:r>
              <w:rPr>
                <w:rFonts w:hint="eastAsia"/>
              </w:rPr>
              <w:t>研发令</w:t>
            </w:r>
            <w:proofErr w:type="gramEnd"/>
            <w:r>
              <w:rPr>
                <w:rFonts w:hint="eastAsia"/>
              </w:rPr>
              <w:t>消费者满意的产品；积极努力提升自己的优势项目。</w:t>
            </w:r>
          </w:p>
        </w:tc>
      </w:tr>
      <w:tr w:rsidR="00884FDB" w14:paraId="5C5DA49D" w14:textId="77777777">
        <w:tc>
          <w:tcPr>
            <w:tcW w:w="1282" w:type="dxa"/>
            <w:vMerge/>
          </w:tcPr>
          <w:p w14:paraId="6385C736" w14:textId="77777777" w:rsidR="00884FDB" w:rsidRDefault="00884FDB"/>
        </w:tc>
        <w:tc>
          <w:tcPr>
            <w:tcW w:w="2295" w:type="dxa"/>
          </w:tcPr>
          <w:p w14:paraId="1E38435A" w14:textId="77777777" w:rsidR="00884FDB" w:rsidRDefault="00902EDC">
            <w:r>
              <w:rPr>
                <w:rFonts w:hint="eastAsia"/>
              </w:rPr>
              <w:t>公司的经营理念或是核心技术遭到其他公司的模仿。</w:t>
            </w:r>
          </w:p>
        </w:tc>
        <w:tc>
          <w:tcPr>
            <w:tcW w:w="3037" w:type="dxa"/>
          </w:tcPr>
          <w:p w14:paraId="6F7C9A46" w14:textId="77777777" w:rsidR="00884FDB" w:rsidRDefault="00902EDC">
            <w:r>
              <w:rPr>
                <w:rFonts w:hint="eastAsia"/>
              </w:rPr>
              <w:t>市场上出现大批的竞争对手，公司的市场份额将急剧减少。</w:t>
            </w:r>
          </w:p>
        </w:tc>
        <w:tc>
          <w:tcPr>
            <w:tcW w:w="3593" w:type="dxa"/>
          </w:tcPr>
          <w:p w14:paraId="1A3773AE" w14:textId="77777777" w:rsidR="00884FDB" w:rsidRDefault="00902EDC">
            <w:r>
              <w:rPr>
                <w:rFonts w:hint="eastAsia"/>
              </w:rPr>
              <w:t>优先选择其他公司未开发的服务项目；提升公司的核心竞争力。 </w:t>
            </w:r>
          </w:p>
        </w:tc>
      </w:tr>
      <w:tr w:rsidR="00884FDB" w14:paraId="2F528DB3" w14:textId="77777777">
        <w:tc>
          <w:tcPr>
            <w:tcW w:w="1282" w:type="dxa"/>
          </w:tcPr>
          <w:p w14:paraId="0F81030A" w14:textId="77777777" w:rsidR="00884FDB" w:rsidRDefault="00884FDB"/>
          <w:p w14:paraId="635E4E9A" w14:textId="77777777" w:rsidR="00884FDB" w:rsidRDefault="00902EDC">
            <w:r>
              <w:rPr>
                <w:rFonts w:hint="eastAsia"/>
              </w:rPr>
              <w:t>金融风险</w:t>
            </w:r>
          </w:p>
        </w:tc>
        <w:tc>
          <w:tcPr>
            <w:tcW w:w="2295" w:type="dxa"/>
          </w:tcPr>
          <w:p w14:paraId="33FA5E16" w14:textId="77777777" w:rsidR="00884FDB" w:rsidRDefault="00902EDC">
            <w:r>
              <w:rPr>
                <w:rFonts w:hint="eastAsia"/>
              </w:rPr>
              <w:t>利率的变动及经济环境变动。</w:t>
            </w:r>
          </w:p>
        </w:tc>
        <w:tc>
          <w:tcPr>
            <w:tcW w:w="3037" w:type="dxa"/>
          </w:tcPr>
          <w:p w14:paraId="26F83A4D" w14:textId="77777777" w:rsidR="00884FDB" w:rsidRDefault="00902EDC">
            <w:r>
              <w:rPr>
                <w:rFonts w:hint="eastAsia"/>
              </w:rPr>
              <w:t>银行贷款利息增加，公司的债务负担加重；公司的融资渠道阻塞 。</w:t>
            </w:r>
          </w:p>
        </w:tc>
        <w:tc>
          <w:tcPr>
            <w:tcW w:w="3593" w:type="dxa"/>
          </w:tcPr>
          <w:p w14:paraId="1BE15A51" w14:textId="77777777" w:rsidR="00884FDB" w:rsidRDefault="00902EDC">
            <w:r>
              <w:rPr>
                <w:rFonts w:hint="eastAsia"/>
              </w:rPr>
              <w:t>加强对金融环境的监控，采用金融工具进行金融风险控制。</w:t>
            </w:r>
          </w:p>
        </w:tc>
      </w:tr>
      <w:tr w:rsidR="00884FDB" w14:paraId="09523352" w14:textId="77777777">
        <w:tc>
          <w:tcPr>
            <w:tcW w:w="1282" w:type="dxa"/>
            <w:vMerge w:val="restart"/>
          </w:tcPr>
          <w:p w14:paraId="0D12CF51" w14:textId="77777777" w:rsidR="00884FDB" w:rsidRDefault="00884FDB"/>
          <w:p w14:paraId="25A80E40" w14:textId="77777777" w:rsidR="00884FDB" w:rsidRDefault="00884FDB"/>
          <w:p w14:paraId="3B376D17" w14:textId="77777777" w:rsidR="00884FDB" w:rsidRDefault="00884FDB"/>
          <w:p w14:paraId="5860DBE7" w14:textId="77777777" w:rsidR="00884FDB" w:rsidRDefault="00884FDB"/>
          <w:p w14:paraId="16E110E0" w14:textId="77777777" w:rsidR="00884FDB" w:rsidRDefault="00884FDB"/>
          <w:p w14:paraId="535120B0" w14:textId="77777777" w:rsidR="00884FDB" w:rsidRDefault="00884FDB"/>
          <w:p w14:paraId="6A5FEC6E" w14:textId="77777777" w:rsidR="00884FDB" w:rsidRDefault="00884FDB"/>
          <w:p w14:paraId="7CFE38C2" w14:textId="77777777" w:rsidR="00884FDB" w:rsidRDefault="00884FDB"/>
          <w:p w14:paraId="3FD473E5" w14:textId="77777777" w:rsidR="00884FDB" w:rsidRDefault="00884FDB"/>
          <w:p w14:paraId="546EF720" w14:textId="77777777" w:rsidR="00884FDB" w:rsidRDefault="00884FDB"/>
          <w:p w14:paraId="400B65C9" w14:textId="77777777" w:rsidR="00884FDB" w:rsidRDefault="00884FDB"/>
          <w:p w14:paraId="104C9DB9" w14:textId="77777777" w:rsidR="00884FDB" w:rsidRDefault="00884FDB"/>
          <w:p w14:paraId="664B838B" w14:textId="77777777" w:rsidR="00884FDB" w:rsidRDefault="00884FDB"/>
          <w:p w14:paraId="7A025451" w14:textId="77777777" w:rsidR="00884FDB" w:rsidRDefault="00884FDB"/>
          <w:p w14:paraId="4669AC0C" w14:textId="77777777" w:rsidR="00884FDB" w:rsidRDefault="00902EDC">
            <w:r>
              <w:rPr>
                <w:rFonts w:hint="eastAsia"/>
              </w:rPr>
              <w:t>经营风险</w:t>
            </w:r>
          </w:p>
        </w:tc>
        <w:tc>
          <w:tcPr>
            <w:tcW w:w="2295" w:type="dxa"/>
          </w:tcPr>
          <w:p w14:paraId="5EFA35AE" w14:textId="77777777" w:rsidR="00884FDB" w:rsidRDefault="00902EDC">
            <w:r>
              <w:rPr>
                <w:rFonts w:hint="eastAsia"/>
              </w:rPr>
              <w:t>服务质量不达标。</w:t>
            </w:r>
          </w:p>
        </w:tc>
        <w:tc>
          <w:tcPr>
            <w:tcW w:w="3037" w:type="dxa"/>
          </w:tcPr>
          <w:p w14:paraId="3FEA2E93" w14:textId="77777777" w:rsidR="00884FDB" w:rsidRDefault="00902EDC">
            <w:r>
              <w:rPr>
                <w:rFonts w:hint="eastAsia"/>
              </w:rPr>
              <w:t>客户或消费者购买的服务达不到他们预期的目标，引起客户和消费者不满。</w:t>
            </w:r>
          </w:p>
        </w:tc>
        <w:tc>
          <w:tcPr>
            <w:tcW w:w="3593" w:type="dxa"/>
          </w:tcPr>
          <w:p w14:paraId="1609997E" w14:textId="77777777" w:rsidR="00884FDB" w:rsidRDefault="00902EDC">
            <w:r>
              <w:rPr>
                <w:rFonts w:hint="eastAsia"/>
              </w:rPr>
              <w:t>加强员工培训和教育，积极宣传公司服务理念；建立完善的处理机制。</w:t>
            </w:r>
          </w:p>
        </w:tc>
      </w:tr>
      <w:tr w:rsidR="00884FDB" w14:paraId="0549B1F0" w14:textId="77777777">
        <w:tc>
          <w:tcPr>
            <w:tcW w:w="1282" w:type="dxa"/>
            <w:vMerge/>
          </w:tcPr>
          <w:p w14:paraId="31877B46" w14:textId="77777777" w:rsidR="00884FDB" w:rsidRDefault="00884FDB"/>
        </w:tc>
        <w:tc>
          <w:tcPr>
            <w:tcW w:w="2295" w:type="dxa"/>
          </w:tcPr>
          <w:p w14:paraId="359105E5" w14:textId="77777777" w:rsidR="00884FDB" w:rsidRDefault="00902EDC">
            <w:r>
              <w:rPr>
                <w:rFonts w:hint="eastAsia"/>
              </w:rPr>
              <w:t>公司经营成本超出了预计成本。</w:t>
            </w:r>
          </w:p>
        </w:tc>
        <w:tc>
          <w:tcPr>
            <w:tcW w:w="3037" w:type="dxa"/>
          </w:tcPr>
          <w:p w14:paraId="179BF763" w14:textId="77777777" w:rsidR="00884FDB" w:rsidRDefault="00902EDC">
            <w:r>
              <w:rPr>
                <w:rFonts w:hint="eastAsia"/>
              </w:rPr>
              <w:t>造成公司财务危机。</w:t>
            </w:r>
          </w:p>
        </w:tc>
        <w:tc>
          <w:tcPr>
            <w:tcW w:w="3593" w:type="dxa"/>
          </w:tcPr>
          <w:p w14:paraId="556E5898" w14:textId="77777777" w:rsidR="00884FDB" w:rsidRDefault="00902EDC">
            <w:r>
              <w:rPr>
                <w:rFonts w:hint="eastAsia"/>
              </w:rPr>
              <w:t>加强公司的成本管控，最大限度的降低公司经营成本。</w:t>
            </w:r>
          </w:p>
        </w:tc>
      </w:tr>
      <w:tr w:rsidR="00884FDB" w14:paraId="78FCDAB8" w14:textId="77777777">
        <w:tc>
          <w:tcPr>
            <w:tcW w:w="1282" w:type="dxa"/>
            <w:vMerge/>
          </w:tcPr>
          <w:p w14:paraId="773BFB2F" w14:textId="77777777" w:rsidR="00884FDB" w:rsidRDefault="00884FDB"/>
        </w:tc>
        <w:tc>
          <w:tcPr>
            <w:tcW w:w="2295" w:type="dxa"/>
          </w:tcPr>
          <w:p w14:paraId="5320205A" w14:textId="77777777" w:rsidR="00884FDB" w:rsidRDefault="00902EDC">
            <w:r>
              <w:rPr>
                <w:rFonts w:hint="eastAsia"/>
              </w:rPr>
              <w:t>公司各成员处理市场信息的不及时、不灵活。</w:t>
            </w:r>
          </w:p>
        </w:tc>
        <w:tc>
          <w:tcPr>
            <w:tcW w:w="3037" w:type="dxa"/>
          </w:tcPr>
          <w:p w14:paraId="1285F44A" w14:textId="77777777" w:rsidR="00884FDB" w:rsidRDefault="00902EDC">
            <w:r>
              <w:rPr>
                <w:rFonts w:hint="eastAsia"/>
              </w:rPr>
              <w:t>导致公司错过发展的最佳时期，造成公司损失。</w:t>
            </w:r>
          </w:p>
        </w:tc>
        <w:tc>
          <w:tcPr>
            <w:tcW w:w="3593" w:type="dxa"/>
          </w:tcPr>
          <w:p w14:paraId="37F97B52" w14:textId="77777777" w:rsidR="00884FDB" w:rsidRDefault="00902EDC">
            <w:r>
              <w:rPr>
                <w:rFonts w:hint="eastAsia"/>
              </w:rPr>
              <w:t>加强关键部门和环节的有效合理的控制，提高公司各成员各部门对市场信息的响应速度。</w:t>
            </w:r>
          </w:p>
        </w:tc>
      </w:tr>
      <w:tr w:rsidR="00884FDB" w14:paraId="7425627A" w14:textId="77777777">
        <w:tc>
          <w:tcPr>
            <w:tcW w:w="1282" w:type="dxa"/>
            <w:vMerge/>
          </w:tcPr>
          <w:p w14:paraId="175FAE32" w14:textId="77777777" w:rsidR="00884FDB" w:rsidRDefault="00884FDB"/>
        </w:tc>
        <w:tc>
          <w:tcPr>
            <w:tcW w:w="2295" w:type="dxa"/>
          </w:tcPr>
          <w:p w14:paraId="4CAA76A0" w14:textId="77777777" w:rsidR="00884FDB" w:rsidRDefault="00902EDC">
            <w:r>
              <w:rPr>
                <w:rFonts w:hint="eastAsia"/>
              </w:rPr>
              <w:t>公司内部成员会为了一己私利而出卖公司的内部机密。</w:t>
            </w:r>
          </w:p>
          <w:p w14:paraId="4295B663" w14:textId="77777777" w:rsidR="00884FDB" w:rsidRDefault="00884FDB"/>
        </w:tc>
        <w:tc>
          <w:tcPr>
            <w:tcW w:w="3037" w:type="dxa"/>
          </w:tcPr>
          <w:p w14:paraId="0482BAC7" w14:textId="77777777" w:rsidR="00884FDB" w:rsidRDefault="00902EDC">
            <w:r>
              <w:rPr>
                <w:rFonts w:hint="eastAsia"/>
              </w:rPr>
              <w:t>公司内部重要的数据丢失或被盗取；公司的核心竞争优势被削弱。</w:t>
            </w:r>
          </w:p>
          <w:p w14:paraId="26440A5C" w14:textId="77777777" w:rsidR="00884FDB" w:rsidRDefault="00884FDB"/>
        </w:tc>
        <w:tc>
          <w:tcPr>
            <w:tcW w:w="3593" w:type="dxa"/>
          </w:tcPr>
          <w:p w14:paraId="1B4E2964" w14:textId="77777777" w:rsidR="00884FDB" w:rsidRDefault="00902EDC">
            <w:r>
              <w:rPr>
                <w:rFonts w:hint="eastAsia"/>
              </w:rPr>
              <w:t>（</w:t>
            </w:r>
            <w:r>
              <w:rPr>
                <w:rFonts w:hint="eastAsia"/>
              </w:rPr>
              <w:t>1</w:t>
            </w:r>
            <w:r>
              <w:rPr>
                <w:rFonts w:hint="eastAsia"/>
              </w:rPr>
              <w:t>）公司内部各成员之间签订保密协议。</w:t>
            </w:r>
          </w:p>
          <w:p w14:paraId="20969D20" w14:textId="77777777" w:rsidR="00884FDB" w:rsidRDefault="00902EDC">
            <w:r>
              <w:rPr>
                <w:rFonts w:hint="eastAsia"/>
              </w:rPr>
              <w:t>（</w:t>
            </w:r>
            <w:r>
              <w:rPr>
                <w:rFonts w:hint="eastAsia"/>
              </w:rPr>
              <w:t>2</w:t>
            </w:r>
            <w:r>
              <w:rPr>
                <w:rFonts w:hint="eastAsia"/>
              </w:rPr>
              <w:t>）技术部门的电脑专人专用。</w:t>
            </w:r>
          </w:p>
          <w:p w14:paraId="4D168627" w14:textId="77777777" w:rsidR="00884FDB" w:rsidRDefault="00902EDC">
            <w:r>
              <w:rPr>
                <w:rFonts w:hint="eastAsia"/>
              </w:rPr>
              <w:t>（</w:t>
            </w:r>
            <w:r>
              <w:rPr>
                <w:rFonts w:hint="eastAsia"/>
              </w:rPr>
              <w:t>3</w:t>
            </w:r>
            <w:r>
              <w:rPr>
                <w:rFonts w:hint="eastAsia"/>
              </w:rPr>
              <w:t>）建立保密制度。</w:t>
            </w:r>
          </w:p>
        </w:tc>
      </w:tr>
      <w:tr w:rsidR="00884FDB" w14:paraId="76B235EF" w14:textId="77777777">
        <w:tc>
          <w:tcPr>
            <w:tcW w:w="1282" w:type="dxa"/>
            <w:vMerge/>
          </w:tcPr>
          <w:p w14:paraId="593FDA21" w14:textId="77777777" w:rsidR="00884FDB" w:rsidRDefault="00884FDB"/>
        </w:tc>
        <w:tc>
          <w:tcPr>
            <w:tcW w:w="2295" w:type="dxa"/>
          </w:tcPr>
          <w:p w14:paraId="01A00EEA" w14:textId="77777777" w:rsidR="00884FDB" w:rsidRDefault="00902EDC">
            <w:r>
              <w:rPr>
                <w:rFonts w:hint="eastAsia"/>
              </w:rPr>
              <w:t>商家、融资人或是公司的核心技术人员的中途退出。</w:t>
            </w:r>
            <w:r>
              <w:rPr>
                <w:rFonts w:hint="eastAsia"/>
              </w:rPr>
              <w:br/>
            </w:r>
          </w:p>
          <w:p w14:paraId="7468E233" w14:textId="77777777" w:rsidR="00884FDB" w:rsidRDefault="00884FDB"/>
        </w:tc>
        <w:tc>
          <w:tcPr>
            <w:tcW w:w="3037" w:type="dxa"/>
          </w:tcPr>
          <w:p w14:paraId="76BAAB65" w14:textId="77777777" w:rsidR="00884FDB" w:rsidRDefault="00902EDC">
            <w:r>
              <w:rPr>
                <w:rFonts w:hint="eastAsia"/>
              </w:rPr>
              <w:t>导致技术力量的削弱，公司人员的凝聚力下降，参与公司事业的积极性降低，影响公司正常运营。</w:t>
            </w:r>
            <w:r>
              <w:rPr>
                <w:rFonts w:hint="eastAsia"/>
              </w:rPr>
              <w:br/>
            </w:r>
          </w:p>
        </w:tc>
        <w:tc>
          <w:tcPr>
            <w:tcW w:w="3593" w:type="dxa"/>
          </w:tcPr>
          <w:p w14:paraId="724E4A95" w14:textId="77777777" w:rsidR="00884FDB" w:rsidRDefault="00902EDC">
            <w:r>
              <w:rPr>
                <w:rFonts w:hint="eastAsia"/>
              </w:rPr>
              <w:t>（</w:t>
            </w:r>
            <w:r>
              <w:rPr>
                <w:rFonts w:hint="eastAsia"/>
              </w:rPr>
              <w:t>1</w:t>
            </w:r>
            <w:r>
              <w:rPr>
                <w:rFonts w:hint="eastAsia"/>
              </w:rPr>
              <w:t>）把人才战略放在第一位，始终坚持培养公司的核心人物和技术人员，牢牢把握住公司的各项资金来源。</w:t>
            </w:r>
          </w:p>
          <w:p w14:paraId="409030F0" w14:textId="77777777" w:rsidR="00884FDB" w:rsidRDefault="00902EDC">
            <w:r>
              <w:rPr>
                <w:rFonts w:hint="eastAsia"/>
              </w:rPr>
              <w:t>（</w:t>
            </w:r>
            <w:r>
              <w:rPr>
                <w:rFonts w:hint="eastAsia"/>
              </w:rPr>
              <w:t>2</w:t>
            </w:r>
            <w:r>
              <w:rPr>
                <w:rFonts w:hint="eastAsia"/>
              </w:rPr>
              <w:t>）建立奖励机制。</w:t>
            </w:r>
          </w:p>
        </w:tc>
      </w:tr>
      <w:tr w:rsidR="00884FDB" w14:paraId="59F989AD" w14:textId="77777777">
        <w:trPr>
          <w:trHeight w:val="2438"/>
        </w:trPr>
        <w:tc>
          <w:tcPr>
            <w:tcW w:w="1282" w:type="dxa"/>
            <w:vMerge/>
          </w:tcPr>
          <w:p w14:paraId="2DCC0E5B" w14:textId="77777777" w:rsidR="00884FDB" w:rsidRDefault="00884FDB"/>
        </w:tc>
        <w:tc>
          <w:tcPr>
            <w:tcW w:w="2295" w:type="dxa"/>
          </w:tcPr>
          <w:p w14:paraId="084F8EB5" w14:textId="77777777" w:rsidR="00884FDB" w:rsidRDefault="00902EDC">
            <w:r>
              <w:rPr>
                <w:rFonts w:hint="eastAsia"/>
              </w:rPr>
              <w:t>公司的组织结构与公司的经营模式不适应，各成员认知的思想和管理模式出现冲突。</w:t>
            </w:r>
            <w:r>
              <w:rPr>
                <w:rFonts w:hint="eastAsia"/>
              </w:rPr>
              <w:t xml:space="preserve"> </w:t>
            </w:r>
          </w:p>
        </w:tc>
        <w:tc>
          <w:tcPr>
            <w:tcW w:w="3037" w:type="dxa"/>
          </w:tcPr>
          <w:p w14:paraId="6F225A77" w14:textId="77777777" w:rsidR="00884FDB" w:rsidRDefault="00902EDC">
            <w:r>
              <w:rPr>
                <w:rFonts w:hint="eastAsia"/>
              </w:rPr>
              <w:t>工作效率低，公司组织协调失衡，公司管理失控，严重的还会导致公司解体</w:t>
            </w:r>
          </w:p>
          <w:p w14:paraId="13F58796" w14:textId="77777777" w:rsidR="00884FDB" w:rsidRDefault="00884FDB"/>
        </w:tc>
        <w:tc>
          <w:tcPr>
            <w:tcW w:w="3593" w:type="dxa"/>
          </w:tcPr>
          <w:p w14:paraId="4D5F3ED0" w14:textId="77777777" w:rsidR="00884FDB" w:rsidRDefault="00902EDC">
            <w:r>
              <w:rPr>
                <w:rFonts w:hint="eastAsia"/>
              </w:rPr>
              <w:t>合理组建公司内部的各组织结构，合理分配公司内部各成员的责任，加强公司内部各成员之间的沟通，建立和增加公司内部各成员间的信任。</w:t>
            </w:r>
          </w:p>
        </w:tc>
      </w:tr>
      <w:tr w:rsidR="00884FDB" w14:paraId="5193A483" w14:textId="77777777">
        <w:tc>
          <w:tcPr>
            <w:tcW w:w="1282" w:type="dxa"/>
            <w:vMerge/>
          </w:tcPr>
          <w:p w14:paraId="5523A310" w14:textId="77777777" w:rsidR="00884FDB" w:rsidRDefault="00884FDB"/>
        </w:tc>
        <w:tc>
          <w:tcPr>
            <w:tcW w:w="2295" w:type="dxa"/>
          </w:tcPr>
          <w:p w14:paraId="53338842" w14:textId="77777777" w:rsidR="00884FDB" w:rsidRDefault="00902EDC">
            <w:r>
              <w:rPr>
                <w:rFonts w:hint="eastAsia"/>
              </w:rPr>
              <w:t>公司与客户和消费者联络渠道的阻塞。</w:t>
            </w:r>
          </w:p>
        </w:tc>
        <w:tc>
          <w:tcPr>
            <w:tcW w:w="3037" w:type="dxa"/>
          </w:tcPr>
          <w:p w14:paraId="7AFF37F2" w14:textId="77777777" w:rsidR="00884FDB" w:rsidRDefault="00902EDC">
            <w:r>
              <w:rPr>
                <w:rFonts w:hint="eastAsia"/>
              </w:rPr>
              <w:t>公司内部对于客户和消费者的要求不甚了解，导致公司的服务质量变差</w:t>
            </w:r>
          </w:p>
        </w:tc>
        <w:tc>
          <w:tcPr>
            <w:tcW w:w="3593" w:type="dxa"/>
          </w:tcPr>
          <w:p w14:paraId="2C12354D" w14:textId="77777777" w:rsidR="00884FDB" w:rsidRDefault="00902EDC">
            <w:r>
              <w:rPr>
                <w:rFonts w:hint="eastAsia"/>
              </w:rPr>
              <w:t>在公司、客户和消费者之间建立多样化的沟通渠道。</w:t>
            </w:r>
          </w:p>
        </w:tc>
      </w:tr>
      <w:tr w:rsidR="00884FDB" w14:paraId="0CE41FF2" w14:textId="77777777">
        <w:tc>
          <w:tcPr>
            <w:tcW w:w="1282" w:type="dxa"/>
            <w:vMerge/>
          </w:tcPr>
          <w:p w14:paraId="281B11C1" w14:textId="77777777" w:rsidR="00884FDB" w:rsidRDefault="00884FDB"/>
        </w:tc>
        <w:tc>
          <w:tcPr>
            <w:tcW w:w="2295" w:type="dxa"/>
          </w:tcPr>
          <w:p w14:paraId="3184DCA0" w14:textId="77777777" w:rsidR="00884FDB" w:rsidRDefault="00902EDC">
            <w:r>
              <w:rPr>
                <w:rFonts w:hint="eastAsia"/>
              </w:rPr>
              <w:t>研发技术难以创新。</w:t>
            </w:r>
          </w:p>
        </w:tc>
        <w:tc>
          <w:tcPr>
            <w:tcW w:w="3037" w:type="dxa"/>
          </w:tcPr>
          <w:p w14:paraId="5110B2DA" w14:textId="77777777" w:rsidR="00884FDB" w:rsidRDefault="00902EDC">
            <w:r>
              <w:rPr>
                <w:rFonts w:hint="eastAsia"/>
              </w:rPr>
              <w:t>产品与市场脱节，被市场淘汰，导致公司破产。</w:t>
            </w:r>
          </w:p>
        </w:tc>
        <w:tc>
          <w:tcPr>
            <w:tcW w:w="3593" w:type="dxa"/>
          </w:tcPr>
          <w:p w14:paraId="08AA2F0A" w14:textId="77777777" w:rsidR="00884FDB" w:rsidRDefault="00902EDC">
            <w:r>
              <w:rPr>
                <w:rFonts w:hint="eastAsia"/>
              </w:rPr>
              <w:t>（</w:t>
            </w:r>
            <w:r>
              <w:rPr>
                <w:rFonts w:hint="eastAsia"/>
              </w:rPr>
              <w:t>1</w:t>
            </w:r>
            <w:r>
              <w:rPr>
                <w:rFonts w:hint="eastAsia"/>
              </w:rPr>
              <w:t>）集中力量解决技术难题，</w:t>
            </w:r>
          </w:p>
          <w:p w14:paraId="03DB3DF2" w14:textId="77777777" w:rsidR="00884FDB" w:rsidRDefault="00902EDC">
            <w:r>
              <w:rPr>
                <w:rFonts w:hint="eastAsia"/>
              </w:rPr>
              <w:t>（</w:t>
            </w:r>
            <w:r>
              <w:rPr>
                <w:rFonts w:hint="eastAsia"/>
              </w:rPr>
              <w:t>2</w:t>
            </w:r>
            <w:r>
              <w:rPr>
                <w:rFonts w:hint="eastAsia"/>
              </w:rPr>
              <w:t>）积极引进人才同时加强员工培训。</w:t>
            </w:r>
          </w:p>
        </w:tc>
      </w:tr>
      <w:tr w:rsidR="00884FDB" w14:paraId="09E9D026" w14:textId="77777777">
        <w:tc>
          <w:tcPr>
            <w:tcW w:w="1282" w:type="dxa"/>
            <w:vMerge/>
          </w:tcPr>
          <w:p w14:paraId="26AA2EC7" w14:textId="77777777" w:rsidR="00884FDB" w:rsidRDefault="00884FDB"/>
        </w:tc>
        <w:tc>
          <w:tcPr>
            <w:tcW w:w="2295" w:type="dxa"/>
          </w:tcPr>
          <w:p w14:paraId="69D1540B" w14:textId="77777777" w:rsidR="00884FDB" w:rsidRDefault="00902EDC">
            <w:r>
              <w:rPr>
                <w:rFonts w:hint="eastAsia"/>
              </w:rPr>
              <w:t>信息系统被入侵。</w:t>
            </w:r>
          </w:p>
        </w:tc>
        <w:tc>
          <w:tcPr>
            <w:tcW w:w="3037" w:type="dxa"/>
          </w:tcPr>
          <w:p w14:paraId="1E921C57" w14:textId="77777777" w:rsidR="00884FDB" w:rsidRDefault="00902EDC">
            <w:r>
              <w:rPr>
                <w:rFonts w:hint="eastAsia"/>
              </w:rPr>
              <w:t>重要数据丢失，导致公司遭受损失。</w:t>
            </w:r>
          </w:p>
        </w:tc>
        <w:tc>
          <w:tcPr>
            <w:tcW w:w="3593" w:type="dxa"/>
          </w:tcPr>
          <w:p w14:paraId="6655F01F" w14:textId="77777777" w:rsidR="00884FDB" w:rsidRDefault="00902EDC">
            <w:r>
              <w:rPr>
                <w:rFonts w:hint="eastAsia"/>
              </w:rPr>
              <w:t>对重要数据进行加密管理；提高信息系统的健壮性。</w:t>
            </w:r>
          </w:p>
        </w:tc>
      </w:tr>
    </w:tbl>
    <w:p w14:paraId="69E2F115" w14:textId="05BCD023" w:rsidR="00884FDB" w:rsidRDefault="00902EDC" w:rsidP="00DA1AB0">
      <w:pPr>
        <w:pStyle w:val="2"/>
      </w:pPr>
      <w:bookmarkStart w:id="998" w:name="_Toc517636739"/>
      <w:bookmarkStart w:id="999" w:name="_Toc67356011"/>
      <w:bookmarkStart w:id="1000" w:name="_Toc67433127"/>
      <w:bookmarkStart w:id="1001" w:name="_Toc67433188"/>
      <w:r>
        <w:rPr>
          <w:rFonts w:hint="eastAsia"/>
        </w:rPr>
        <w:t>八、财务</w:t>
      </w:r>
      <w:bookmarkEnd w:id="998"/>
      <w:r>
        <w:rPr>
          <w:rFonts w:hint="eastAsia"/>
        </w:rPr>
        <w:t>预测</w:t>
      </w:r>
      <w:bookmarkEnd w:id="999"/>
      <w:bookmarkEnd w:id="1000"/>
      <w:bookmarkEnd w:id="1001"/>
    </w:p>
    <w:p w14:paraId="142BBABF" w14:textId="77777777" w:rsidR="00591D47" w:rsidRPr="00D92A29" w:rsidRDefault="00591D47" w:rsidP="00591D47">
      <w:pPr>
        <w:rPr>
          <w:ins w:id="1002" w:author="mico1999@foxmail.com" w:date="2021-03-23T23:02:00Z"/>
          <w:rFonts w:hint="eastAsia"/>
        </w:rPr>
      </w:pPr>
      <w:bookmarkStart w:id="1003" w:name="_Toc67356012"/>
      <w:ins w:id="1004" w:author="mico1999@foxmail.com" w:date="2021-03-23T23:02:00Z">
        <w:r>
          <w:rPr>
            <w:rFonts w:hint="eastAsia"/>
          </w:rPr>
          <w:t>为节约</w:t>
        </w:r>
        <w:proofErr w:type="gramStart"/>
        <w:r>
          <w:rPr>
            <w:rFonts w:hint="eastAsia"/>
          </w:rPr>
          <w:t>面试官您的</w:t>
        </w:r>
        <w:proofErr w:type="gramEnd"/>
        <w:r>
          <w:rPr>
            <w:rFonts w:hint="eastAsia"/>
          </w:rPr>
          <w:t>时间，故略。</w:t>
        </w:r>
      </w:ins>
    </w:p>
    <w:p w14:paraId="4247A412" w14:textId="0D1EDA21" w:rsidR="00884FDB" w:rsidDel="00591D47" w:rsidRDefault="00902EDC" w:rsidP="00DA1AB0">
      <w:pPr>
        <w:pStyle w:val="3"/>
        <w:ind w:firstLine="482"/>
        <w:rPr>
          <w:del w:id="1005" w:author="mico1999@foxmail.com" w:date="2021-03-23T23:02:00Z"/>
        </w:rPr>
      </w:pPr>
      <w:del w:id="1006" w:author="mico1999@foxmail.com" w:date="2021-03-23T23:02:00Z">
        <w:r w:rsidDel="00591D47">
          <w:rPr>
            <w:rFonts w:hint="eastAsia"/>
          </w:rPr>
          <w:delText>（一）财务假设</w:delText>
        </w:r>
        <w:bookmarkEnd w:id="1003"/>
      </w:del>
    </w:p>
    <w:p w14:paraId="516E2087" w14:textId="38F12F72" w:rsidR="00884FDB" w:rsidDel="00591D47" w:rsidRDefault="00902EDC">
      <w:pPr>
        <w:rPr>
          <w:del w:id="1007" w:author="mico1999@foxmail.com" w:date="2021-03-23T23:02:00Z"/>
        </w:rPr>
      </w:pPr>
      <w:del w:id="1008" w:author="mico1999@foxmail.com" w:date="2021-03-23T23:02:00Z">
        <w:r w:rsidDel="00591D47">
          <w:rPr>
            <w:rFonts w:hint="eastAsia"/>
          </w:rPr>
          <w:delText>1.</w:delText>
        </w:r>
        <w:r w:rsidDel="00591D47">
          <w:rPr>
            <w:rFonts w:hint="eastAsia"/>
          </w:rPr>
          <w:delText>为了实现公司的快速发展，前</w:delText>
        </w:r>
        <w:r w:rsidDel="00591D47">
          <w:rPr>
            <w:rFonts w:hint="eastAsia"/>
          </w:rPr>
          <w:delText>4</w:delText>
        </w:r>
        <w:r w:rsidDel="00591D47">
          <w:rPr>
            <w:rFonts w:hint="eastAsia"/>
          </w:rPr>
          <w:delText>年内不进行利润分配，均计入公司的未分配利润；</w:delText>
        </w:r>
        <w:r w:rsidDel="00591D47">
          <w:rPr>
            <w:rFonts w:hint="eastAsia"/>
          </w:rPr>
          <w:delText xml:space="preserve"> </w:delText>
        </w:r>
      </w:del>
    </w:p>
    <w:p w14:paraId="08E2BAA8" w14:textId="677968EF" w:rsidR="00884FDB" w:rsidDel="00591D47" w:rsidRDefault="00902EDC">
      <w:pPr>
        <w:rPr>
          <w:del w:id="1009" w:author="mico1999@foxmail.com" w:date="2021-03-23T23:02:00Z"/>
        </w:rPr>
      </w:pPr>
      <w:del w:id="1010" w:author="mico1999@foxmail.com" w:date="2021-03-23T23:02:00Z">
        <w:r w:rsidDel="00591D47">
          <w:rPr>
            <w:rFonts w:hint="eastAsia"/>
          </w:rPr>
          <w:delText>2.</w:delText>
        </w:r>
        <w:r w:rsidDel="00591D47">
          <w:rPr>
            <w:rFonts w:hint="eastAsia"/>
          </w:rPr>
          <w:delText>前</w:delText>
        </w:r>
        <w:r w:rsidDel="00591D47">
          <w:rPr>
            <w:rFonts w:hint="eastAsia"/>
          </w:rPr>
          <w:delText>4</w:delText>
        </w:r>
        <w:r w:rsidDel="00591D47">
          <w:rPr>
            <w:rFonts w:hint="eastAsia"/>
          </w:rPr>
          <w:delText>年不计算税收，不考虑政策创业补助及税收优惠。</w:delText>
        </w:r>
      </w:del>
    </w:p>
    <w:p w14:paraId="7D1F69D0" w14:textId="365924E1" w:rsidR="00884FDB" w:rsidDel="00591D47" w:rsidRDefault="00902EDC">
      <w:pPr>
        <w:rPr>
          <w:del w:id="1011" w:author="mico1999@foxmail.com" w:date="2021-03-23T23:02:00Z"/>
        </w:rPr>
      </w:pPr>
      <w:del w:id="1012" w:author="mico1999@foxmail.com" w:date="2021-03-23T23:02:00Z">
        <w:r w:rsidDel="00591D47">
          <w:rPr>
            <w:rFonts w:hint="eastAsia"/>
          </w:rPr>
          <w:delText>3.</w:delText>
        </w:r>
        <w:r w:rsidDel="00591D47">
          <w:rPr>
            <w:rFonts w:hint="eastAsia"/>
          </w:rPr>
          <w:delText>初期现金投入</w:delText>
        </w:r>
        <w:r w:rsidDel="00591D47">
          <w:rPr>
            <w:rFonts w:hint="eastAsia"/>
          </w:rPr>
          <w:delText>280</w:delText>
        </w:r>
        <w:r w:rsidDel="00591D47">
          <w:rPr>
            <w:rFonts w:hint="eastAsia"/>
          </w:rPr>
          <w:delText>万，为创始团队自有资金投入</w:delText>
        </w:r>
        <w:r w:rsidDel="00591D47">
          <w:rPr>
            <w:rFonts w:hint="eastAsia"/>
          </w:rPr>
          <w:delText>180</w:delText>
        </w:r>
        <w:r w:rsidDel="00591D47">
          <w:rPr>
            <w:rFonts w:hint="eastAsia"/>
          </w:rPr>
          <w:delText>万，银行贷款</w:delText>
        </w:r>
        <w:r w:rsidDel="00591D47">
          <w:rPr>
            <w:rFonts w:hint="eastAsia"/>
          </w:rPr>
          <w:delText>100</w:delText>
        </w:r>
        <w:r w:rsidDel="00591D47">
          <w:rPr>
            <w:rFonts w:hint="eastAsia"/>
          </w:rPr>
          <w:delText>万。</w:delText>
        </w:r>
      </w:del>
    </w:p>
    <w:p w14:paraId="392B45E7" w14:textId="72CA64C8" w:rsidR="00884FDB" w:rsidDel="00591D47" w:rsidRDefault="00902EDC">
      <w:pPr>
        <w:rPr>
          <w:del w:id="1013" w:author="mico1999@foxmail.com" w:date="2021-03-23T23:02:00Z"/>
        </w:rPr>
      </w:pPr>
      <w:del w:id="1014" w:author="mico1999@foxmail.com" w:date="2021-03-23T23:02:00Z">
        <w:r w:rsidDel="00591D47">
          <w:rPr>
            <w:rFonts w:hint="eastAsia"/>
          </w:rPr>
          <w:delText>4.</w:delText>
        </w:r>
        <w:r w:rsidDel="00591D47">
          <w:rPr>
            <w:rFonts w:hint="eastAsia"/>
          </w:rPr>
          <w:delText>固定资产折旧按直线折旧法折旧，无残值。</w:delText>
        </w:r>
      </w:del>
    </w:p>
    <w:p w14:paraId="4C2573C7" w14:textId="7EF8380C" w:rsidR="00884FDB" w:rsidDel="00591D47" w:rsidRDefault="00902EDC" w:rsidP="00DA1AB0">
      <w:pPr>
        <w:pStyle w:val="3"/>
        <w:ind w:firstLine="482"/>
        <w:rPr>
          <w:del w:id="1015" w:author="mico1999@foxmail.com" w:date="2021-03-23T23:02:00Z"/>
        </w:rPr>
      </w:pPr>
      <w:bookmarkStart w:id="1016" w:name="_Toc517636740"/>
      <w:bookmarkStart w:id="1017" w:name="_Toc67356013"/>
      <w:del w:id="1018" w:author="mico1999@foxmail.com" w:date="2021-03-23T23:02:00Z">
        <w:r w:rsidDel="00591D47">
          <w:rPr>
            <w:rFonts w:hint="eastAsia"/>
          </w:rPr>
          <w:delText>（二）初期总投资预算</w:delText>
        </w:r>
        <w:bookmarkEnd w:id="1016"/>
        <w:bookmarkEnd w:id="1017"/>
      </w:del>
    </w:p>
    <w:p w14:paraId="53D7705C" w14:textId="668784C7" w:rsidR="00884FDB" w:rsidDel="00591D47" w:rsidRDefault="00902EDC">
      <w:pPr>
        <w:rPr>
          <w:del w:id="1019" w:author="mico1999@foxmail.com" w:date="2021-03-23T23:02:00Z"/>
        </w:rPr>
      </w:pPr>
      <w:del w:id="1020" w:author="mico1999@foxmail.com" w:date="2021-03-23T23:02:00Z">
        <w:r w:rsidDel="00591D47">
          <w:rPr>
            <w:rFonts w:hint="eastAsia"/>
          </w:rPr>
          <w:delText>本项目的初始投资主要包括项目建设和项目运营的资金。项目初始投资为</w:delText>
        </w:r>
        <w:r w:rsidDel="00591D47">
          <w:rPr>
            <w:rFonts w:hint="eastAsia"/>
          </w:rPr>
          <w:delText>280</w:delText>
        </w:r>
        <w:r w:rsidDel="00591D47">
          <w:rPr>
            <w:rFonts w:hint="eastAsia"/>
          </w:rPr>
          <w:delText>万元，其中项目技术平台开发资金</w:delText>
        </w:r>
        <w:r w:rsidDel="00591D47">
          <w:rPr>
            <w:rFonts w:hint="eastAsia"/>
          </w:rPr>
          <w:delText>57</w:delText>
        </w:r>
        <w:r w:rsidDel="00591D47">
          <w:rPr>
            <w:rFonts w:hint="eastAsia"/>
          </w:rPr>
          <w:delText>万元，公司注册等开办费用</w:delText>
        </w:r>
        <w:r w:rsidDel="00591D47">
          <w:rPr>
            <w:rFonts w:hint="eastAsia"/>
          </w:rPr>
          <w:delText>2</w:delText>
        </w:r>
        <w:r w:rsidDel="00591D47">
          <w:rPr>
            <w:rFonts w:hint="eastAsia"/>
          </w:rPr>
          <w:delText>万元，公司办公场所租赁</w:delText>
        </w:r>
        <w:r w:rsidDel="00591D47">
          <w:rPr>
            <w:rFonts w:hint="eastAsia"/>
          </w:rPr>
          <w:delText>2</w:delText>
        </w:r>
        <w:r w:rsidDel="00591D47">
          <w:rPr>
            <w:rFonts w:hint="eastAsia"/>
          </w:rPr>
          <w:delText>年租金</w:delText>
        </w:r>
        <w:r w:rsidDel="00591D47">
          <w:rPr>
            <w:rFonts w:hint="eastAsia"/>
          </w:rPr>
          <w:delText>20</w:delText>
        </w:r>
        <w:r w:rsidDel="00591D47">
          <w:rPr>
            <w:rFonts w:hint="eastAsia"/>
          </w:rPr>
          <w:delText>万元，项目初期期</w:delText>
        </w:r>
        <w:r w:rsidDel="00591D47">
          <w:rPr>
            <w:rFonts w:hint="eastAsia"/>
          </w:rPr>
          <w:delText>12</w:delText>
        </w:r>
        <w:r w:rsidDel="00591D47">
          <w:rPr>
            <w:rFonts w:hint="eastAsia"/>
          </w:rPr>
          <w:delText>个月运营的人员薪酬开支</w:delText>
        </w:r>
        <w:r w:rsidDel="00591D47">
          <w:rPr>
            <w:rFonts w:hint="eastAsia"/>
          </w:rPr>
          <w:delText>40</w:delText>
        </w:r>
        <w:r w:rsidDel="00591D47">
          <w:rPr>
            <w:rFonts w:hint="eastAsia"/>
          </w:rPr>
          <w:delText>万元，项目初期办公用品</w:delText>
        </w:r>
        <w:r w:rsidDel="00591D47">
          <w:rPr>
            <w:rFonts w:hint="eastAsia"/>
          </w:rPr>
          <w:delText xml:space="preserve"> 3</w:delText>
        </w:r>
        <w:r w:rsidDel="00591D47">
          <w:rPr>
            <w:rFonts w:hint="eastAsia"/>
          </w:rPr>
          <w:delText>万元，办公设备采购</w:delText>
        </w:r>
        <w:r w:rsidDel="00591D47">
          <w:rPr>
            <w:rFonts w:hint="eastAsia"/>
          </w:rPr>
          <w:delText>35</w:delText>
        </w:r>
        <w:r w:rsidDel="00591D47">
          <w:rPr>
            <w:rFonts w:hint="eastAsia"/>
          </w:rPr>
          <w:delText>万元，项目平台的推广费用</w:delText>
        </w:r>
        <w:r w:rsidDel="00591D47">
          <w:rPr>
            <w:rFonts w:hint="eastAsia"/>
          </w:rPr>
          <w:delText>20</w:delText>
        </w:r>
        <w:r w:rsidDel="00591D47">
          <w:rPr>
            <w:rFonts w:hint="eastAsia"/>
          </w:rPr>
          <w:delText>万元，流转资金及其他费用</w:delText>
        </w:r>
        <w:r w:rsidDel="00591D47">
          <w:rPr>
            <w:rFonts w:hint="eastAsia"/>
          </w:rPr>
          <w:delText>30</w:delText>
        </w:r>
        <w:r w:rsidDel="00591D47">
          <w:rPr>
            <w:rFonts w:hint="eastAsia"/>
          </w:rPr>
          <w:delText>万。</w:delText>
        </w:r>
      </w:del>
    </w:p>
    <w:p w14:paraId="0AFE55D0" w14:textId="77FDAE71" w:rsidR="00884FDB" w:rsidDel="00591D47" w:rsidRDefault="00884FDB">
      <w:pPr>
        <w:rPr>
          <w:del w:id="1021" w:author="mico1999@foxmail.com" w:date="2021-03-23T23:02:00Z"/>
        </w:rPr>
      </w:pPr>
      <w:bookmarkStart w:id="1022" w:name="_Toc517636741"/>
    </w:p>
    <w:p w14:paraId="5A2EBE9D" w14:textId="351762C3" w:rsidR="00884FDB" w:rsidDel="00591D47" w:rsidRDefault="00902EDC" w:rsidP="00DA1AB0">
      <w:pPr>
        <w:pStyle w:val="3"/>
        <w:ind w:firstLine="482"/>
        <w:rPr>
          <w:del w:id="1023" w:author="mico1999@foxmail.com" w:date="2021-03-23T23:02:00Z"/>
        </w:rPr>
      </w:pPr>
      <w:bookmarkStart w:id="1024" w:name="_Toc67356014"/>
      <w:del w:id="1025" w:author="mico1999@foxmail.com" w:date="2021-03-23T23:02:00Z">
        <w:r w:rsidDel="00591D47">
          <w:rPr>
            <w:rFonts w:hint="eastAsia"/>
          </w:rPr>
          <w:delText>（三）利润预测</w:delText>
        </w:r>
        <w:bookmarkEnd w:id="1022"/>
        <w:bookmarkEnd w:id="1024"/>
      </w:del>
    </w:p>
    <w:p w14:paraId="4E5373C3" w14:textId="357667D1" w:rsidR="00884FDB" w:rsidDel="00591D47" w:rsidRDefault="00902EDC">
      <w:pPr>
        <w:rPr>
          <w:del w:id="1026" w:author="mico1999@foxmail.com" w:date="2021-03-23T23:02:00Z"/>
        </w:rPr>
      </w:pPr>
      <w:del w:id="1027" w:author="mico1999@foxmail.com" w:date="2021-03-23T23:02:00Z">
        <w:r w:rsidDel="00591D47">
          <w:rPr>
            <w:rFonts w:hint="eastAsia"/>
          </w:rPr>
          <w:delText>1.</w:delText>
        </w:r>
        <w:r w:rsidDel="00591D47">
          <w:rPr>
            <w:rFonts w:hint="eastAsia"/>
          </w:rPr>
          <w:delText>收入预测</w:delText>
        </w:r>
      </w:del>
    </w:p>
    <w:p w14:paraId="728CDACD" w14:textId="750CF100" w:rsidR="00884FDB" w:rsidDel="00591D47" w:rsidRDefault="00902EDC">
      <w:pPr>
        <w:rPr>
          <w:del w:id="1028" w:author="mico1999@foxmail.com" w:date="2021-03-23T23:02:00Z"/>
        </w:rPr>
      </w:pPr>
      <w:del w:id="1029" w:author="mico1999@foxmail.com" w:date="2021-03-23T23:02:00Z">
        <w:r w:rsidDel="00591D47">
          <w:rPr>
            <w:rFonts w:hint="eastAsia"/>
          </w:rPr>
          <w:delText>表</w:delText>
        </w:r>
        <w:r w:rsidDel="00591D47">
          <w:rPr>
            <w:rFonts w:hint="eastAsia"/>
          </w:rPr>
          <w:delText>2</w:delText>
        </w:r>
        <w:r w:rsidDel="00591D47">
          <w:rPr>
            <w:rFonts w:hint="eastAsia"/>
          </w:rPr>
          <w:delText>前四年收入预测表（单位：万元）</w:delText>
        </w:r>
      </w:del>
    </w:p>
    <w:tbl>
      <w:tblPr>
        <w:tblStyle w:val="a5"/>
        <w:tblW w:w="8740" w:type="dxa"/>
        <w:jc w:val="center"/>
        <w:tblLayout w:type="fixed"/>
        <w:tblLook w:val="04A0" w:firstRow="1" w:lastRow="0" w:firstColumn="1" w:lastColumn="0" w:noHBand="0" w:noVBand="1"/>
      </w:tblPr>
      <w:tblGrid>
        <w:gridCol w:w="1978"/>
        <w:gridCol w:w="1517"/>
        <w:gridCol w:w="1748"/>
        <w:gridCol w:w="1748"/>
        <w:gridCol w:w="1749"/>
      </w:tblGrid>
      <w:tr w:rsidR="00884FDB" w:rsidDel="00591D47" w14:paraId="48AFC413" w14:textId="7A041EF8">
        <w:trPr>
          <w:trHeight w:val="533"/>
          <w:jc w:val="center"/>
          <w:del w:id="1030" w:author="mico1999@foxmail.com" w:date="2021-03-23T23:02:00Z"/>
        </w:trPr>
        <w:tc>
          <w:tcPr>
            <w:tcW w:w="1978" w:type="dxa"/>
            <w:vAlign w:val="center"/>
          </w:tcPr>
          <w:p w14:paraId="20B2D7F2" w14:textId="20D2966A" w:rsidR="00884FDB" w:rsidDel="00591D47" w:rsidRDefault="00902EDC">
            <w:pPr>
              <w:rPr>
                <w:del w:id="1031" w:author="mico1999@foxmail.com" w:date="2021-03-23T23:02:00Z"/>
              </w:rPr>
            </w:pPr>
            <w:del w:id="1032" w:author="mico1999@foxmail.com" w:date="2021-03-23T23:02:00Z">
              <w:r w:rsidDel="00591D47">
                <w:rPr>
                  <w:rFonts w:hint="eastAsia"/>
                </w:rPr>
                <w:delText>项目</w:delText>
              </w:r>
            </w:del>
          </w:p>
        </w:tc>
        <w:tc>
          <w:tcPr>
            <w:tcW w:w="1517" w:type="dxa"/>
            <w:vAlign w:val="center"/>
          </w:tcPr>
          <w:p w14:paraId="081320EE" w14:textId="5F77264A" w:rsidR="00884FDB" w:rsidDel="00591D47" w:rsidRDefault="00902EDC">
            <w:pPr>
              <w:rPr>
                <w:del w:id="1033" w:author="mico1999@foxmail.com" w:date="2021-03-23T23:02:00Z"/>
              </w:rPr>
            </w:pPr>
            <w:del w:id="1034" w:author="mico1999@foxmail.com" w:date="2021-03-23T23:02:00Z">
              <w:r w:rsidDel="00591D47">
                <w:rPr>
                  <w:rFonts w:hint="eastAsia"/>
                </w:rPr>
                <w:delText>第一年</w:delText>
              </w:r>
            </w:del>
          </w:p>
        </w:tc>
        <w:tc>
          <w:tcPr>
            <w:tcW w:w="1748" w:type="dxa"/>
            <w:vAlign w:val="center"/>
          </w:tcPr>
          <w:p w14:paraId="60E2FEE9" w14:textId="47322413" w:rsidR="00884FDB" w:rsidDel="00591D47" w:rsidRDefault="00902EDC">
            <w:pPr>
              <w:rPr>
                <w:del w:id="1035" w:author="mico1999@foxmail.com" w:date="2021-03-23T23:02:00Z"/>
              </w:rPr>
            </w:pPr>
            <w:del w:id="1036" w:author="mico1999@foxmail.com" w:date="2021-03-23T23:02:00Z">
              <w:r w:rsidDel="00591D47">
                <w:rPr>
                  <w:rFonts w:hint="eastAsia"/>
                </w:rPr>
                <w:delText>第二年</w:delText>
              </w:r>
            </w:del>
          </w:p>
        </w:tc>
        <w:tc>
          <w:tcPr>
            <w:tcW w:w="1748" w:type="dxa"/>
            <w:vAlign w:val="center"/>
          </w:tcPr>
          <w:p w14:paraId="7F5A102D" w14:textId="0D466129" w:rsidR="00884FDB" w:rsidDel="00591D47" w:rsidRDefault="00902EDC">
            <w:pPr>
              <w:rPr>
                <w:del w:id="1037" w:author="mico1999@foxmail.com" w:date="2021-03-23T23:02:00Z"/>
              </w:rPr>
            </w:pPr>
            <w:del w:id="1038" w:author="mico1999@foxmail.com" w:date="2021-03-23T23:02:00Z">
              <w:r w:rsidDel="00591D47">
                <w:rPr>
                  <w:rFonts w:hint="eastAsia"/>
                </w:rPr>
                <w:delText>第三年</w:delText>
              </w:r>
            </w:del>
          </w:p>
        </w:tc>
        <w:tc>
          <w:tcPr>
            <w:tcW w:w="1749" w:type="dxa"/>
            <w:vAlign w:val="center"/>
          </w:tcPr>
          <w:p w14:paraId="3D2B7EE4" w14:textId="00669238" w:rsidR="00884FDB" w:rsidDel="00591D47" w:rsidRDefault="00902EDC">
            <w:pPr>
              <w:rPr>
                <w:del w:id="1039" w:author="mico1999@foxmail.com" w:date="2021-03-23T23:02:00Z"/>
              </w:rPr>
            </w:pPr>
            <w:del w:id="1040" w:author="mico1999@foxmail.com" w:date="2021-03-23T23:02:00Z">
              <w:r w:rsidDel="00591D47">
                <w:rPr>
                  <w:rFonts w:hint="eastAsia"/>
                </w:rPr>
                <w:delText>第四年</w:delText>
              </w:r>
            </w:del>
          </w:p>
        </w:tc>
      </w:tr>
      <w:tr w:rsidR="00884FDB" w:rsidDel="00591D47" w14:paraId="595DB55A" w14:textId="7A72F5EC">
        <w:trPr>
          <w:trHeight w:val="718"/>
          <w:jc w:val="center"/>
          <w:del w:id="1041" w:author="mico1999@foxmail.com" w:date="2021-03-23T23:02:00Z"/>
        </w:trPr>
        <w:tc>
          <w:tcPr>
            <w:tcW w:w="1978" w:type="dxa"/>
            <w:vAlign w:val="center"/>
          </w:tcPr>
          <w:p w14:paraId="1A01DF2D" w14:textId="27457B4D" w:rsidR="00884FDB" w:rsidDel="00591D47" w:rsidRDefault="00902EDC">
            <w:pPr>
              <w:rPr>
                <w:del w:id="1042" w:author="mico1999@foxmail.com" w:date="2021-03-23T23:02:00Z"/>
              </w:rPr>
            </w:pPr>
            <w:del w:id="1043" w:author="mico1999@foxmail.com" w:date="2021-03-23T23:02:00Z">
              <w:r w:rsidDel="00591D47">
                <w:rPr>
                  <w:rFonts w:hint="eastAsia"/>
                </w:rPr>
                <w:delText>运营商补贴分成</w:delText>
              </w:r>
            </w:del>
          </w:p>
        </w:tc>
        <w:tc>
          <w:tcPr>
            <w:tcW w:w="1517" w:type="dxa"/>
            <w:vAlign w:val="center"/>
          </w:tcPr>
          <w:p w14:paraId="54DB85C2" w14:textId="737EDC20" w:rsidR="00884FDB" w:rsidDel="00591D47" w:rsidRDefault="00902EDC">
            <w:pPr>
              <w:rPr>
                <w:del w:id="1044" w:author="mico1999@foxmail.com" w:date="2021-03-23T23:02:00Z"/>
              </w:rPr>
            </w:pPr>
            <w:del w:id="1045" w:author="mico1999@foxmail.com" w:date="2021-03-23T23:02:00Z">
              <w:r w:rsidDel="00591D47">
                <w:rPr>
                  <w:rFonts w:hint="eastAsia"/>
                </w:rPr>
                <w:delText>110</w:delText>
              </w:r>
            </w:del>
          </w:p>
        </w:tc>
        <w:tc>
          <w:tcPr>
            <w:tcW w:w="1748" w:type="dxa"/>
            <w:vAlign w:val="center"/>
          </w:tcPr>
          <w:p w14:paraId="04A7371A" w14:textId="0F5BF6BC" w:rsidR="00884FDB" w:rsidDel="00591D47" w:rsidRDefault="00902EDC">
            <w:pPr>
              <w:rPr>
                <w:del w:id="1046" w:author="mico1999@foxmail.com" w:date="2021-03-23T23:02:00Z"/>
              </w:rPr>
            </w:pPr>
            <w:del w:id="1047" w:author="mico1999@foxmail.com" w:date="2021-03-23T23:02:00Z">
              <w:r w:rsidDel="00591D47">
                <w:rPr>
                  <w:rFonts w:hint="eastAsia"/>
                </w:rPr>
                <w:delText>150</w:delText>
              </w:r>
            </w:del>
          </w:p>
        </w:tc>
        <w:tc>
          <w:tcPr>
            <w:tcW w:w="1748" w:type="dxa"/>
            <w:vAlign w:val="center"/>
          </w:tcPr>
          <w:p w14:paraId="1DF988D6" w14:textId="08F53AD6" w:rsidR="00884FDB" w:rsidDel="00591D47" w:rsidRDefault="00902EDC">
            <w:pPr>
              <w:rPr>
                <w:del w:id="1048" w:author="mico1999@foxmail.com" w:date="2021-03-23T23:02:00Z"/>
              </w:rPr>
            </w:pPr>
            <w:del w:id="1049" w:author="mico1999@foxmail.com" w:date="2021-03-23T23:02:00Z">
              <w:r w:rsidDel="00591D47">
                <w:rPr>
                  <w:rFonts w:hint="eastAsia"/>
                </w:rPr>
                <w:delText>200</w:delText>
              </w:r>
            </w:del>
          </w:p>
        </w:tc>
        <w:tc>
          <w:tcPr>
            <w:tcW w:w="1749" w:type="dxa"/>
            <w:vAlign w:val="center"/>
          </w:tcPr>
          <w:p w14:paraId="0903298D" w14:textId="7B2CA2EA" w:rsidR="00884FDB" w:rsidDel="00591D47" w:rsidRDefault="00902EDC">
            <w:pPr>
              <w:rPr>
                <w:del w:id="1050" w:author="mico1999@foxmail.com" w:date="2021-03-23T23:02:00Z"/>
              </w:rPr>
            </w:pPr>
            <w:del w:id="1051" w:author="mico1999@foxmail.com" w:date="2021-03-23T23:02:00Z">
              <w:r w:rsidDel="00591D47">
                <w:rPr>
                  <w:rFonts w:hint="eastAsia"/>
                </w:rPr>
                <w:delText>230</w:delText>
              </w:r>
            </w:del>
          </w:p>
        </w:tc>
      </w:tr>
      <w:tr w:rsidR="00884FDB" w:rsidDel="00591D47" w14:paraId="4B736D79" w14:textId="0290389B">
        <w:trPr>
          <w:trHeight w:val="748"/>
          <w:jc w:val="center"/>
          <w:del w:id="1052" w:author="mico1999@foxmail.com" w:date="2021-03-23T23:02:00Z"/>
        </w:trPr>
        <w:tc>
          <w:tcPr>
            <w:tcW w:w="1978" w:type="dxa"/>
            <w:vAlign w:val="center"/>
          </w:tcPr>
          <w:p w14:paraId="7B032132" w14:textId="765AFE73" w:rsidR="00884FDB" w:rsidDel="00591D47" w:rsidRDefault="00902EDC">
            <w:pPr>
              <w:rPr>
                <w:del w:id="1053" w:author="mico1999@foxmail.com" w:date="2021-03-23T23:02:00Z"/>
              </w:rPr>
            </w:pPr>
            <w:del w:id="1054" w:author="mico1999@foxmail.com" w:date="2021-03-23T23:02:00Z">
              <w:r w:rsidDel="00591D47">
                <w:rPr>
                  <w:rFonts w:hint="eastAsia"/>
                </w:rPr>
                <w:delText>平台费</w:delText>
              </w:r>
            </w:del>
          </w:p>
        </w:tc>
        <w:tc>
          <w:tcPr>
            <w:tcW w:w="1517" w:type="dxa"/>
            <w:vAlign w:val="center"/>
          </w:tcPr>
          <w:p w14:paraId="421D83C2" w14:textId="0F406800" w:rsidR="00884FDB" w:rsidDel="00591D47" w:rsidRDefault="00902EDC">
            <w:pPr>
              <w:rPr>
                <w:del w:id="1055" w:author="mico1999@foxmail.com" w:date="2021-03-23T23:02:00Z"/>
              </w:rPr>
            </w:pPr>
            <w:del w:id="1056" w:author="mico1999@foxmail.com" w:date="2021-03-23T23:02:00Z">
              <w:r w:rsidDel="00591D47">
                <w:rPr>
                  <w:rFonts w:hint="eastAsia"/>
                </w:rPr>
                <w:delText>84</w:delText>
              </w:r>
            </w:del>
          </w:p>
        </w:tc>
        <w:tc>
          <w:tcPr>
            <w:tcW w:w="1748" w:type="dxa"/>
            <w:vAlign w:val="center"/>
          </w:tcPr>
          <w:p w14:paraId="0154886A" w14:textId="6FC76791" w:rsidR="00884FDB" w:rsidDel="00591D47" w:rsidRDefault="00902EDC">
            <w:pPr>
              <w:rPr>
                <w:del w:id="1057" w:author="mico1999@foxmail.com" w:date="2021-03-23T23:02:00Z"/>
              </w:rPr>
            </w:pPr>
            <w:del w:id="1058" w:author="mico1999@foxmail.com" w:date="2021-03-23T23:02:00Z">
              <w:r w:rsidDel="00591D47">
                <w:rPr>
                  <w:rFonts w:hint="eastAsia"/>
                </w:rPr>
                <w:delText>100</w:delText>
              </w:r>
            </w:del>
          </w:p>
        </w:tc>
        <w:tc>
          <w:tcPr>
            <w:tcW w:w="1748" w:type="dxa"/>
            <w:vAlign w:val="center"/>
          </w:tcPr>
          <w:p w14:paraId="2302034E" w14:textId="70E66736" w:rsidR="00884FDB" w:rsidDel="00591D47" w:rsidRDefault="00902EDC">
            <w:pPr>
              <w:rPr>
                <w:del w:id="1059" w:author="mico1999@foxmail.com" w:date="2021-03-23T23:02:00Z"/>
              </w:rPr>
            </w:pPr>
            <w:del w:id="1060" w:author="mico1999@foxmail.com" w:date="2021-03-23T23:02:00Z">
              <w:r w:rsidDel="00591D47">
                <w:rPr>
                  <w:rFonts w:hint="eastAsia"/>
                </w:rPr>
                <w:delText>120</w:delText>
              </w:r>
            </w:del>
          </w:p>
        </w:tc>
        <w:tc>
          <w:tcPr>
            <w:tcW w:w="1749" w:type="dxa"/>
            <w:vAlign w:val="center"/>
          </w:tcPr>
          <w:p w14:paraId="1F45950A" w14:textId="2906BD13" w:rsidR="00884FDB" w:rsidDel="00591D47" w:rsidRDefault="00902EDC">
            <w:pPr>
              <w:rPr>
                <w:del w:id="1061" w:author="mico1999@foxmail.com" w:date="2021-03-23T23:02:00Z"/>
              </w:rPr>
            </w:pPr>
            <w:del w:id="1062" w:author="mico1999@foxmail.com" w:date="2021-03-23T23:02:00Z">
              <w:r w:rsidDel="00591D47">
                <w:rPr>
                  <w:rFonts w:hint="eastAsia"/>
                </w:rPr>
                <w:delText>150</w:delText>
              </w:r>
            </w:del>
          </w:p>
        </w:tc>
      </w:tr>
      <w:tr w:rsidR="00884FDB" w:rsidDel="00591D47" w14:paraId="03397EF4" w14:textId="3B608FBF">
        <w:trPr>
          <w:trHeight w:val="703"/>
          <w:jc w:val="center"/>
          <w:del w:id="1063" w:author="mico1999@foxmail.com" w:date="2021-03-23T23:02:00Z"/>
        </w:trPr>
        <w:tc>
          <w:tcPr>
            <w:tcW w:w="1978" w:type="dxa"/>
            <w:vAlign w:val="center"/>
          </w:tcPr>
          <w:p w14:paraId="263B8C12" w14:textId="0EA9DC57" w:rsidR="00884FDB" w:rsidDel="00591D47" w:rsidRDefault="00902EDC">
            <w:pPr>
              <w:rPr>
                <w:del w:id="1064" w:author="mico1999@foxmail.com" w:date="2021-03-23T23:02:00Z"/>
              </w:rPr>
            </w:pPr>
            <w:del w:id="1065" w:author="mico1999@foxmail.com" w:date="2021-03-23T23:02:00Z">
              <w:r w:rsidDel="00591D47">
                <w:rPr>
                  <w:rFonts w:hint="eastAsia"/>
                </w:rPr>
                <w:delText>用户服务费</w:delText>
              </w:r>
            </w:del>
          </w:p>
        </w:tc>
        <w:tc>
          <w:tcPr>
            <w:tcW w:w="1517" w:type="dxa"/>
            <w:vAlign w:val="center"/>
          </w:tcPr>
          <w:p w14:paraId="557946E2" w14:textId="52A36EEC" w:rsidR="00884FDB" w:rsidDel="00591D47" w:rsidRDefault="00902EDC">
            <w:pPr>
              <w:rPr>
                <w:del w:id="1066" w:author="mico1999@foxmail.com" w:date="2021-03-23T23:02:00Z"/>
              </w:rPr>
            </w:pPr>
            <w:del w:id="1067" w:author="mico1999@foxmail.com" w:date="2021-03-23T23:02:00Z">
              <w:r w:rsidDel="00591D47">
                <w:rPr>
                  <w:rFonts w:hint="eastAsia"/>
                </w:rPr>
                <w:delText>40</w:delText>
              </w:r>
            </w:del>
          </w:p>
        </w:tc>
        <w:tc>
          <w:tcPr>
            <w:tcW w:w="1748" w:type="dxa"/>
            <w:vAlign w:val="center"/>
          </w:tcPr>
          <w:p w14:paraId="28A13CB8" w14:textId="42F8D3D0" w:rsidR="00884FDB" w:rsidDel="00591D47" w:rsidRDefault="00902EDC">
            <w:pPr>
              <w:rPr>
                <w:del w:id="1068" w:author="mico1999@foxmail.com" w:date="2021-03-23T23:02:00Z"/>
              </w:rPr>
            </w:pPr>
            <w:del w:id="1069" w:author="mico1999@foxmail.com" w:date="2021-03-23T23:02:00Z">
              <w:r w:rsidDel="00591D47">
                <w:rPr>
                  <w:rFonts w:hint="eastAsia"/>
                </w:rPr>
                <w:delText>55</w:delText>
              </w:r>
            </w:del>
          </w:p>
        </w:tc>
        <w:tc>
          <w:tcPr>
            <w:tcW w:w="1748" w:type="dxa"/>
            <w:vAlign w:val="center"/>
          </w:tcPr>
          <w:p w14:paraId="4CA338E8" w14:textId="382246EB" w:rsidR="00884FDB" w:rsidDel="00591D47" w:rsidRDefault="00902EDC">
            <w:pPr>
              <w:rPr>
                <w:del w:id="1070" w:author="mico1999@foxmail.com" w:date="2021-03-23T23:02:00Z"/>
              </w:rPr>
            </w:pPr>
            <w:del w:id="1071" w:author="mico1999@foxmail.com" w:date="2021-03-23T23:02:00Z">
              <w:r w:rsidDel="00591D47">
                <w:rPr>
                  <w:rFonts w:hint="eastAsia"/>
                </w:rPr>
                <w:delText>60</w:delText>
              </w:r>
            </w:del>
          </w:p>
        </w:tc>
        <w:tc>
          <w:tcPr>
            <w:tcW w:w="1749" w:type="dxa"/>
            <w:vAlign w:val="center"/>
          </w:tcPr>
          <w:p w14:paraId="2CCB02DC" w14:textId="39884234" w:rsidR="00884FDB" w:rsidDel="00591D47" w:rsidRDefault="00902EDC">
            <w:pPr>
              <w:rPr>
                <w:del w:id="1072" w:author="mico1999@foxmail.com" w:date="2021-03-23T23:02:00Z"/>
              </w:rPr>
            </w:pPr>
            <w:del w:id="1073" w:author="mico1999@foxmail.com" w:date="2021-03-23T23:02:00Z">
              <w:r w:rsidDel="00591D47">
                <w:rPr>
                  <w:rFonts w:hint="eastAsia"/>
                </w:rPr>
                <w:delText>70</w:delText>
              </w:r>
            </w:del>
          </w:p>
        </w:tc>
      </w:tr>
      <w:tr w:rsidR="00884FDB" w:rsidDel="00591D47" w14:paraId="7BF9D1FE" w14:textId="03304DA1">
        <w:trPr>
          <w:trHeight w:val="723"/>
          <w:jc w:val="center"/>
          <w:del w:id="1074" w:author="mico1999@foxmail.com" w:date="2021-03-23T23:02:00Z"/>
        </w:trPr>
        <w:tc>
          <w:tcPr>
            <w:tcW w:w="1978" w:type="dxa"/>
            <w:vAlign w:val="center"/>
          </w:tcPr>
          <w:p w14:paraId="4FC7FFA0" w14:textId="37638291" w:rsidR="00884FDB" w:rsidDel="00591D47" w:rsidRDefault="00902EDC">
            <w:pPr>
              <w:rPr>
                <w:del w:id="1075" w:author="mico1999@foxmail.com" w:date="2021-03-23T23:02:00Z"/>
              </w:rPr>
            </w:pPr>
            <w:del w:id="1076" w:author="mico1999@foxmail.com" w:date="2021-03-23T23:02:00Z">
              <w:r w:rsidDel="00591D47">
                <w:rPr>
                  <w:rFonts w:hint="eastAsia"/>
                </w:rPr>
                <w:delText>其他</w:delText>
              </w:r>
            </w:del>
          </w:p>
        </w:tc>
        <w:tc>
          <w:tcPr>
            <w:tcW w:w="1517" w:type="dxa"/>
            <w:vAlign w:val="center"/>
          </w:tcPr>
          <w:p w14:paraId="46A684AE" w14:textId="094AF793" w:rsidR="00884FDB" w:rsidDel="00591D47" w:rsidRDefault="00902EDC">
            <w:pPr>
              <w:rPr>
                <w:del w:id="1077" w:author="mico1999@foxmail.com" w:date="2021-03-23T23:02:00Z"/>
              </w:rPr>
            </w:pPr>
            <w:del w:id="1078" w:author="mico1999@foxmail.com" w:date="2021-03-23T23:02:00Z">
              <w:r w:rsidDel="00591D47">
                <w:rPr>
                  <w:rFonts w:hint="eastAsia"/>
                </w:rPr>
                <w:delText>15</w:delText>
              </w:r>
            </w:del>
          </w:p>
        </w:tc>
        <w:tc>
          <w:tcPr>
            <w:tcW w:w="1748" w:type="dxa"/>
            <w:vAlign w:val="center"/>
          </w:tcPr>
          <w:p w14:paraId="7D3CD2BC" w14:textId="0AA215CB" w:rsidR="00884FDB" w:rsidDel="00591D47" w:rsidRDefault="00902EDC">
            <w:pPr>
              <w:rPr>
                <w:del w:id="1079" w:author="mico1999@foxmail.com" w:date="2021-03-23T23:02:00Z"/>
              </w:rPr>
            </w:pPr>
            <w:del w:id="1080" w:author="mico1999@foxmail.com" w:date="2021-03-23T23:02:00Z">
              <w:r w:rsidDel="00591D47">
                <w:rPr>
                  <w:rFonts w:hint="eastAsia"/>
                </w:rPr>
                <w:delText>20</w:delText>
              </w:r>
            </w:del>
          </w:p>
        </w:tc>
        <w:tc>
          <w:tcPr>
            <w:tcW w:w="1748" w:type="dxa"/>
            <w:vAlign w:val="center"/>
          </w:tcPr>
          <w:p w14:paraId="216D7A19" w14:textId="10A6BF28" w:rsidR="00884FDB" w:rsidDel="00591D47" w:rsidRDefault="00902EDC">
            <w:pPr>
              <w:rPr>
                <w:del w:id="1081" w:author="mico1999@foxmail.com" w:date="2021-03-23T23:02:00Z"/>
              </w:rPr>
            </w:pPr>
            <w:del w:id="1082" w:author="mico1999@foxmail.com" w:date="2021-03-23T23:02:00Z">
              <w:r w:rsidDel="00591D47">
                <w:rPr>
                  <w:rFonts w:hint="eastAsia"/>
                </w:rPr>
                <w:delText>18</w:delText>
              </w:r>
            </w:del>
          </w:p>
        </w:tc>
        <w:tc>
          <w:tcPr>
            <w:tcW w:w="1749" w:type="dxa"/>
            <w:vAlign w:val="center"/>
          </w:tcPr>
          <w:p w14:paraId="7FF1D809" w14:textId="64895289" w:rsidR="00884FDB" w:rsidDel="00591D47" w:rsidRDefault="00902EDC">
            <w:pPr>
              <w:rPr>
                <w:del w:id="1083" w:author="mico1999@foxmail.com" w:date="2021-03-23T23:02:00Z"/>
              </w:rPr>
            </w:pPr>
            <w:del w:id="1084" w:author="mico1999@foxmail.com" w:date="2021-03-23T23:02:00Z">
              <w:r w:rsidDel="00591D47">
                <w:rPr>
                  <w:rFonts w:hint="eastAsia"/>
                </w:rPr>
                <w:delText>22</w:delText>
              </w:r>
            </w:del>
          </w:p>
        </w:tc>
      </w:tr>
      <w:tr w:rsidR="00884FDB" w:rsidDel="00591D47" w14:paraId="76466B52" w14:textId="68C33EDE">
        <w:trPr>
          <w:trHeight w:val="863"/>
          <w:jc w:val="center"/>
          <w:del w:id="1085" w:author="mico1999@foxmail.com" w:date="2021-03-23T23:02:00Z"/>
        </w:trPr>
        <w:tc>
          <w:tcPr>
            <w:tcW w:w="1978" w:type="dxa"/>
            <w:vAlign w:val="center"/>
          </w:tcPr>
          <w:p w14:paraId="39F9FFE0" w14:textId="0D1CC0BA" w:rsidR="00884FDB" w:rsidDel="00591D47" w:rsidRDefault="00902EDC">
            <w:pPr>
              <w:rPr>
                <w:del w:id="1086" w:author="mico1999@foxmail.com" w:date="2021-03-23T23:02:00Z"/>
              </w:rPr>
            </w:pPr>
            <w:del w:id="1087" w:author="mico1999@foxmail.com" w:date="2021-03-23T23:02:00Z">
              <w:r w:rsidDel="00591D47">
                <w:rPr>
                  <w:rFonts w:hint="eastAsia"/>
                </w:rPr>
                <w:delText>合计</w:delText>
              </w:r>
            </w:del>
          </w:p>
        </w:tc>
        <w:tc>
          <w:tcPr>
            <w:tcW w:w="1517" w:type="dxa"/>
            <w:vAlign w:val="center"/>
          </w:tcPr>
          <w:p w14:paraId="46D9FEEE" w14:textId="426416E1" w:rsidR="00884FDB" w:rsidDel="00591D47" w:rsidRDefault="00902EDC">
            <w:pPr>
              <w:rPr>
                <w:del w:id="1088" w:author="mico1999@foxmail.com" w:date="2021-03-23T23:02:00Z"/>
              </w:rPr>
            </w:pPr>
            <w:del w:id="1089" w:author="mico1999@foxmail.com" w:date="2021-03-23T23:02:00Z">
              <w:r w:rsidDel="00591D47">
                <w:rPr>
                  <w:rFonts w:hint="eastAsia"/>
                </w:rPr>
                <w:delText>249</w:delText>
              </w:r>
            </w:del>
          </w:p>
        </w:tc>
        <w:tc>
          <w:tcPr>
            <w:tcW w:w="1748" w:type="dxa"/>
            <w:vAlign w:val="center"/>
          </w:tcPr>
          <w:p w14:paraId="3415C009" w14:textId="5252FEDA" w:rsidR="00884FDB" w:rsidDel="00591D47" w:rsidRDefault="00902EDC">
            <w:pPr>
              <w:rPr>
                <w:del w:id="1090" w:author="mico1999@foxmail.com" w:date="2021-03-23T23:02:00Z"/>
              </w:rPr>
            </w:pPr>
            <w:del w:id="1091" w:author="mico1999@foxmail.com" w:date="2021-03-23T23:02:00Z">
              <w:r w:rsidDel="00591D47">
                <w:rPr>
                  <w:rFonts w:hint="eastAsia"/>
                </w:rPr>
                <w:delText>325</w:delText>
              </w:r>
            </w:del>
          </w:p>
        </w:tc>
        <w:tc>
          <w:tcPr>
            <w:tcW w:w="1748" w:type="dxa"/>
            <w:vAlign w:val="center"/>
          </w:tcPr>
          <w:p w14:paraId="4174EF5D" w14:textId="28BF9607" w:rsidR="00884FDB" w:rsidDel="00591D47" w:rsidRDefault="00902EDC">
            <w:pPr>
              <w:rPr>
                <w:del w:id="1092" w:author="mico1999@foxmail.com" w:date="2021-03-23T23:02:00Z"/>
              </w:rPr>
            </w:pPr>
            <w:del w:id="1093" w:author="mico1999@foxmail.com" w:date="2021-03-23T23:02:00Z">
              <w:r w:rsidDel="00591D47">
                <w:rPr>
                  <w:rFonts w:hint="eastAsia"/>
                </w:rPr>
                <w:delText>398</w:delText>
              </w:r>
            </w:del>
          </w:p>
        </w:tc>
        <w:tc>
          <w:tcPr>
            <w:tcW w:w="1749" w:type="dxa"/>
            <w:vAlign w:val="center"/>
          </w:tcPr>
          <w:p w14:paraId="3E0F914F" w14:textId="56467A00" w:rsidR="00884FDB" w:rsidDel="00591D47" w:rsidRDefault="00902EDC">
            <w:pPr>
              <w:rPr>
                <w:del w:id="1094" w:author="mico1999@foxmail.com" w:date="2021-03-23T23:02:00Z"/>
              </w:rPr>
            </w:pPr>
            <w:del w:id="1095" w:author="mico1999@foxmail.com" w:date="2021-03-23T23:02:00Z">
              <w:r w:rsidDel="00591D47">
                <w:rPr>
                  <w:rFonts w:hint="eastAsia"/>
                </w:rPr>
                <w:delText>472</w:delText>
              </w:r>
            </w:del>
          </w:p>
        </w:tc>
      </w:tr>
    </w:tbl>
    <w:p w14:paraId="06903103" w14:textId="254FC7EE" w:rsidR="00884FDB" w:rsidDel="00591D47" w:rsidRDefault="00884FDB">
      <w:pPr>
        <w:rPr>
          <w:del w:id="1096" w:author="mico1999@foxmail.com" w:date="2021-03-23T23:02:00Z"/>
        </w:rPr>
      </w:pPr>
    </w:p>
    <w:p w14:paraId="64B4FC41" w14:textId="00B5C3EA" w:rsidR="00884FDB" w:rsidDel="00591D47" w:rsidRDefault="00884FDB">
      <w:pPr>
        <w:rPr>
          <w:del w:id="1097" w:author="mico1999@foxmail.com" w:date="2021-03-23T23:02:00Z"/>
        </w:rPr>
      </w:pPr>
    </w:p>
    <w:p w14:paraId="0E3E4459" w14:textId="5829A24D" w:rsidR="00884FDB" w:rsidDel="00591D47" w:rsidRDefault="00884FDB">
      <w:pPr>
        <w:rPr>
          <w:del w:id="1098" w:author="mico1999@foxmail.com" w:date="2021-03-23T23:02:00Z"/>
        </w:rPr>
      </w:pPr>
    </w:p>
    <w:p w14:paraId="05D0D20B" w14:textId="504449F3" w:rsidR="00884FDB" w:rsidDel="00591D47" w:rsidRDefault="00884FDB">
      <w:pPr>
        <w:rPr>
          <w:del w:id="1099" w:author="mico1999@foxmail.com" w:date="2021-03-23T23:02:00Z"/>
        </w:rPr>
      </w:pPr>
    </w:p>
    <w:p w14:paraId="37169CF4" w14:textId="66D5DCBF" w:rsidR="00884FDB" w:rsidDel="00591D47" w:rsidRDefault="00884FDB">
      <w:pPr>
        <w:rPr>
          <w:del w:id="1100" w:author="mico1999@foxmail.com" w:date="2021-03-23T23:02:00Z"/>
        </w:rPr>
      </w:pPr>
    </w:p>
    <w:p w14:paraId="799015E1" w14:textId="358273B0" w:rsidR="00884FDB" w:rsidDel="00591D47" w:rsidRDefault="00884FDB">
      <w:pPr>
        <w:rPr>
          <w:del w:id="1101" w:author="mico1999@foxmail.com" w:date="2021-03-23T23:02:00Z"/>
        </w:rPr>
      </w:pPr>
    </w:p>
    <w:p w14:paraId="27A43F64" w14:textId="689CFAC8" w:rsidR="00884FDB" w:rsidDel="00591D47" w:rsidRDefault="00884FDB">
      <w:pPr>
        <w:rPr>
          <w:del w:id="1102" w:author="mico1999@foxmail.com" w:date="2021-03-23T23:02:00Z"/>
        </w:rPr>
      </w:pPr>
    </w:p>
    <w:p w14:paraId="6320B379" w14:textId="7A05A743" w:rsidR="00884FDB" w:rsidDel="00591D47" w:rsidRDefault="00902EDC">
      <w:pPr>
        <w:rPr>
          <w:del w:id="1103" w:author="mico1999@foxmail.com" w:date="2021-03-23T23:02:00Z"/>
        </w:rPr>
      </w:pPr>
      <w:del w:id="1104" w:author="mico1999@foxmail.com" w:date="2021-03-23T23:02:00Z">
        <w:r w:rsidDel="00591D47">
          <w:rPr>
            <w:rFonts w:hint="eastAsia"/>
          </w:rPr>
          <w:delText>2.</w:delText>
        </w:r>
        <w:r w:rsidDel="00591D47">
          <w:rPr>
            <w:rFonts w:hint="eastAsia"/>
          </w:rPr>
          <w:delText>成本费用说明及预测</w:delText>
        </w:r>
      </w:del>
    </w:p>
    <w:p w14:paraId="7892021E" w14:textId="1DEF06ED" w:rsidR="00884FDB" w:rsidDel="00591D47" w:rsidRDefault="00902EDC">
      <w:pPr>
        <w:rPr>
          <w:del w:id="1105" w:author="mico1999@foxmail.com" w:date="2021-03-23T23:02:00Z"/>
        </w:rPr>
      </w:pPr>
      <w:del w:id="1106" w:author="mico1999@foxmail.com" w:date="2021-03-23T23:02:00Z">
        <w:r w:rsidDel="00591D47">
          <w:rPr>
            <w:rFonts w:hint="eastAsia"/>
          </w:rPr>
          <w:delText>筹备期间公司网站及</w:delText>
        </w:r>
        <w:r w:rsidDel="00591D47">
          <w:rPr>
            <w:rFonts w:hint="eastAsia"/>
          </w:rPr>
          <w:delText>APP</w:delText>
        </w:r>
        <w:r w:rsidDel="00591D47">
          <w:rPr>
            <w:rFonts w:hint="eastAsia"/>
          </w:rPr>
          <w:delText>建设费用和其它前期的开办费用在公司开始营业的第一年一次性计入管理费用。</w:delText>
        </w:r>
      </w:del>
    </w:p>
    <w:p w14:paraId="14683EF3" w14:textId="4FF75A91" w:rsidR="00884FDB" w:rsidDel="00591D47" w:rsidRDefault="00902EDC">
      <w:pPr>
        <w:rPr>
          <w:del w:id="1107" w:author="mico1999@foxmail.com" w:date="2021-03-23T23:02:00Z"/>
        </w:rPr>
      </w:pPr>
      <w:del w:id="1108" w:author="mico1999@foxmail.com" w:date="2021-03-23T23:02:00Z">
        <w:r w:rsidDel="00591D47">
          <w:rPr>
            <w:rFonts w:hint="eastAsia"/>
          </w:rPr>
          <w:delText>公司在营运期间，成本主要包括：办公场所租金、固定资产折旧、</w:delText>
        </w:r>
        <w:r w:rsidDel="00591D47">
          <w:rPr>
            <w:rFonts w:hint="eastAsia"/>
          </w:rPr>
          <w:delText xml:space="preserve"> </w:delText>
        </w:r>
        <w:r w:rsidDel="00591D47">
          <w:rPr>
            <w:rFonts w:hint="eastAsia"/>
          </w:rPr>
          <w:delText>工作人员的劳务费、网络维护费用、各经营的办公耗材以及各项日常办公费用。预期随着经营规模的扩大，这类成本会进一步扩大。</w:delText>
        </w:r>
      </w:del>
    </w:p>
    <w:p w14:paraId="7E43A21A" w14:textId="453D823E" w:rsidR="00884FDB" w:rsidDel="00591D47" w:rsidRDefault="00902EDC">
      <w:pPr>
        <w:rPr>
          <w:del w:id="1109" w:author="mico1999@foxmail.com" w:date="2021-03-23T23:02:00Z"/>
        </w:rPr>
      </w:pPr>
      <w:del w:id="1110" w:author="mico1999@foxmail.com" w:date="2021-03-23T23:02:00Z">
        <w:r w:rsidDel="00591D47">
          <w:rPr>
            <w:rFonts w:hint="eastAsia"/>
          </w:rPr>
          <w:delText>表</w:delText>
        </w:r>
        <w:r w:rsidDel="00591D47">
          <w:rPr>
            <w:rFonts w:hint="eastAsia"/>
          </w:rPr>
          <w:delText>3</w:delText>
        </w:r>
        <w:r w:rsidDel="00591D47">
          <w:rPr>
            <w:rFonts w:hint="eastAsia"/>
          </w:rPr>
          <w:delText>前四年成本预测表（单位：万元）</w:delText>
        </w:r>
      </w:del>
    </w:p>
    <w:tbl>
      <w:tblPr>
        <w:tblStyle w:val="a5"/>
        <w:tblW w:w="8522" w:type="dxa"/>
        <w:tblLayout w:type="fixed"/>
        <w:tblLook w:val="04A0" w:firstRow="1" w:lastRow="0" w:firstColumn="1" w:lastColumn="0" w:noHBand="0" w:noVBand="1"/>
      </w:tblPr>
      <w:tblGrid>
        <w:gridCol w:w="2093"/>
        <w:gridCol w:w="1417"/>
        <w:gridCol w:w="1602"/>
        <w:gridCol w:w="1705"/>
        <w:gridCol w:w="1705"/>
      </w:tblGrid>
      <w:tr w:rsidR="00884FDB" w:rsidDel="00591D47" w14:paraId="40F752B2" w14:textId="367C924C">
        <w:trPr>
          <w:del w:id="1111" w:author="mico1999@foxmail.com" w:date="2021-03-23T23:02:00Z"/>
        </w:trPr>
        <w:tc>
          <w:tcPr>
            <w:tcW w:w="2093" w:type="dxa"/>
            <w:vAlign w:val="center"/>
          </w:tcPr>
          <w:p w14:paraId="03AEB7A2" w14:textId="004A0162" w:rsidR="00884FDB" w:rsidDel="00591D47" w:rsidRDefault="00902EDC">
            <w:pPr>
              <w:rPr>
                <w:del w:id="1112" w:author="mico1999@foxmail.com" w:date="2021-03-23T23:02:00Z"/>
              </w:rPr>
            </w:pPr>
            <w:del w:id="1113" w:author="mico1999@foxmail.com" w:date="2021-03-23T23:02:00Z">
              <w:r w:rsidDel="00591D47">
                <w:rPr>
                  <w:rFonts w:hint="eastAsia"/>
                </w:rPr>
                <w:delText>项目</w:delText>
              </w:r>
            </w:del>
          </w:p>
        </w:tc>
        <w:tc>
          <w:tcPr>
            <w:tcW w:w="1417" w:type="dxa"/>
            <w:vAlign w:val="center"/>
          </w:tcPr>
          <w:p w14:paraId="60C782D0" w14:textId="203374F3" w:rsidR="00884FDB" w:rsidDel="00591D47" w:rsidRDefault="00902EDC">
            <w:pPr>
              <w:rPr>
                <w:del w:id="1114" w:author="mico1999@foxmail.com" w:date="2021-03-23T23:02:00Z"/>
              </w:rPr>
            </w:pPr>
            <w:del w:id="1115" w:author="mico1999@foxmail.com" w:date="2021-03-23T23:02:00Z">
              <w:r w:rsidDel="00591D47">
                <w:rPr>
                  <w:rFonts w:hint="eastAsia"/>
                </w:rPr>
                <w:delText>第一年</w:delText>
              </w:r>
            </w:del>
          </w:p>
        </w:tc>
        <w:tc>
          <w:tcPr>
            <w:tcW w:w="1602" w:type="dxa"/>
            <w:vAlign w:val="center"/>
          </w:tcPr>
          <w:p w14:paraId="60F251E8" w14:textId="1B55CCE1" w:rsidR="00884FDB" w:rsidDel="00591D47" w:rsidRDefault="00902EDC">
            <w:pPr>
              <w:rPr>
                <w:del w:id="1116" w:author="mico1999@foxmail.com" w:date="2021-03-23T23:02:00Z"/>
              </w:rPr>
            </w:pPr>
            <w:del w:id="1117" w:author="mico1999@foxmail.com" w:date="2021-03-23T23:02:00Z">
              <w:r w:rsidDel="00591D47">
                <w:rPr>
                  <w:rFonts w:hint="eastAsia"/>
                </w:rPr>
                <w:delText>第二年</w:delText>
              </w:r>
            </w:del>
          </w:p>
        </w:tc>
        <w:tc>
          <w:tcPr>
            <w:tcW w:w="1705" w:type="dxa"/>
            <w:vAlign w:val="center"/>
          </w:tcPr>
          <w:p w14:paraId="4B3D2425" w14:textId="5FF86439" w:rsidR="00884FDB" w:rsidDel="00591D47" w:rsidRDefault="00902EDC">
            <w:pPr>
              <w:rPr>
                <w:del w:id="1118" w:author="mico1999@foxmail.com" w:date="2021-03-23T23:02:00Z"/>
              </w:rPr>
            </w:pPr>
            <w:del w:id="1119" w:author="mico1999@foxmail.com" w:date="2021-03-23T23:02:00Z">
              <w:r w:rsidDel="00591D47">
                <w:rPr>
                  <w:rFonts w:hint="eastAsia"/>
                </w:rPr>
                <w:delText>第三年</w:delText>
              </w:r>
            </w:del>
          </w:p>
        </w:tc>
        <w:tc>
          <w:tcPr>
            <w:tcW w:w="1705" w:type="dxa"/>
            <w:vAlign w:val="center"/>
          </w:tcPr>
          <w:p w14:paraId="03A08ABE" w14:textId="763DA8AB" w:rsidR="00884FDB" w:rsidDel="00591D47" w:rsidRDefault="00902EDC">
            <w:pPr>
              <w:rPr>
                <w:del w:id="1120" w:author="mico1999@foxmail.com" w:date="2021-03-23T23:02:00Z"/>
              </w:rPr>
            </w:pPr>
            <w:del w:id="1121" w:author="mico1999@foxmail.com" w:date="2021-03-23T23:02:00Z">
              <w:r w:rsidDel="00591D47">
                <w:rPr>
                  <w:rFonts w:hint="eastAsia"/>
                </w:rPr>
                <w:delText>第四年</w:delText>
              </w:r>
            </w:del>
          </w:p>
        </w:tc>
      </w:tr>
      <w:tr w:rsidR="00884FDB" w:rsidDel="00591D47" w14:paraId="2C180B99" w14:textId="71EC9613">
        <w:trPr>
          <w:del w:id="1122" w:author="mico1999@foxmail.com" w:date="2021-03-23T23:02:00Z"/>
        </w:trPr>
        <w:tc>
          <w:tcPr>
            <w:tcW w:w="2093" w:type="dxa"/>
            <w:vAlign w:val="center"/>
          </w:tcPr>
          <w:p w14:paraId="6B2C4EED" w14:textId="360C410F" w:rsidR="00884FDB" w:rsidDel="00591D47" w:rsidRDefault="00902EDC">
            <w:pPr>
              <w:rPr>
                <w:del w:id="1123" w:author="mico1999@foxmail.com" w:date="2021-03-23T23:02:00Z"/>
              </w:rPr>
            </w:pPr>
            <w:del w:id="1124" w:author="mico1999@foxmail.com" w:date="2021-03-23T23:02:00Z">
              <w:r w:rsidDel="00591D47">
                <w:rPr>
                  <w:rFonts w:hint="eastAsia"/>
                </w:rPr>
                <w:delText>开办费</w:delText>
              </w:r>
            </w:del>
          </w:p>
        </w:tc>
        <w:tc>
          <w:tcPr>
            <w:tcW w:w="1417" w:type="dxa"/>
            <w:vAlign w:val="center"/>
          </w:tcPr>
          <w:p w14:paraId="1DDCD941" w14:textId="2648192E" w:rsidR="00884FDB" w:rsidDel="00591D47" w:rsidRDefault="00902EDC">
            <w:pPr>
              <w:rPr>
                <w:del w:id="1125" w:author="mico1999@foxmail.com" w:date="2021-03-23T23:02:00Z"/>
              </w:rPr>
            </w:pPr>
            <w:del w:id="1126" w:author="mico1999@foxmail.com" w:date="2021-03-23T23:02:00Z">
              <w:r w:rsidDel="00591D47">
                <w:rPr>
                  <w:rFonts w:hint="eastAsia"/>
                </w:rPr>
                <w:delText>2</w:delText>
              </w:r>
            </w:del>
          </w:p>
        </w:tc>
        <w:tc>
          <w:tcPr>
            <w:tcW w:w="1602" w:type="dxa"/>
            <w:vAlign w:val="center"/>
          </w:tcPr>
          <w:p w14:paraId="3C874F88" w14:textId="4C737DD9" w:rsidR="00884FDB" w:rsidDel="00591D47" w:rsidRDefault="00902EDC">
            <w:pPr>
              <w:rPr>
                <w:del w:id="1127" w:author="mico1999@foxmail.com" w:date="2021-03-23T23:02:00Z"/>
              </w:rPr>
            </w:pPr>
            <w:del w:id="1128" w:author="mico1999@foxmail.com" w:date="2021-03-23T23:02:00Z">
              <w:r w:rsidDel="00591D47">
                <w:rPr>
                  <w:rFonts w:hint="eastAsia"/>
                </w:rPr>
                <w:delText>0</w:delText>
              </w:r>
            </w:del>
          </w:p>
        </w:tc>
        <w:tc>
          <w:tcPr>
            <w:tcW w:w="1705" w:type="dxa"/>
            <w:vAlign w:val="center"/>
          </w:tcPr>
          <w:p w14:paraId="2E02E1BC" w14:textId="42B16CFC" w:rsidR="00884FDB" w:rsidDel="00591D47" w:rsidRDefault="00902EDC">
            <w:pPr>
              <w:rPr>
                <w:del w:id="1129" w:author="mico1999@foxmail.com" w:date="2021-03-23T23:02:00Z"/>
              </w:rPr>
            </w:pPr>
            <w:del w:id="1130" w:author="mico1999@foxmail.com" w:date="2021-03-23T23:02:00Z">
              <w:r w:rsidDel="00591D47">
                <w:rPr>
                  <w:rFonts w:hint="eastAsia"/>
                </w:rPr>
                <w:delText>0</w:delText>
              </w:r>
            </w:del>
          </w:p>
        </w:tc>
        <w:tc>
          <w:tcPr>
            <w:tcW w:w="1705" w:type="dxa"/>
            <w:vAlign w:val="center"/>
          </w:tcPr>
          <w:p w14:paraId="3F9AAE28" w14:textId="6EB6B28C" w:rsidR="00884FDB" w:rsidDel="00591D47" w:rsidRDefault="00902EDC">
            <w:pPr>
              <w:rPr>
                <w:del w:id="1131" w:author="mico1999@foxmail.com" w:date="2021-03-23T23:02:00Z"/>
              </w:rPr>
            </w:pPr>
            <w:del w:id="1132" w:author="mico1999@foxmail.com" w:date="2021-03-23T23:02:00Z">
              <w:r w:rsidDel="00591D47">
                <w:rPr>
                  <w:rFonts w:hint="eastAsia"/>
                </w:rPr>
                <w:delText>0</w:delText>
              </w:r>
            </w:del>
          </w:p>
        </w:tc>
      </w:tr>
      <w:tr w:rsidR="00884FDB" w:rsidDel="00591D47" w14:paraId="6734D9CE" w14:textId="41351011">
        <w:trPr>
          <w:trHeight w:val="979"/>
          <w:del w:id="1133" w:author="mico1999@foxmail.com" w:date="2021-03-23T23:02:00Z"/>
        </w:trPr>
        <w:tc>
          <w:tcPr>
            <w:tcW w:w="2093" w:type="dxa"/>
            <w:vAlign w:val="center"/>
          </w:tcPr>
          <w:p w14:paraId="3181C8F8" w14:textId="46DAF90E" w:rsidR="00884FDB" w:rsidDel="00591D47" w:rsidRDefault="00902EDC">
            <w:pPr>
              <w:rPr>
                <w:del w:id="1134" w:author="mico1999@foxmail.com" w:date="2021-03-23T23:02:00Z"/>
              </w:rPr>
            </w:pPr>
            <w:del w:id="1135" w:author="mico1999@foxmail.com" w:date="2021-03-23T23:02:00Z">
              <w:r w:rsidDel="00591D47">
                <w:rPr>
                  <w:rFonts w:hint="eastAsia"/>
                </w:rPr>
                <w:delText>公司网站及</w:delText>
              </w:r>
              <w:r w:rsidDel="00591D47">
                <w:rPr>
                  <w:rFonts w:hint="eastAsia"/>
                </w:rPr>
                <w:delText>APP</w:delText>
              </w:r>
              <w:r w:rsidDel="00591D47">
                <w:rPr>
                  <w:rFonts w:hint="eastAsia"/>
                </w:rPr>
                <w:delText>建设费用</w:delText>
              </w:r>
            </w:del>
          </w:p>
        </w:tc>
        <w:tc>
          <w:tcPr>
            <w:tcW w:w="1417" w:type="dxa"/>
            <w:vAlign w:val="center"/>
          </w:tcPr>
          <w:p w14:paraId="5B07AA82" w14:textId="3A2D2231" w:rsidR="00884FDB" w:rsidDel="00591D47" w:rsidRDefault="00902EDC">
            <w:pPr>
              <w:rPr>
                <w:del w:id="1136" w:author="mico1999@foxmail.com" w:date="2021-03-23T23:02:00Z"/>
              </w:rPr>
            </w:pPr>
            <w:del w:id="1137" w:author="mico1999@foxmail.com" w:date="2021-03-23T23:02:00Z">
              <w:r w:rsidDel="00591D47">
                <w:rPr>
                  <w:rFonts w:hint="eastAsia"/>
                </w:rPr>
                <w:delText>60</w:delText>
              </w:r>
            </w:del>
          </w:p>
        </w:tc>
        <w:tc>
          <w:tcPr>
            <w:tcW w:w="1602" w:type="dxa"/>
            <w:vAlign w:val="center"/>
          </w:tcPr>
          <w:p w14:paraId="502523F4" w14:textId="4F44F8FF" w:rsidR="00884FDB" w:rsidDel="00591D47" w:rsidRDefault="00902EDC">
            <w:pPr>
              <w:rPr>
                <w:del w:id="1138" w:author="mico1999@foxmail.com" w:date="2021-03-23T23:02:00Z"/>
              </w:rPr>
            </w:pPr>
            <w:del w:id="1139" w:author="mico1999@foxmail.com" w:date="2021-03-23T23:02:00Z">
              <w:r w:rsidDel="00591D47">
                <w:rPr>
                  <w:rFonts w:hint="eastAsia"/>
                </w:rPr>
                <w:delText>0</w:delText>
              </w:r>
            </w:del>
          </w:p>
        </w:tc>
        <w:tc>
          <w:tcPr>
            <w:tcW w:w="1705" w:type="dxa"/>
            <w:vAlign w:val="center"/>
          </w:tcPr>
          <w:p w14:paraId="3BE1229B" w14:textId="44FF3751" w:rsidR="00884FDB" w:rsidDel="00591D47" w:rsidRDefault="00902EDC">
            <w:pPr>
              <w:rPr>
                <w:del w:id="1140" w:author="mico1999@foxmail.com" w:date="2021-03-23T23:02:00Z"/>
              </w:rPr>
            </w:pPr>
            <w:del w:id="1141" w:author="mico1999@foxmail.com" w:date="2021-03-23T23:02:00Z">
              <w:r w:rsidDel="00591D47">
                <w:rPr>
                  <w:rFonts w:hint="eastAsia"/>
                </w:rPr>
                <w:delText>0</w:delText>
              </w:r>
            </w:del>
          </w:p>
        </w:tc>
        <w:tc>
          <w:tcPr>
            <w:tcW w:w="1705" w:type="dxa"/>
            <w:vAlign w:val="center"/>
          </w:tcPr>
          <w:p w14:paraId="46F95B6A" w14:textId="470FB8E5" w:rsidR="00884FDB" w:rsidDel="00591D47" w:rsidRDefault="00902EDC">
            <w:pPr>
              <w:rPr>
                <w:del w:id="1142" w:author="mico1999@foxmail.com" w:date="2021-03-23T23:02:00Z"/>
              </w:rPr>
            </w:pPr>
            <w:del w:id="1143" w:author="mico1999@foxmail.com" w:date="2021-03-23T23:02:00Z">
              <w:r w:rsidDel="00591D47">
                <w:rPr>
                  <w:rFonts w:hint="eastAsia"/>
                </w:rPr>
                <w:delText>0</w:delText>
              </w:r>
            </w:del>
          </w:p>
        </w:tc>
      </w:tr>
      <w:tr w:rsidR="00884FDB" w:rsidDel="00591D47" w14:paraId="75F41C0A" w14:textId="7BF6F814">
        <w:trPr>
          <w:del w:id="1144" w:author="mico1999@foxmail.com" w:date="2021-03-23T23:02:00Z"/>
        </w:trPr>
        <w:tc>
          <w:tcPr>
            <w:tcW w:w="2093" w:type="dxa"/>
            <w:vAlign w:val="center"/>
          </w:tcPr>
          <w:p w14:paraId="7194AE0B" w14:textId="0A84CF22" w:rsidR="00884FDB" w:rsidDel="00591D47" w:rsidRDefault="00902EDC">
            <w:pPr>
              <w:rPr>
                <w:del w:id="1145" w:author="mico1999@foxmail.com" w:date="2021-03-23T23:02:00Z"/>
              </w:rPr>
            </w:pPr>
            <w:del w:id="1146" w:author="mico1999@foxmail.com" w:date="2021-03-23T23:02:00Z">
              <w:r w:rsidDel="00591D47">
                <w:rPr>
                  <w:rFonts w:hint="eastAsia"/>
                </w:rPr>
                <w:delText>办公场所租金</w:delText>
              </w:r>
            </w:del>
          </w:p>
        </w:tc>
        <w:tc>
          <w:tcPr>
            <w:tcW w:w="1417" w:type="dxa"/>
            <w:vAlign w:val="center"/>
          </w:tcPr>
          <w:p w14:paraId="6FE5BFA6" w14:textId="5726626F" w:rsidR="00884FDB" w:rsidDel="00591D47" w:rsidRDefault="00902EDC">
            <w:pPr>
              <w:rPr>
                <w:del w:id="1147" w:author="mico1999@foxmail.com" w:date="2021-03-23T23:02:00Z"/>
              </w:rPr>
            </w:pPr>
            <w:del w:id="1148" w:author="mico1999@foxmail.com" w:date="2021-03-23T23:02:00Z">
              <w:r w:rsidDel="00591D47">
                <w:rPr>
                  <w:rFonts w:hint="eastAsia"/>
                </w:rPr>
                <w:delText>10</w:delText>
              </w:r>
            </w:del>
          </w:p>
        </w:tc>
        <w:tc>
          <w:tcPr>
            <w:tcW w:w="1602" w:type="dxa"/>
            <w:vAlign w:val="center"/>
          </w:tcPr>
          <w:p w14:paraId="5BF6339F" w14:textId="37B96EE7" w:rsidR="00884FDB" w:rsidDel="00591D47" w:rsidRDefault="00902EDC">
            <w:pPr>
              <w:rPr>
                <w:del w:id="1149" w:author="mico1999@foxmail.com" w:date="2021-03-23T23:02:00Z"/>
              </w:rPr>
            </w:pPr>
            <w:del w:id="1150" w:author="mico1999@foxmail.com" w:date="2021-03-23T23:02:00Z">
              <w:r w:rsidDel="00591D47">
                <w:rPr>
                  <w:rFonts w:hint="eastAsia"/>
                </w:rPr>
                <w:delText>10</w:delText>
              </w:r>
            </w:del>
          </w:p>
        </w:tc>
        <w:tc>
          <w:tcPr>
            <w:tcW w:w="1705" w:type="dxa"/>
            <w:vAlign w:val="center"/>
          </w:tcPr>
          <w:p w14:paraId="0F273F65" w14:textId="3FDF7D26" w:rsidR="00884FDB" w:rsidDel="00591D47" w:rsidRDefault="00902EDC">
            <w:pPr>
              <w:rPr>
                <w:del w:id="1151" w:author="mico1999@foxmail.com" w:date="2021-03-23T23:02:00Z"/>
              </w:rPr>
            </w:pPr>
            <w:del w:id="1152" w:author="mico1999@foxmail.com" w:date="2021-03-23T23:02:00Z">
              <w:r w:rsidDel="00591D47">
                <w:rPr>
                  <w:rFonts w:hint="eastAsia"/>
                </w:rPr>
                <w:delText>15</w:delText>
              </w:r>
            </w:del>
          </w:p>
        </w:tc>
        <w:tc>
          <w:tcPr>
            <w:tcW w:w="1705" w:type="dxa"/>
            <w:vAlign w:val="center"/>
          </w:tcPr>
          <w:p w14:paraId="6FB7B6FE" w14:textId="1A34F064" w:rsidR="00884FDB" w:rsidDel="00591D47" w:rsidRDefault="00902EDC">
            <w:pPr>
              <w:rPr>
                <w:del w:id="1153" w:author="mico1999@foxmail.com" w:date="2021-03-23T23:02:00Z"/>
              </w:rPr>
            </w:pPr>
            <w:del w:id="1154" w:author="mico1999@foxmail.com" w:date="2021-03-23T23:02:00Z">
              <w:r w:rsidDel="00591D47">
                <w:rPr>
                  <w:rFonts w:hint="eastAsia"/>
                </w:rPr>
                <w:delText>15</w:delText>
              </w:r>
            </w:del>
          </w:p>
        </w:tc>
      </w:tr>
      <w:tr w:rsidR="00884FDB" w:rsidDel="00591D47" w14:paraId="7CE7266F" w14:textId="6090C34C">
        <w:trPr>
          <w:del w:id="1155" w:author="mico1999@foxmail.com" w:date="2021-03-23T23:02:00Z"/>
        </w:trPr>
        <w:tc>
          <w:tcPr>
            <w:tcW w:w="2093" w:type="dxa"/>
            <w:vAlign w:val="center"/>
          </w:tcPr>
          <w:p w14:paraId="30E4AFE2" w14:textId="7FB56056" w:rsidR="00884FDB" w:rsidDel="00591D47" w:rsidRDefault="00902EDC">
            <w:pPr>
              <w:rPr>
                <w:del w:id="1156" w:author="mico1999@foxmail.com" w:date="2021-03-23T23:02:00Z"/>
              </w:rPr>
            </w:pPr>
            <w:del w:id="1157" w:author="mico1999@foxmail.com" w:date="2021-03-23T23:02:00Z">
              <w:r w:rsidDel="00591D47">
                <w:rPr>
                  <w:rFonts w:hint="eastAsia"/>
                </w:rPr>
                <w:delText>固定资产折旧</w:delText>
              </w:r>
            </w:del>
          </w:p>
        </w:tc>
        <w:tc>
          <w:tcPr>
            <w:tcW w:w="1417" w:type="dxa"/>
            <w:vAlign w:val="center"/>
          </w:tcPr>
          <w:p w14:paraId="503C3B81" w14:textId="19CA4F5E" w:rsidR="00884FDB" w:rsidDel="00591D47" w:rsidRDefault="00902EDC">
            <w:pPr>
              <w:rPr>
                <w:del w:id="1158" w:author="mico1999@foxmail.com" w:date="2021-03-23T23:02:00Z"/>
              </w:rPr>
            </w:pPr>
            <w:del w:id="1159" w:author="mico1999@foxmail.com" w:date="2021-03-23T23:02:00Z">
              <w:r w:rsidDel="00591D47">
                <w:rPr>
                  <w:rFonts w:hint="eastAsia"/>
                </w:rPr>
                <w:delText>7</w:delText>
              </w:r>
            </w:del>
          </w:p>
        </w:tc>
        <w:tc>
          <w:tcPr>
            <w:tcW w:w="1602" w:type="dxa"/>
            <w:vAlign w:val="center"/>
          </w:tcPr>
          <w:p w14:paraId="31C3ABDD" w14:textId="7AE0D7CB" w:rsidR="00884FDB" w:rsidDel="00591D47" w:rsidRDefault="00902EDC">
            <w:pPr>
              <w:rPr>
                <w:del w:id="1160" w:author="mico1999@foxmail.com" w:date="2021-03-23T23:02:00Z"/>
              </w:rPr>
            </w:pPr>
            <w:del w:id="1161" w:author="mico1999@foxmail.com" w:date="2021-03-23T23:02:00Z">
              <w:r w:rsidDel="00591D47">
                <w:rPr>
                  <w:rFonts w:hint="eastAsia"/>
                </w:rPr>
                <w:delText>7</w:delText>
              </w:r>
            </w:del>
          </w:p>
        </w:tc>
        <w:tc>
          <w:tcPr>
            <w:tcW w:w="1705" w:type="dxa"/>
            <w:vAlign w:val="center"/>
          </w:tcPr>
          <w:p w14:paraId="3AA51B9F" w14:textId="4E0BB657" w:rsidR="00884FDB" w:rsidDel="00591D47" w:rsidRDefault="00902EDC">
            <w:pPr>
              <w:rPr>
                <w:del w:id="1162" w:author="mico1999@foxmail.com" w:date="2021-03-23T23:02:00Z"/>
              </w:rPr>
            </w:pPr>
            <w:del w:id="1163" w:author="mico1999@foxmail.com" w:date="2021-03-23T23:02:00Z">
              <w:r w:rsidDel="00591D47">
                <w:rPr>
                  <w:rFonts w:hint="eastAsia"/>
                </w:rPr>
                <w:delText>7</w:delText>
              </w:r>
            </w:del>
          </w:p>
        </w:tc>
        <w:tc>
          <w:tcPr>
            <w:tcW w:w="1705" w:type="dxa"/>
            <w:vAlign w:val="center"/>
          </w:tcPr>
          <w:p w14:paraId="6B217089" w14:textId="008DF230" w:rsidR="00884FDB" w:rsidDel="00591D47" w:rsidRDefault="00902EDC">
            <w:pPr>
              <w:rPr>
                <w:del w:id="1164" w:author="mico1999@foxmail.com" w:date="2021-03-23T23:02:00Z"/>
              </w:rPr>
            </w:pPr>
            <w:del w:id="1165" w:author="mico1999@foxmail.com" w:date="2021-03-23T23:02:00Z">
              <w:r w:rsidDel="00591D47">
                <w:rPr>
                  <w:rFonts w:hint="eastAsia"/>
                </w:rPr>
                <w:delText>7</w:delText>
              </w:r>
            </w:del>
          </w:p>
        </w:tc>
      </w:tr>
      <w:tr w:rsidR="00884FDB" w:rsidDel="00591D47" w14:paraId="0A4E45B3" w14:textId="75BFB1BB">
        <w:trPr>
          <w:del w:id="1166" w:author="mico1999@foxmail.com" w:date="2021-03-23T23:02:00Z"/>
        </w:trPr>
        <w:tc>
          <w:tcPr>
            <w:tcW w:w="2093" w:type="dxa"/>
            <w:vAlign w:val="center"/>
          </w:tcPr>
          <w:p w14:paraId="4ABA7B77" w14:textId="3E3DB303" w:rsidR="00884FDB" w:rsidDel="00591D47" w:rsidRDefault="00902EDC">
            <w:pPr>
              <w:rPr>
                <w:del w:id="1167" w:author="mico1999@foxmail.com" w:date="2021-03-23T23:02:00Z"/>
              </w:rPr>
            </w:pPr>
            <w:del w:id="1168" w:author="mico1999@foxmail.com" w:date="2021-03-23T23:02:00Z">
              <w:r w:rsidDel="00591D47">
                <w:rPr>
                  <w:rFonts w:hint="eastAsia"/>
                </w:rPr>
                <w:delText>人工费</w:delText>
              </w:r>
            </w:del>
          </w:p>
        </w:tc>
        <w:tc>
          <w:tcPr>
            <w:tcW w:w="1417" w:type="dxa"/>
            <w:vAlign w:val="center"/>
          </w:tcPr>
          <w:p w14:paraId="6F1F69E8" w14:textId="60C044D0" w:rsidR="00884FDB" w:rsidDel="00591D47" w:rsidRDefault="00902EDC">
            <w:pPr>
              <w:rPr>
                <w:del w:id="1169" w:author="mico1999@foxmail.com" w:date="2021-03-23T23:02:00Z"/>
              </w:rPr>
            </w:pPr>
            <w:del w:id="1170" w:author="mico1999@foxmail.com" w:date="2021-03-23T23:02:00Z">
              <w:r w:rsidDel="00591D47">
                <w:rPr>
                  <w:rFonts w:hint="eastAsia"/>
                </w:rPr>
                <w:delText>40</w:delText>
              </w:r>
            </w:del>
          </w:p>
        </w:tc>
        <w:tc>
          <w:tcPr>
            <w:tcW w:w="1602" w:type="dxa"/>
            <w:vAlign w:val="center"/>
          </w:tcPr>
          <w:p w14:paraId="232ED5C8" w14:textId="2A37BC9D" w:rsidR="00884FDB" w:rsidDel="00591D47" w:rsidRDefault="00902EDC">
            <w:pPr>
              <w:rPr>
                <w:del w:id="1171" w:author="mico1999@foxmail.com" w:date="2021-03-23T23:02:00Z"/>
              </w:rPr>
            </w:pPr>
            <w:del w:id="1172" w:author="mico1999@foxmail.com" w:date="2021-03-23T23:02:00Z">
              <w:r w:rsidDel="00591D47">
                <w:rPr>
                  <w:rFonts w:hint="eastAsia"/>
                </w:rPr>
                <w:delText>60</w:delText>
              </w:r>
            </w:del>
          </w:p>
        </w:tc>
        <w:tc>
          <w:tcPr>
            <w:tcW w:w="1705" w:type="dxa"/>
            <w:vAlign w:val="center"/>
          </w:tcPr>
          <w:p w14:paraId="56CC0DBB" w14:textId="6C340A8E" w:rsidR="00884FDB" w:rsidDel="00591D47" w:rsidRDefault="00902EDC">
            <w:pPr>
              <w:rPr>
                <w:del w:id="1173" w:author="mico1999@foxmail.com" w:date="2021-03-23T23:02:00Z"/>
              </w:rPr>
            </w:pPr>
            <w:del w:id="1174" w:author="mico1999@foxmail.com" w:date="2021-03-23T23:02:00Z">
              <w:r w:rsidDel="00591D47">
                <w:rPr>
                  <w:rFonts w:hint="eastAsia"/>
                </w:rPr>
                <w:delText>70</w:delText>
              </w:r>
            </w:del>
          </w:p>
        </w:tc>
        <w:tc>
          <w:tcPr>
            <w:tcW w:w="1705" w:type="dxa"/>
            <w:vAlign w:val="center"/>
          </w:tcPr>
          <w:p w14:paraId="6D37A1FD" w14:textId="60CEB9ED" w:rsidR="00884FDB" w:rsidDel="00591D47" w:rsidRDefault="00902EDC">
            <w:pPr>
              <w:rPr>
                <w:del w:id="1175" w:author="mico1999@foxmail.com" w:date="2021-03-23T23:02:00Z"/>
              </w:rPr>
            </w:pPr>
            <w:del w:id="1176" w:author="mico1999@foxmail.com" w:date="2021-03-23T23:02:00Z">
              <w:r w:rsidDel="00591D47">
                <w:rPr>
                  <w:rFonts w:hint="eastAsia"/>
                </w:rPr>
                <w:delText>80</w:delText>
              </w:r>
            </w:del>
          </w:p>
        </w:tc>
      </w:tr>
      <w:tr w:rsidR="00884FDB" w:rsidDel="00591D47" w14:paraId="69932818" w14:textId="446CBA11">
        <w:trPr>
          <w:del w:id="1177" w:author="mico1999@foxmail.com" w:date="2021-03-23T23:02:00Z"/>
        </w:trPr>
        <w:tc>
          <w:tcPr>
            <w:tcW w:w="2093" w:type="dxa"/>
            <w:vAlign w:val="center"/>
          </w:tcPr>
          <w:p w14:paraId="77D48EF5" w14:textId="14D61C74" w:rsidR="00884FDB" w:rsidDel="00591D47" w:rsidRDefault="00902EDC">
            <w:pPr>
              <w:rPr>
                <w:del w:id="1178" w:author="mico1999@foxmail.com" w:date="2021-03-23T23:02:00Z"/>
              </w:rPr>
            </w:pPr>
            <w:del w:id="1179" w:author="mico1999@foxmail.com" w:date="2021-03-23T23:02:00Z">
              <w:r w:rsidDel="00591D47">
                <w:rPr>
                  <w:rFonts w:hint="eastAsia"/>
                </w:rPr>
                <w:delText>网络维护费用</w:delText>
              </w:r>
            </w:del>
          </w:p>
        </w:tc>
        <w:tc>
          <w:tcPr>
            <w:tcW w:w="1417" w:type="dxa"/>
            <w:vAlign w:val="center"/>
          </w:tcPr>
          <w:p w14:paraId="307D5048" w14:textId="3E5A032F" w:rsidR="00884FDB" w:rsidDel="00591D47" w:rsidRDefault="00902EDC">
            <w:pPr>
              <w:rPr>
                <w:del w:id="1180" w:author="mico1999@foxmail.com" w:date="2021-03-23T23:02:00Z"/>
              </w:rPr>
            </w:pPr>
            <w:del w:id="1181" w:author="mico1999@foxmail.com" w:date="2021-03-23T23:02:00Z">
              <w:r w:rsidDel="00591D47">
                <w:rPr>
                  <w:rFonts w:hint="eastAsia"/>
                </w:rPr>
                <w:delText>5</w:delText>
              </w:r>
            </w:del>
          </w:p>
        </w:tc>
        <w:tc>
          <w:tcPr>
            <w:tcW w:w="1602" w:type="dxa"/>
            <w:vAlign w:val="center"/>
          </w:tcPr>
          <w:p w14:paraId="527D969F" w14:textId="0A8F9868" w:rsidR="00884FDB" w:rsidDel="00591D47" w:rsidRDefault="00902EDC">
            <w:pPr>
              <w:rPr>
                <w:del w:id="1182" w:author="mico1999@foxmail.com" w:date="2021-03-23T23:02:00Z"/>
              </w:rPr>
            </w:pPr>
            <w:del w:id="1183" w:author="mico1999@foxmail.com" w:date="2021-03-23T23:02:00Z">
              <w:r w:rsidDel="00591D47">
                <w:rPr>
                  <w:rFonts w:hint="eastAsia"/>
                </w:rPr>
                <w:delText>8</w:delText>
              </w:r>
            </w:del>
          </w:p>
        </w:tc>
        <w:tc>
          <w:tcPr>
            <w:tcW w:w="1705" w:type="dxa"/>
            <w:vAlign w:val="center"/>
          </w:tcPr>
          <w:p w14:paraId="37084201" w14:textId="6076ACA0" w:rsidR="00884FDB" w:rsidDel="00591D47" w:rsidRDefault="00902EDC">
            <w:pPr>
              <w:rPr>
                <w:del w:id="1184" w:author="mico1999@foxmail.com" w:date="2021-03-23T23:02:00Z"/>
              </w:rPr>
            </w:pPr>
            <w:del w:id="1185" w:author="mico1999@foxmail.com" w:date="2021-03-23T23:02:00Z">
              <w:r w:rsidDel="00591D47">
                <w:rPr>
                  <w:rFonts w:hint="eastAsia"/>
                </w:rPr>
                <w:delText>8</w:delText>
              </w:r>
            </w:del>
          </w:p>
        </w:tc>
        <w:tc>
          <w:tcPr>
            <w:tcW w:w="1705" w:type="dxa"/>
            <w:vAlign w:val="center"/>
          </w:tcPr>
          <w:p w14:paraId="52D8FDF3" w14:textId="1F636D81" w:rsidR="00884FDB" w:rsidDel="00591D47" w:rsidRDefault="00902EDC">
            <w:pPr>
              <w:rPr>
                <w:del w:id="1186" w:author="mico1999@foxmail.com" w:date="2021-03-23T23:02:00Z"/>
              </w:rPr>
            </w:pPr>
            <w:del w:id="1187" w:author="mico1999@foxmail.com" w:date="2021-03-23T23:02:00Z">
              <w:r w:rsidDel="00591D47">
                <w:rPr>
                  <w:rFonts w:hint="eastAsia"/>
                </w:rPr>
                <w:delText>8</w:delText>
              </w:r>
            </w:del>
          </w:p>
        </w:tc>
      </w:tr>
      <w:tr w:rsidR="00884FDB" w:rsidDel="00591D47" w14:paraId="320285D4" w14:textId="4D4CD678">
        <w:trPr>
          <w:del w:id="1188" w:author="mico1999@foxmail.com" w:date="2021-03-23T23:02:00Z"/>
        </w:trPr>
        <w:tc>
          <w:tcPr>
            <w:tcW w:w="2093" w:type="dxa"/>
            <w:vAlign w:val="center"/>
          </w:tcPr>
          <w:p w14:paraId="4D76123C" w14:textId="7BE9F519" w:rsidR="00884FDB" w:rsidDel="00591D47" w:rsidRDefault="00902EDC">
            <w:pPr>
              <w:rPr>
                <w:del w:id="1189" w:author="mico1999@foxmail.com" w:date="2021-03-23T23:02:00Z"/>
              </w:rPr>
            </w:pPr>
            <w:del w:id="1190" w:author="mico1999@foxmail.com" w:date="2021-03-23T23:02:00Z">
              <w:r w:rsidDel="00591D47">
                <w:rPr>
                  <w:rFonts w:hint="eastAsia"/>
                </w:rPr>
                <w:delText>办公耗材</w:delText>
              </w:r>
            </w:del>
          </w:p>
        </w:tc>
        <w:tc>
          <w:tcPr>
            <w:tcW w:w="1417" w:type="dxa"/>
            <w:vAlign w:val="center"/>
          </w:tcPr>
          <w:p w14:paraId="45A668C1" w14:textId="3BA3A7A5" w:rsidR="00884FDB" w:rsidDel="00591D47" w:rsidRDefault="00902EDC">
            <w:pPr>
              <w:rPr>
                <w:del w:id="1191" w:author="mico1999@foxmail.com" w:date="2021-03-23T23:02:00Z"/>
              </w:rPr>
            </w:pPr>
            <w:del w:id="1192" w:author="mico1999@foxmail.com" w:date="2021-03-23T23:02:00Z">
              <w:r w:rsidDel="00591D47">
                <w:rPr>
                  <w:rFonts w:hint="eastAsia"/>
                </w:rPr>
                <w:delText>18</w:delText>
              </w:r>
            </w:del>
          </w:p>
        </w:tc>
        <w:tc>
          <w:tcPr>
            <w:tcW w:w="1602" w:type="dxa"/>
            <w:vAlign w:val="center"/>
          </w:tcPr>
          <w:p w14:paraId="1C0D8F9A" w14:textId="4905007E" w:rsidR="00884FDB" w:rsidDel="00591D47" w:rsidRDefault="00902EDC">
            <w:pPr>
              <w:rPr>
                <w:del w:id="1193" w:author="mico1999@foxmail.com" w:date="2021-03-23T23:02:00Z"/>
              </w:rPr>
            </w:pPr>
            <w:del w:id="1194" w:author="mico1999@foxmail.com" w:date="2021-03-23T23:02:00Z">
              <w:r w:rsidDel="00591D47">
                <w:rPr>
                  <w:rFonts w:hint="eastAsia"/>
                </w:rPr>
                <w:delText>30</w:delText>
              </w:r>
            </w:del>
          </w:p>
        </w:tc>
        <w:tc>
          <w:tcPr>
            <w:tcW w:w="1705" w:type="dxa"/>
            <w:vAlign w:val="center"/>
          </w:tcPr>
          <w:p w14:paraId="4F4AD877" w14:textId="33BE8C29" w:rsidR="00884FDB" w:rsidDel="00591D47" w:rsidRDefault="00902EDC">
            <w:pPr>
              <w:rPr>
                <w:del w:id="1195" w:author="mico1999@foxmail.com" w:date="2021-03-23T23:02:00Z"/>
              </w:rPr>
            </w:pPr>
            <w:del w:id="1196" w:author="mico1999@foxmail.com" w:date="2021-03-23T23:02:00Z">
              <w:r w:rsidDel="00591D47">
                <w:rPr>
                  <w:rFonts w:hint="eastAsia"/>
                </w:rPr>
                <w:delText>35</w:delText>
              </w:r>
            </w:del>
          </w:p>
        </w:tc>
        <w:tc>
          <w:tcPr>
            <w:tcW w:w="1705" w:type="dxa"/>
            <w:vAlign w:val="center"/>
          </w:tcPr>
          <w:p w14:paraId="055F3F0D" w14:textId="055948DC" w:rsidR="00884FDB" w:rsidDel="00591D47" w:rsidRDefault="00902EDC">
            <w:pPr>
              <w:rPr>
                <w:del w:id="1197" w:author="mico1999@foxmail.com" w:date="2021-03-23T23:02:00Z"/>
              </w:rPr>
            </w:pPr>
            <w:del w:id="1198" w:author="mico1999@foxmail.com" w:date="2021-03-23T23:02:00Z">
              <w:r w:rsidDel="00591D47">
                <w:rPr>
                  <w:rFonts w:hint="eastAsia"/>
                </w:rPr>
                <w:delText>40</w:delText>
              </w:r>
            </w:del>
          </w:p>
        </w:tc>
      </w:tr>
      <w:tr w:rsidR="00884FDB" w:rsidDel="00591D47" w14:paraId="54AB812A" w14:textId="040A9333">
        <w:trPr>
          <w:del w:id="1199" w:author="mico1999@foxmail.com" w:date="2021-03-23T23:02:00Z"/>
        </w:trPr>
        <w:tc>
          <w:tcPr>
            <w:tcW w:w="2093" w:type="dxa"/>
            <w:vAlign w:val="center"/>
          </w:tcPr>
          <w:p w14:paraId="25D4E105" w14:textId="1F99CB7B" w:rsidR="00884FDB" w:rsidDel="00591D47" w:rsidRDefault="00902EDC">
            <w:pPr>
              <w:rPr>
                <w:del w:id="1200" w:author="mico1999@foxmail.com" w:date="2021-03-23T23:02:00Z"/>
              </w:rPr>
            </w:pPr>
            <w:del w:id="1201" w:author="mico1999@foxmail.com" w:date="2021-03-23T23:02:00Z">
              <w:r w:rsidDel="00591D47">
                <w:rPr>
                  <w:rFonts w:hint="eastAsia"/>
                </w:rPr>
                <w:delText>日常办公费用</w:delText>
              </w:r>
            </w:del>
          </w:p>
        </w:tc>
        <w:tc>
          <w:tcPr>
            <w:tcW w:w="1417" w:type="dxa"/>
            <w:vAlign w:val="center"/>
          </w:tcPr>
          <w:p w14:paraId="72C94FD6" w14:textId="649D6D19" w:rsidR="00884FDB" w:rsidDel="00591D47" w:rsidRDefault="00902EDC">
            <w:pPr>
              <w:rPr>
                <w:del w:id="1202" w:author="mico1999@foxmail.com" w:date="2021-03-23T23:02:00Z"/>
              </w:rPr>
            </w:pPr>
            <w:del w:id="1203" w:author="mico1999@foxmail.com" w:date="2021-03-23T23:02:00Z">
              <w:r w:rsidDel="00591D47">
                <w:rPr>
                  <w:rFonts w:hint="eastAsia"/>
                </w:rPr>
                <w:delText>5</w:delText>
              </w:r>
            </w:del>
          </w:p>
        </w:tc>
        <w:tc>
          <w:tcPr>
            <w:tcW w:w="1602" w:type="dxa"/>
            <w:vAlign w:val="center"/>
          </w:tcPr>
          <w:p w14:paraId="3008A879" w14:textId="76675389" w:rsidR="00884FDB" w:rsidDel="00591D47" w:rsidRDefault="00902EDC">
            <w:pPr>
              <w:rPr>
                <w:del w:id="1204" w:author="mico1999@foxmail.com" w:date="2021-03-23T23:02:00Z"/>
              </w:rPr>
            </w:pPr>
            <w:del w:id="1205" w:author="mico1999@foxmail.com" w:date="2021-03-23T23:02:00Z">
              <w:r w:rsidDel="00591D47">
                <w:rPr>
                  <w:rFonts w:hint="eastAsia"/>
                </w:rPr>
                <w:delText>5</w:delText>
              </w:r>
            </w:del>
          </w:p>
        </w:tc>
        <w:tc>
          <w:tcPr>
            <w:tcW w:w="1705" w:type="dxa"/>
            <w:vAlign w:val="center"/>
          </w:tcPr>
          <w:p w14:paraId="5733FACE" w14:textId="1D10955C" w:rsidR="00884FDB" w:rsidDel="00591D47" w:rsidRDefault="00902EDC">
            <w:pPr>
              <w:rPr>
                <w:del w:id="1206" w:author="mico1999@foxmail.com" w:date="2021-03-23T23:02:00Z"/>
              </w:rPr>
            </w:pPr>
            <w:del w:id="1207" w:author="mico1999@foxmail.com" w:date="2021-03-23T23:02:00Z">
              <w:r w:rsidDel="00591D47">
                <w:rPr>
                  <w:rFonts w:hint="eastAsia"/>
                </w:rPr>
                <w:delText>5</w:delText>
              </w:r>
            </w:del>
          </w:p>
        </w:tc>
        <w:tc>
          <w:tcPr>
            <w:tcW w:w="1705" w:type="dxa"/>
            <w:vAlign w:val="center"/>
          </w:tcPr>
          <w:p w14:paraId="00298A4E" w14:textId="21E25CB0" w:rsidR="00884FDB" w:rsidDel="00591D47" w:rsidRDefault="00902EDC">
            <w:pPr>
              <w:rPr>
                <w:del w:id="1208" w:author="mico1999@foxmail.com" w:date="2021-03-23T23:02:00Z"/>
              </w:rPr>
            </w:pPr>
            <w:del w:id="1209" w:author="mico1999@foxmail.com" w:date="2021-03-23T23:02:00Z">
              <w:r w:rsidDel="00591D47">
                <w:rPr>
                  <w:rFonts w:hint="eastAsia"/>
                </w:rPr>
                <w:delText>5</w:delText>
              </w:r>
            </w:del>
          </w:p>
        </w:tc>
      </w:tr>
      <w:tr w:rsidR="00884FDB" w:rsidDel="00591D47" w14:paraId="3BF716D4" w14:textId="3FF1B89F">
        <w:trPr>
          <w:trHeight w:val="450"/>
          <w:del w:id="1210" w:author="mico1999@foxmail.com" w:date="2021-03-23T23:02:00Z"/>
        </w:trPr>
        <w:tc>
          <w:tcPr>
            <w:tcW w:w="2093" w:type="dxa"/>
            <w:vAlign w:val="center"/>
          </w:tcPr>
          <w:p w14:paraId="52871641" w14:textId="1CD70C3D" w:rsidR="00884FDB" w:rsidDel="00591D47" w:rsidRDefault="00902EDC">
            <w:pPr>
              <w:rPr>
                <w:del w:id="1211" w:author="mico1999@foxmail.com" w:date="2021-03-23T23:02:00Z"/>
              </w:rPr>
            </w:pPr>
            <w:del w:id="1212" w:author="mico1999@foxmail.com" w:date="2021-03-23T23:02:00Z">
              <w:r w:rsidDel="00591D47">
                <w:rPr>
                  <w:rFonts w:hint="eastAsia"/>
                </w:rPr>
                <w:delText>办公设备</w:delText>
              </w:r>
            </w:del>
          </w:p>
        </w:tc>
        <w:tc>
          <w:tcPr>
            <w:tcW w:w="1417" w:type="dxa"/>
            <w:vAlign w:val="center"/>
          </w:tcPr>
          <w:p w14:paraId="236D965A" w14:textId="0E4813A8" w:rsidR="00884FDB" w:rsidDel="00591D47" w:rsidRDefault="00902EDC">
            <w:pPr>
              <w:rPr>
                <w:del w:id="1213" w:author="mico1999@foxmail.com" w:date="2021-03-23T23:02:00Z"/>
              </w:rPr>
            </w:pPr>
            <w:del w:id="1214" w:author="mico1999@foxmail.com" w:date="2021-03-23T23:02:00Z">
              <w:r w:rsidDel="00591D47">
                <w:rPr>
                  <w:rFonts w:hint="eastAsia"/>
                </w:rPr>
                <w:delText>35</w:delText>
              </w:r>
            </w:del>
          </w:p>
        </w:tc>
        <w:tc>
          <w:tcPr>
            <w:tcW w:w="1602" w:type="dxa"/>
            <w:vAlign w:val="center"/>
          </w:tcPr>
          <w:p w14:paraId="3E2DD343" w14:textId="2FD7CDE0" w:rsidR="00884FDB" w:rsidDel="00591D47" w:rsidRDefault="00902EDC">
            <w:pPr>
              <w:rPr>
                <w:del w:id="1215" w:author="mico1999@foxmail.com" w:date="2021-03-23T23:02:00Z"/>
              </w:rPr>
            </w:pPr>
            <w:del w:id="1216" w:author="mico1999@foxmail.com" w:date="2021-03-23T23:02:00Z">
              <w:r w:rsidDel="00591D47">
                <w:rPr>
                  <w:rFonts w:hint="eastAsia"/>
                </w:rPr>
                <w:delText>0</w:delText>
              </w:r>
            </w:del>
          </w:p>
        </w:tc>
        <w:tc>
          <w:tcPr>
            <w:tcW w:w="1705" w:type="dxa"/>
            <w:vAlign w:val="center"/>
          </w:tcPr>
          <w:p w14:paraId="7F0E7FA3" w14:textId="350A1EBD" w:rsidR="00884FDB" w:rsidDel="00591D47" w:rsidRDefault="00902EDC">
            <w:pPr>
              <w:rPr>
                <w:del w:id="1217" w:author="mico1999@foxmail.com" w:date="2021-03-23T23:02:00Z"/>
              </w:rPr>
            </w:pPr>
            <w:del w:id="1218" w:author="mico1999@foxmail.com" w:date="2021-03-23T23:02:00Z">
              <w:r w:rsidDel="00591D47">
                <w:rPr>
                  <w:rFonts w:hint="eastAsia"/>
                </w:rPr>
                <w:delText>0</w:delText>
              </w:r>
            </w:del>
          </w:p>
        </w:tc>
        <w:tc>
          <w:tcPr>
            <w:tcW w:w="1705" w:type="dxa"/>
            <w:vAlign w:val="center"/>
          </w:tcPr>
          <w:p w14:paraId="6A43894C" w14:textId="142A9062" w:rsidR="00884FDB" w:rsidDel="00591D47" w:rsidRDefault="00902EDC">
            <w:pPr>
              <w:rPr>
                <w:del w:id="1219" w:author="mico1999@foxmail.com" w:date="2021-03-23T23:02:00Z"/>
              </w:rPr>
            </w:pPr>
            <w:del w:id="1220" w:author="mico1999@foxmail.com" w:date="2021-03-23T23:02:00Z">
              <w:r w:rsidDel="00591D47">
                <w:rPr>
                  <w:rFonts w:hint="eastAsia"/>
                </w:rPr>
                <w:delText>0</w:delText>
              </w:r>
            </w:del>
          </w:p>
        </w:tc>
      </w:tr>
      <w:tr w:rsidR="00884FDB" w:rsidDel="00591D47" w14:paraId="68BADF7C" w14:textId="6676F2B8">
        <w:trPr>
          <w:trHeight w:val="165"/>
          <w:del w:id="1221" w:author="mico1999@foxmail.com" w:date="2021-03-23T23:02:00Z"/>
        </w:trPr>
        <w:tc>
          <w:tcPr>
            <w:tcW w:w="2093" w:type="dxa"/>
            <w:vAlign w:val="center"/>
          </w:tcPr>
          <w:p w14:paraId="1133A447" w14:textId="5C16877C" w:rsidR="00884FDB" w:rsidDel="00591D47" w:rsidRDefault="00902EDC">
            <w:pPr>
              <w:rPr>
                <w:del w:id="1222" w:author="mico1999@foxmail.com" w:date="2021-03-23T23:02:00Z"/>
              </w:rPr>
            </w:pPr>
            <w:del w:id="1223" w:author="mico1999@foxmail.com" w:date="2021-03-23T23:02:00Z">
              <w:r w:rsidDel="00591D47">
                <w:rPr>
                  <w:rFonts w:hint="eastAsia"/>
                </w:rPr>
                <w:delText>财务费用</w:delText>
              </w:r>
            </w:del>
          </w:p>
        </w:tc>
        <w:tc>
          <w:tcPr>
            <w:tcW w:w="1417" w:type="dxa"/>
            <w:vAlign w:val="center"/>
          </w:tcPr>
          <w:p w14:paraId="0531E26E" w14:textId="4AB2CF55" w:rsidR="00884FDB" w:rsidDel="00591D47" w:rsidRDefault="00902EDC">
            <w:pPr>
              <w:rPr>
                <w:del w:id="1224" w:author="mico1999@foxmail.com" w:date="2021-03-23T23:02:00Z"/>
              </w:rPr>
            </w:pPr>
            <w:del w:id="1225" w:author="mico1999@foxmail.com" w:date="2021-03-23T23:02:00Z">
              <w:r w:rsidDel="00591D47">
                <w:rPr>
                  <w:rFonts w:hint="eastAsia"/>
                </w:rPr>
                <w:delText>8</w:delText>
              </w:r>
            </w:del>
          </w:p>
        </w:tc>
        <w:tc>
          <w:tcPr>
            <w:tcW w:w="1602" w:type="dxa"/>
            <w:vAlign w:val="center"/>
          </w:tcPr>
          <w:p w14:paraId="65C856FF" w14:textId="595150A1" w:rsidR="00884FDB" w:rsidDel="00591D47" w:rsidRDefault="00902EDC">
            <w:pPr>
              <w:rPr>
                <w:del w:id="1226" w:author="mico1999@foxmail.com" w:date="2021-03-23T23:02:00Z"/>
              </w:rPr>
            </w:pPr>
            <w:del w:id="1227" w:author="mico1999@foxmail.com" w:date="2021-03-23T23:02:00Z">
              <w:r w:rsidDel="00591D47">
                <w:rPr>
                  <w:rFonts w:hint="eastAsia"/>
                </w:rPr>
                <w:delText>8</w:delText>
              </w:r>
            </w:del>
          </w:p>
        </w:tc>
        <w:tc>
          <w:tcPr>
            <w:tcW w:w="1705" w:type="dxa"/>
            <w:vAlign w:val="center"/>
          </w:tcPr>
          <w:p w14:paraId="51BE67F3" w14:textId="4CF3B10B" w:rsidR="00884FDB" w:rsidDel="00591D47" w:rsidRDefault="00902EDC">
            <w:pPr>
              <w:rPr>
                <w:del w:id="1228" w:author="mico1999@foxmail.com" w:date="2021-03-23T23:02:00Z"/>
              </w:rPr>
            </w:pPr>
            <w:del w:id="1229" w:author="mico1999@foxmail.com" w:date="2021-03-23T23:02:00Z">
              <w:r w:rsidDel="00591D47">
                <w:rPr>
                  <w:rFonts w:hint="eastAsia"/>
                </w:rPr>
                <w:delText>8</w:delText>
              </w:r>
            </w:del>
          </w:p>
        </w:tc>
        <w:tc>
          <w:tcPr>
            <w:tcW w:w="1705" w:type="dxa"/>
            <w:vAlign w:val="center"/>
          </w:tcPr>
          <w:p w14:paraId="10A6C406" w14:textId="7879747E" w:rsidR="00884FDB" w:rsidDel="00591D47" w:rsidRDefault="00902EDC">
            <w:pPr>
              <w:rPr>
                <w:del w:id="1230" w:author="mico1999@foxmail.com" w:date="2021-03-23T23:02:00Z"/>
              </w:rPr>
            </w:pPr>
            <w:del w:id="1231" w:author="mico1999@foxmail.com" w:date="2021-03-23T23:02:00Z">
              <w:r w:rsidDel="00591D47">
                <w:rPr>
                  <w:rFonts w:hint="eastAsia"/>
                </w:rPr>
                <w:delText>8</w:delText>
              </w:r>
            </w:del>
          </w:p>
        </w:tc>
      </w:tr>
      <w:tr w:rsidR="00884FDB" w:rsidDel="00591D47" w14:paraId="52BC4269" w14:textId="3C46398E">
        <w:trPr>
          <w:trHeight w:val="345"/>
          <w:del w:id="1232" w:author="mico1999@foxmail.com" w:date="2021-03-23T23:02:00Z"/>
        </w:trPr>
        <w:tc>
          <w:tcPr>
            <w:tcW w:w="2093" w:type="dxa"/>
            <w:vAlign w:val="center"/>
          </w:tcPr>
          <w:p w14:paraId="641C98EC" w14:textId="4B8D4201" w:rsidR="00884FDB" w:rsidDel="00591D47" w:rsidRDefault="00902EDC">
            <w:pPr>
              <w:rPr>
                <w:del w:id="1233" w:author="mico1999@foxmail.com" w:date="2021-03-23T23:02:00Z"/>
              </w:rPr>
            </w:pPr>
            <w:del w:id="1234" w:author="mico1999@foxmail.com" w:date="2021-03-23T23:02:00Z">
              <w:r w:rsidDel="00591D47">
                <w:rPr>
                  <w:rFonts w:hint="eastAsia"/>
                </w:rPr>
                <w:delText>其他经营费用</w:delText>
              </w:r>
            </w:del>
          </w:p>
        </w:tc>
        <w:tc>
          <w:tcPr>
            <w:tcW w:w="1417" w:type="dxa"/>
            <w:vAlign w:val="center"/>
          </w:tcPr>
          <w:p w14:paraId="38237FC2" w14:textId="364DF01E" w:rsidR="00884FDB" w:rsidDel="00591D47" w:rsidRDefault="00902EDC">
            <w:pPr>
              <w:rPr>
                <w:del w:id="1235" w:author="mico1999@foxmail.com" w:date="2021-03-23T23:02:00Z"/>
              </w:rPr>
            </w:pPr>
            <w:del w:id="1236" w:author="mico1999@foxmail.com" w:date="2021-03-23T23:02:00Z">
              <w:r w:rsidDel="00591D47">
                <w:rPr>
                  <w:rFonts w:hint="eastAsia"/>
                </w:rPr>
                <w:delText>20</w:delText>
              </w:r>
            </w:del>
          </w:p>
        </w:tc>
        <w:tc>
          <w:tcPr>
            <w:tcW w:w="1602" w:type="dxa"/>
            <w:vAlign w:val="center"/>
          </w:tcPr>
          <w:p w14:paraId="44E91024" w14:textId="3CBFFC2F" w:rsidR="00884FDB" w:rsidDel="00591D47" w:rsidRDefault="00902EDC">
            <w:pPr>
              <w:rPr>
                <w:del w:id="1237" w:author="mico1999@foxmail.com" w:date="2021-03-23T23:02:00Z"/>
              </w:rPr>
            </w:pPr>
            <w:del w:id="1238" w:author="mico1999@foxmail.com" w:date="2021-03-23T23:02:00Z">
              <w:r w:rsidDel="00591D47">
                <w:rPr>
                  <w:rFonts w:hint="eastAsia"/>
                </w:rPr>
                <w:delText>30</w:delText>
              </w:r>
            </w:del>
          </w:p>
        </w:tc>
        <w:tc>
          <w:tcPr>
            <w:tcW w:w="1705" w:type="dxa"/>
            <w:vAlign w:val="center"/>
          </w:tcPr>
          <w:p w14:paraId="3C1D06AD" w14:textId="5783A444" w:rsidR="00884FDB" w:rsidDel="00591D47" w:rsidRDefault="00902EDC">
            <w:pPr>
              <w:rPr>
                <w:del w:id="1239" w:author="mico1999@foxmail.com" w:date="2021-03-23T23:02:00Z"/>
              </w:rPr>
            </w:pPr>
            <w:del w:id="1240" w:author="mico1999@foxmail.com" w:date="2021-03-23T23:02:00Z">
              <w:r w:rsidDel="00591D47">
                <w:rPr>
                  <w:rFonts w:hint="eastAsia"/>
                </w:rPr>
                <w:delText>35</w:delText>
              </w:r>
            </w:del>
          </w:p>
        </w:tc>
        <w:tc>
          <w:tcPr>
            <w:tcW w:w="1705" w:type="dxa"/>
            <w:vAlign w:val="center"/>
          </w:tcPr>
          <w:p w14:paraId="4095ED45" w14:textId="23DBA499" w:rsidR="00884FDB" w:rsidDel="00591D47" w:rsidRDefault="00902EDC">
            <w:pPr>
              <w:rPr>
                <w:del w:id="1241" w:author="mico1999@foxmail.com" w:date="2021-03-23T23:02:00Z"/>
              </w:rPr>
            </w:pPr>
            <w:del w:id="1242" w:author="mico1999@foxmail.com" w:date="2021-03-23T23:02:00Z">
              <w:r w:rsidDel="00591D47">
                <w:rPr>
                  <w:rFonts w:hint="eastAsia"/>
                </w:rPr>
                <w:delText>40</w:delText>
              </w:r>
            </w:del>
          </w:p>
        </w:tc>
      </w:tr>
      <w:tr w:rsidR="00884FDB" w:rsidDel="00591D47" w14:paraId="6DAFB074" w14:textId="56F91797">
        <w:trPr>
          <w:trHeight w:val="330"/>
          <w:del w:id="1243" w:author="mico1999@foxmail.com" w:date="2021-03-23T23:02:00Z"/>
        </w:trPr>
        <w:tc>
          <w:tcPr>
            <w:tcW w:w="2093" w:type="dxa"/>
            <w:vAlign w:val="center"/>
          </w:tcPr>
          <w:p w14:paraId="1B4CA7E3" w14:textId="37D21A17" w:rsidR="00884FDB" w:rsidDel="00591D47" w:rsidRDefault="00902EDC">
            <w:pPr>
              <w:rPr>
                <w:del w:id="1244" w:author="mico1999@foxmail.com" w:date="2021-03-23T23:02:00Z"/>
              </w:rPr>
            </w:pPr>
            <w:del w:id="1245" w:author="mico1999@foxmail.com" w:date="2021-03-23T23:02:00Z">
              <w:r w:rsidDel="00591D47">
                <w:rPr>
                  <w:rFonts w:hint="eastAsia"/>
                </w:rPr>
                <w:delText>合计</w:delText>
              </w:r>
            </w:del>
          </w:p>
        </w:tc>
        <w:tc>
          <w:tcPr>
            <w:tcW w:w="1417" w:type="dxa"/>
            <w:vAlign w:val="center"/>
          </w:tcPr>
          <w:p w14:paraId="66D17EF6" w14:textId="341402F5" w:rsidR="00884FDB" w:rsidDel="00591D47" w:rsidRDefault="00902EDC">
            <w:pPr>
              <w:rPr>
                <w:del w:id="1246" w:author="mico1999@foxmail.com" w:date="2021-03-23T23:02:00Z"/>
              </w:rPr>
            </w:pPr>
            <w:del w:id="1247" w:author="mico1999@foxmail.com" w:date="2021-03-23T23:02:00Z">
              <w:r w:rsidDel="00591D47">
                <w:rPr>
                  <w:rFonts w:hint="eastAsia"/>
                </w:rPr>
                <w:delText>210</w:delText>
              </w:r>
            </w:del>
          </w:p>
        </w:tc>
        <w:tc>
          <w:tcPr>
            <w:tcW w:w="1602" w:type="dxa"/>
            <w:vAlign w:val="center"/>
          </w:tcPr>
          <w:p w14:paraId="0E0098DC" w14:textId="7ABEC02D" w:rsidR="00884FDB" w:rsidDel="00591D47" w:rsidRDefault="00902EDC">
            <w:pPr>
              <w:rPr>
                <w:del w:id="1248" w:author="mico1999@foxmail.com" w:date="2021-03-23T23:02:00Z"/>
              </w:rPr>
            </w:pPr>
            <w:del w:id="1249" w:author="mico1999@foxmail.com" w:date="2021-03-23T23:02:00Z">
              <w:r w:rsidDel="00591D47">
                <w:rPr>
                  <w:rFonts w:hint="eastAsia"/>
                </w:rPr>
                <w:delText>158</w:delText>
              </w:r>
            </w:del>
          </w:p>
        </w:tc>
        <w:tc>
          <w:tcPr>
            <w:tcW w:w="1705" w:type="dxa"/>
            <w:vAlign w:val="center"/>
          </w:tcPr>
          <w:p w14:paraId="47F4DC34" w14:textId="545FA973" w:rsidR="00884FDB" w:rsidDel="00591D47" w:rsidRDefault="00902EDC">
            <w:pPr>
              <w:rPr>
                <w:del w:id="1250" w:author="mico1999@foxmail.com" w:date="2021-03-23T23:02:00Z"/>
              </w:rPr>
            </w:pPr>
            <w:del w:id="1251" w:author="mico1999@foxmail.com" w:date="2021-03-23T23:02:00Z">
              <w:r w:rsidDel="00591D47">
                <w:rPr>
                  <w:rFonts w:hint="eastAsia"/>
                </w:rPr>
                <w:delText>183</w:delText>
              </w:r>
            </w:del>
          </w:p>
        </w:tc>
        <w:tc>
          <w:tcPr>
            <w:tcW w:w="1705" w:type="dxa"/>
            <w:vAlign w:val="center"/>
          </w:tcPr>
          <w:p w14:paraId="17B09E25" w14:textId="63ABF594" w:rsidR="00884FDB" w:rsidDel="00591D47" w:rsidRDefault="00902EDC">
            <w:pPr>
              <w:rPr>
                <w:del w:id="1252" w:author="mico1999@foxmail.com" w:date="2021-03-23T23:02:00Z"/>
              </w:rPr>
            </w:pPr>
            <w:del w:id="1253" w:author="mico1999@foxmail.com" w:date="2021-03-23T23:02:00Z">
              <w:r w:rsidDel="00591D47">
                <w:rPr>
                  <w:rFonts w:hint="eastAsia"/>
                </w:rPr>
                <w:delText>203</w:delText>
              </w:r>
            </w:del>
          </w:p>
        </w:tc>
      </w:tr>
    </w:tbl>
    <w:p w14:paraId="08114921" w14:textId="2D0ADA1E" w:rsidR="00884FDB" w:rsidDel="00591D47" w:rsidRDefault="00884FDB">
      <w:pPr>
        <w:ind w:firstLineChars="0" w:firstLine="0"/>
        <w:rPr>
          <w:del w:id="1254" w:author="mico1999@foxmail.com" w:date="2021-03-23T23:02:00Z"/>
        </w:rPr>
      </w:pPr>
    </w:p>
    <w:p w14:paraId="1A2F3B8D" w14:textId="6AA2F40A" w:rsidR="00884FDB" w:rsidDel="00591D47" w:rsidRDefault="00902EDC">
      <w:pPr>
        <w:rPr>
          <w:del w:id="1255" w:author="mico1999@foxmail.com" w:date="2021-03-23T23:02:00Z"/>
        </w:rPr>
      </w:pPr>
      <w:del w:id="1256" w:author="mico1999@foxmail.com" w:date="2021-03-23T23:02:00Z">
        <w:r w:rsidDel="00591D47">
          <w:rPr>
            <w:rFonts w:hint="eastAsia"/>
          </w:rPr>
          <w:delText>3.</w:delText>
        </w:r>
        <w:r w:rsidDel="00591D47">
          <w:rPr>
            <w:rFonts w:hint="eastAsia"/>
          </w:rPr>
          <w:delText>利润预测</w:delText>
        </w:r>
      </w:del>
    </w:p>
    <w:p w14:paraId="210C4B6B" w14:textId="0B627D79" w:rsidR="00884FDB" w:rsidDel="00591D47" w:rsidRDefault="00902EDC">
      <w:pPr>
        <w:rPr>
          <w:del w:id="1257" w:author="mico1999@foxmail.com" w:date="2021-03-23T23:02:00Z"/>
        </w:rPr>
      </w:pPr>
      <w:del w:id="1258" w:author="mico1999@foxmail.com" w:date="2021-03-23T23:02:00Z">
        <w:r w:rsidDel="00591D47">
          <w:rPr>
            <w:rFonts w:hint="eastAsia"/>
          </w:rPr>
          <w:delText>表</w:delText>
        </w:r>
        <w:r w:rsidDel="00591D47">
          <w:rPr>
            <w:rFonts w:hint="eastAsia"/>
          </w:rPr>
          <w:delText>4</w:delText>
        </w:r>
        <w:r w:rsidDel="00591D47">
          <w:rPr>
            <w:rFonts w:hint="eastAsia"/>
          </w:rPr>
          <w:delText>前四年利润预测简表（单位：万元）</w:delText>
        </w:r>
      </w:del>
    </w:p>
    <w:tbl>
      <w:tblPr>
        <w:tblStyle w:val="a5"/>
        <w:tblW w:w="8800" w:type="dxa"/>
        <w:tblInd w:w="-201" w:type="dxa"/>
        <w:tblLayout w:type="fixed"/>
        <w:tblLook w:val="04A0" w:firstRow="1" w:lastRow="0" w:firstColumn="1" w:lastColumn="0" w:noHBand="0" w:noVBand="1"/>
      </w:tblPr>
      <w:tblGrid>
        <w:gridCol w:w="2149"/>
        <w:gridCol w:w="1492"/>
        <w:gridCol w:w="1719"/>
        <w:gridCol w:w="1720"/>
        <w:gridCol w:w="1720"/>
      </w:tblGrid>
      <w:tr w:rsidR="00884FDB" w:rsidDel="00591D47" w14:paraId="325F64A3" w14:textId="4D042FC2">
        <w:trPr>
          <w:trHeight w:val="557"/>
          <w:del w:id="1259" w:author="mico1999@foxmail.com" w:date="2021-03-23T23:02:00Z"/>
        </w:trPr>
        <w:tc>
          <w:tcPr>
            <w:tcW w:w="2149" w:type="dxa"/>
            <w:vAlign w:val="center"/>
          </w:tcPr>
          <w:p w14:paraId="6FB60E60" w14:textId="75187CA3" w:rsidR="00884FDB" w:rsidDel="00591D47" w:rsidRDefault="00902EDC">
            <w:pPr>
              <w:rPr>
                <w:del w:id="1260" w:author="mico1999@foxmail.com" w:date="2021-03-23T23:02:00Z"/>
              </w:rPr>
            </w:pPr>
            <w:del w:id="1261" w:author="mico1999@foxmail.com" w:date="2021-03-23T23:02:00Z">
              <w:r w:rsidDel="00591D47">
                <w:rPr>
                  <w:rFonts w:hint="eastAsia"/>
                </w:rPr>
                <w:delText>项目</w:delText>
              </w:r>
            </w:del>
          </w:p>
        </w:tc>
        <w:tc>
          <w:tcPr>
            <w:tcW w:w="1492" w:type="dxa"/>
            <w:vAlign w:val="center"/>
          </w:tcPr>
          <w:p w14:paraId="36527628" w14:textId="0B6149CD" w:rsidR="00884FDB" w:rsidDel="00591D47" w:rsidRDefault="00902EDC">
            <w:pPr>
              <w:rPr>
                <w:del w:id="1262" w:author="mico1999@foxmail.com" w:date="2021-03-23T23:02:00Z"/>
              </w:rPr>
            </w:pPr>
            <w:del w:id="1263" w:author="mico1999@foxmail.com" w:date="2021-03-23T23:02:00Z">
              <w:r w:rsidDel="00591D47">
                <w:rPr>
                  <w:rFonts w:hint="eastAsia"/>
                </w:rPr>
                <w:delText>第一年</w:delText>
              </w:r>
            </w:del>
          </w:p>
        </w:tc>
        <w:tc>
          <w:tcPr>
            <w:tcW w:w="1719" w:type="dxa"/>
            <w:vAlign w:val="center"/>
          </w:tcPr>
          <w:p w14:paraId="148BAAFC" w14:textId="23F29988" w:rsidR="00884FDB" w:rsidDel="00591D47" w:rsidRDefault="00902EDC">
            <w:pPr>
              <w:rPr>
                <w:del w:id="1264" w:author="mico1999@foxmail.com" w:date="2021-03-23T23:02:00Z"/>
              </w:rPr>
            </w:pPr>
            <w:del w:id="1265" w:author="mico1999@foxmail.com" w:date="2021-03-23T23:02:00Z">
              <w:r w:rsidDel="00591D47">
                <w:rPr>
                  <w:rFonts w:hint="eastAsia"/>
                </w:rPr>
                <w:delText>第二年</w:delText>
              </w:r>
            </w:del>
          </w:p>
        </w:tc>
        <w:tc>
          <w:tcPr>
            <w:tcW w:w="1720" w:type="dxa"/>
            <w:vAlign w:val="center"/>
          </w:tcPr>
          <w:p w14:paraId="4D2B3FD7" w14:textId="5C23E30E" w:rsidR="00884FDB" w:rsidDel="00591D47" w:rsidRDefault="00902EDC">
            <w:pPr>
              <w:rPr>
                <w:del w:id="1266" w:author="mico1999@foxmail.com" w:date="2021-03-23T23:02:00Z"/>
              </w:rPr>
            </w:pPr>
            <w:del w:id="1267" w:author="mico1999@foxmail.com" w:date="2021-03-23T23:02:00Z">
              <w:r w:rsidDel="00591D47">
                <w:rPr>
                  <w:rFonts w:hint="eastAsia"/>
                </w:rPr>
                <w:delText>第三年</w:delText>
              </w:r>
            </w:del>
          </w:p>
        </w:tc>
        <w:tc>
          <w:tcPr>
            <w:tcW w:w="1720" w:type="dxa"/>
            <w:vAlign w:val="center"/>
          </w:tcPr>
          <w:p w14:paraId="0F3D0116" w14:textId="5CDE08CB" w:rsidR="00884FDB" w:rsidDel="00591D47" w:rsidRDefault="00902EDC">
            <w:pPr>
              <w:rPr>
                <w:del w:id="1268" w:author="mico1999@foxmail.com" w:date="2021-03-23T23:02:00Z"/>
              </w:rPr>
            </w:pPr>
            <w:del w:id="1269" w:author="mico1999@foxmail.com" w:date="2021-03-23T23:02:00Z">
              <w:r w:rsidDel="00591D47">
                <w:rPr>
                  <w:rFonts w:hint="eastAsia"/>
                </w:rPr>
                <w:delText>第四年</w:delText>
              </w:r>
            </w:del>
          </w:p>
        </w:tc>
      </w:tr>
      <w:tr w:rsidR="00884FDB" w:rsidDel="00591D47" w14:paraId="247260E1" w14:textId="6A05D429">
        <w:trPr>
          <w:trHeight w:val="557"/>
          <w:del w:id="1270" w:author="mico1999@foxmail.com" w:date="2021-03-23T23:02:00Z"/>
        </w:trPr>
        <w:tc>
          <w:tcPr>
            <w:tcW w:w="2149" w:type="dxa"/>
            <w:vAlign w:val="center"/>
          </w:tcPr>
          <w:p w14:paraId="10A48B2C" w14:textId="52A8147A" w:rsidR="00884FDB" w:rsidDel="00591D47" w:rsidRDefault="00902EDC">
            <w:pPr>
              <w:rPr>
                <w:del w:id="1271" w:author="mico1999@foxmail.com" w:date="2021-03-23T23:02:00Z"/>
              </w:rPr>
            </w:pPr>
            <w:del w:id="1272" w:author="mico1999@foxmail.com" w:date="2021-03-23T23:02:00Z">
              <w:r w:rsidDel="00591D47">
                <w:rPr>
                  <w:rFonts w:hint="eastAsia"/>
                </w:rPr>
                <w:delText>一、主营业务收入</w:delText>
              </w:r>
            </w:del>
          </w:p>
        </w:tc>
        <w:tc>
          <w:tcPr>
            <w:tcW w:w="1492" w:type="dxa"/>
            <w:vAlign w:val="center"/>
          </w:tcPr>
          <w:p w14:paraId="137BD52E" w14:textId="7D0D45DB" w:rsidR="00884FDB" w:rsidDel="00591D47" w:rsidRDefault="00902EDC">
            <w:pPr>
              <w:rPr>
                <w:del w:id="1273" w:author="mico1999@foxmail.com" w:date="2021-03-23T23:02:00Z"/>
              </w:rPr>
            </w:pPr>
            <w:del w:id="1274" w:author="mico1999@foxmail.com" w:date="2021-03-23T23:02:00Z">
              <w:r w:rsidDel="00591D47">
                <w:rPr>
                  <w:rFonts w:hint="eastAsia"/>
                </w:rPr>
                <w:delText>249</w:delText>
              </w:r>
            </w:del>
          </w:p>
        </w:tc>
        <w:tc>
          <w:tcPr>
            <w:tcW w:w="1719" w:type="dxa"/>
            <w:vAlign w:val="center"/>
          </w:tcPr>
          <w:p w14:paraId="10ADF00C" w14:textId="3E8D2073" w:rsidR="00884FDB" w:rsidDel="00591D47" w:rsidRDefault="00902EDC">
            <w:pPr>
              <w:rPr>
                <w:del w:id="1275" w:author="mico1999@foxmail.com" w:date="2021-03-23T23:02:00Z"/>
              </w:rPr>
            </w:pPr>
            <w:del w:id="1276" w:author="mico1999@foxmail.com" w:date="2021-03-23T23:02:00Z">
              <w:r w:rsidDel="00591D47">
                <w:rPr>
                  <w:rFonts w:hint="eastAsia"/>
                </w:rPr>
                <w:delText>325</w:delText>
              </w:r>
            </w:del>
          </w:p>
        </w:tc>
        <w:tc>
          <w:tcPr>
            <w:tcW w:w="1720" w:type="dxa"/>
            <w:vAlign w:val="center"/>
          </w:tcPr>
          <w:p w14:paraId="7BDEC7E2" w14:textId="18147D41" w:rsidR="00884FDB" w:rsidDel="00591D47" w:rsidRDefault="00902EDC">
            <w:pPr>
              <w:rPr>
                <w:del w:id="1277" w:author="mico1999@foxmail.com" w:date="2021-03-23T23:02:00Z"/>
              </w:rPr>
            </w:pPr>
            <w:del w:id="1278" w:author="mico1999@foxmail.com" w:date="2021-03-23T23:02:00Z">
              <w:r w:rsidDel="00591D47">
                <w:rPr>
                  <w:rFonts w:hint="eastAsia"/>
                </w:rPr>
                <w:delText>398</w:delText>
              </w:r>
            </w:del>
          </w:p>
        </w:tc>
        <w:tc>
          <w:tcPr>
            <w:tcW w:w="1720" w:type="dxa"/>
            <w:vAlign w:val="center"/>
          </w:tcPr>
          <w:p w14:paraId="2CA72CE7" w14:textId="1536952E" w:rsidR="00884FDB" w:rsidDel="00591D47" w:rsidRDefault="00902EDC">
            <w:pPr>
              <w:rPr>
                <w:del w:id="1279" w:author="mico1999@foxmail.com" w:date="2021-03-23T23:02:00Z"/>
              </w:rPr>
            </w:pPr>
            <w:del w:id="1280" w:author="mico1999@foxmail.com" w:date="2021-03-23T23:02:00Z">
              <w:r w:rsidDel="00591D47">
                <w:rPr>
                  <w:rFonts w:hint="eastAsia"/>
                </w:rPr>
                <w:delText>472</w:delText>
              </w:r>
            </w:del>
          </w:p>
        </w:tc>
      </w:tr>
      <w:tr w:rsidR="00884FDB" w:rsidDel="00591D47" w14:paraId="4C6ACF6B" w14:textId="41DB143A">
        <w:trPr>
          <w:trHeight w:val="557"/>
          <w:del w:id="1281" w:author="mico1999@foxmail.com" w:date="2021-03-23T23:02:00Z"/>
        </w:trPr>
        <w:tc>
          <w:tcPr>
            <w:tcW w:w="2149" w:type="dxa"/>
            <w:vAlign w:val="center"/>
          </w:tcPr>
          <w:p w14:paraId="52FB4BBD" w14:textId="7BE04C32" w:rsidR="00884FDB" w:rsidDel="00591D47" w:rsidRDefault="00902EDC">
            <w:pPr>
              <w:rPr>
                <w:del w:id="1282" w:author="mico1999@foxmail.com" w:date="2021-03-23T23:02:00Z"/>
              </w:rPr>
            </w:pPr>
            <w:del w:id="1283" w:author="mico1999@foxmail.com" w:date="2021-03-23T23:02:00Z">
              <w:r w:rsidDel="00591D47">
                <w:rPr>
                  <w:rFonts w:hint="eastAsia"/>
                </w:rPr>
                <w:delText>减：主营业务成本</w:delText>
              </w:r>
            </w:del>
          </w:p>
        </w:tc>
        <w:tc>
          <w:tcPr>
            <w:tcW w:w="1492" w:type="dxa"/>
            <w:vAlign w:val="center"/>
          </w:tcPr>
          <w:p w14:paraId="0D956DC0" w14:textId="0CB48BAC" w:rsidR="00884FDB" w:rsidDel="00591D47" w:rsidRDefault="00902EDC">
            <w:pPr>
              <w:rPr>
                <w:del w:id="1284" w:author="mico1999@foxmail.com" w:date="2021-03-23T23:02:00Z"/>
              </w:rPr>
            </w:pPr>
            <w:del w:id="1285" w:author="mico1999@foxmail.com" w:date="2021-03-23T23:02:00Z">
              <w:r w:rsidDel="00591D47">
                <w:rPr>
                  <w:rFonts w:hint="eastAsia"/>
                </w:rPr>
                <w:delText>162</w:delText>
              </w:r>
            </w:del>
          </w:p>
        </w:tc>
        <w:tc>
          <w:tcPr>
            <w:tcW w:w="1719" w:type="dxa"/>
            <w:vAlign w:val="center"/>
          </w:tcPr>
          <w:p w14:paraId="38A01B4B" w14:textId="298A0FA2" w:rsidR="00884FDB" w:rsidDel="00591D47" w:rsidRDefault="00902EDC">
            <w:pPr>
              <w:rPr>
                <w:del w:id="1286" w:author="mico1999@foxmail.com" w:date="2021-03-23T23:02:00Z"/>
              </w:rPr>
            </w:pPr>
            <w:del w:id="1287" w:author="mico1999@foxmail.com" w:date="2021-03-23T23:02:00Z">
              <w:r w:rsidDel="00591D47">
                <w:rPr>
                  <w:rFonts w:hint="eastAsia"/>
                </w:rPr>
                <w:delText>90</w:delText>
              </w:r>
            </w:del>
          </w:p>
        </w:tc>
        <w:tc>
          <w:tcPr>
            <w:tcW w:w="1720" w:type="dxa"/>
            <w:vAlign w:val="center"/>
          </w:tcPr>
          <w:p w14:paraId="7143DD17" w14:textId="333EFD1B" w:rsidR="00884FDB" w:rsidDel="00591D47" w:rsidRDefault="00902EDC">
            <w:pPr>
              <w:rPr>
                <w:del w:id="1288" w:author="mico1999@foxmail.com" w:date="2021-03-23T23:02:00Z"/>
              </w:rPr>
            </w:pPr>
            <w:del w:id="1289" w:author="mico1999@foxmail.com" w:date="2021-03-23T23:02:00Z">
              <w:r w:rsidDel="00591D47">
                <w:rPr>
                  <w:rFonts w:hint="eastAsia"/>
                </w:rPr>
                <w:delText>105</w:delText>
              </w:r>
            </w:del>
          </w:p>
        </w:tc>
        <w:tc>
          <w:tcPr>
            <w:tcW w:w="1720" w:type="dxa"/>
            <w:vAlign w:val="center"/>
          </w:tcPr>
          <w:p w14:paraId="5385BB2F" w14:textId="729E66CF" w:rsidR="00884FDB" w:rsidDel="00591D47" w:rsidRDefault="00902EDC">
            <w:pPr>
              <w:rPr>
                <w:del w:id="1290" w:author="mico1999@foxmail.com" w:date="2021-03-23T23:02:00Z"/>
              </w:rPr>
            </w:pPr>
            <w:del w:id="1291" w:author="mico1999@foxmail.com" w:date="2021-03-23T23:02:00Z">
              <w:r w:rsidDel="00591D47">
                <w:rPr>
                  <w:rFonts w:hint="eastAsia"/>
                </w:rPr>
                <w:delText>115</w:delText>
              </w:r>
            </w:del>
          </w:p>
        </w:tc>
      </w:tr>
      <w:tr w:rsidR="00884FDB" w:rsidDel="00591D47" w14:paraId="2624D0D5" w14:textId="71147FEB">
        <w:trPr>
          <w:trHeight w:val="557"/>
          <w:del w:id="1292" w:author="mico1999@foxmail.com" w:date="2021-03-23T23:02:00Z"/>
        </w:trPr>
        <w:tc>
          <w:tcPr>
            <w:tcW w:w="2149" w:type="dxa"/>
            <w:vAlign w:val="center"/>
          </w:tcPr>
          <w:p w14:paraId="38A41171" w14:textId="020F204A" w:rsidR="00884FDB" w:rsidDel="00591D47" w:rsidRDefault="00902EDC">
            <w:pPr>
              <w:rPr>
                <w:del w:id="1293" w:author="mico1999@foxmail.com" w:date="2021-03-23T23:02:00Z"/>
              </w:rPr>
            </w:pPr>
            <w:del w:id="1294" w:author="mico1999@foxmail.com" w:date="2021-03-23T23:02:00Z">
              <w:r w:rsidDel="00591D47">
                <w:rPr>
                  <w:rFonts w:hint="eastAsia"/>
                </w:rPr>
                <w:delText>营业费用</w:delText>
              </w:r>
            </w:del>
          </w:p>
        </w:tc>
        <w:tc>
          <w:tcPr>
            <w:tcW w:w="1492" w:type="dxa"/>
            <w:vAlign w:val="center"/>
          </w:tcPr>
          <w:p w14:paraId="093DE02A" w14:textId="20DF7842" w:rsidR="00884FDB" w:rsidDel="00591D47" w:rsidRDefault="00902EDC">
            <w:pPr>
              <w:rPr>
                <w:del w:id="1295" w:author="mico1999@foxmail.com" w:date="2021-03-23T23:02:00Z"/>
              </w:rPr>
            </w:pPr>
            <w:del w:id="1296" w:author="mico1999@foxmail.com" w:date="2021-03-23T23:02:00Z">
              <w:r w:rsidDel="00591D47">
                <w:rPr>
                  <w:rFonts w:hint="eastAsia"/>
                </w:rPr>
                <w:delText>0</w:delText>
              </w:r>
            </w:del>
          </w:p>
        </w:tc>
        <w:tc>
          <w:tcPr>
            <w:tcW w:w="1719" w:type="dxa"/>
            <w:vAlign w:val="center"/>
          </w:tcPr>
          <w:p w14:paraId="25CD6302" w14:textId="20A1DD1E" w:rsidR="00884FDB" w:rsidDel="00591D47" w:rsidRDefault="00902EDC">
            <w:pPr>
              <w:rPr>
                <w:del w:id="1297" w:author="mico1999@foxmail.com" w:date="2021-03-23T23:02:00Z"/>
              </w:rPr>
            </w:pPr>
            <w:del w:id="1298" w:author="mico1999@foxmail.com" w:date="2021-03-23T23:02:00Z">
              <w:r w:rsidDel="00591D47">
                <w:rPr>
                  <w:rFonts w:hint="eastAsia"/>
                </w:rPr>
                <w:delText>0</w:delText>
              </w:r>
            </w:del>
          </w:p>
        </w:tc>
        <w:tc>
          <w:tcPr>
            <w:tcW w:w="1720" w:type="dxa"/>
            <w:vAlign w:val="center"/>
          </w:tcPr>
          <w:p w14:paraId="535BFC99" w14:textId="7FA14812" w:rsidR="00884FDB" w:rsidDel="00591D47" w:rsidRDefault="00902EDC">
            <w:pPr>
              <w:rPr>
                <w:del w:id="1299" w:author="mico1999@foxmail.com" w:date="2021-03-23T23:02:00Z"/>
              </w:rPr>
            </w:pPr>
            <w:del w:id="1300" w:author="mico1999@foxmail.com" w:date="2021-03-23T23:02:00Z">
              <w:r w:rsidDel="00591D47">
                <w:rPr>
                  <w:rFonts w:hint="eastAsia"/>
                </w:rPr>
                <w:delText>0</w:delText>
              </w:r>
            </w:del>
          </w:p>
        </w:tc>
        <w:tc>
          <w:tcPr>
            <w:tcW w:w="1720" w:type="dxa"/>
            <w:vAlign w:val="center"/>
          </w:tcPr>
          <w:p w14:paraId="0AF64E41" w14:textId="42A28D53" w:rsidR="00884FDB" w:rsidDel="00591D47" w:rsidRDefault="00902EDC">
            <w:pPr>
              <w:rPr>
                <w:del w:id="1301" w:author="mico1999@foxmail.com" w:date="2021-03-23T23:02:00Z"/>
              </w:rPr>
            </w:pPr>
            <w:del w:id="1302" w:author="mico1999@foxmail.com" w:date="2021-03-23T23:02:00Z">
              <w:r w:rsidDel="00591D47">
                <w:rPr>
                  <w:rFonts w:hint="eastAsia"/>
                </w:rPr>
                <w:delText>0</w:delText>
              </w:r>
            </w:del>
          </w:p>
        </w:tc>
      </w:tr>
      <w:tr w:rsidR="00884FDB" w:rsidDel="00591D47" w14:paraId="7C3C77A9" w14:textId="21F64288">
        <w:trPr>
          <w:trHeight w:val="1102"/>
          <w:del w:id="1303" w:author="mico1999@foxmail.com" w:date="2021-03-23T23:02:00Z"/>
        </w:trPr>
        <w:tc>
          <w:tcPr>
            <w:tcW w:w="2149" w:type="dxa"/>
            <w:vAlign w:val="center"/>
          </w:tcPr>
          <w:p w14:paraId="6D6C3E36" w14:textId="4BDFF6DC" w:rsidR="00884FDB" w:rsidDel="00591D47" w:rsidRDefault="00902EDC">
            <w:pPr>
              <w:rPr>
                <w:del w:id="1304" w:author="mico1999@foxmail.com" w:date="2021-03-23T23:02:00Z"/>
              </w:rPr>
            </w:pPr>
            <w:del w:id="1305" w:author="mico1999@foxmail.com" w:date="2021-03-23T23:02:00Z">
              <w:r w:rsidDel="00591D47">
                <w:rPr>
                  <w:rFonts w:hint="eastAsia"/>
                </w:rPr>
                <w:delText>主营业务税金及附加</w:delText>
              </w:r>
            </w:del>
          </w:p>
        </w:tc>
        <w:tc>
          <w:tcPr>
            <w:tcW w:w="1492" w:type="dxa"/>
            <w:vAlign w:val="center"/>
          </w:tcPr>
          <w:p w14:paraId="6C9B9EB7" w14:textId="400B5DD4" w:rsidR="00884FDB" w:rsidDel="00591D47" w:rsidRDefault="00902EDC">
            <w:pPr>
              <w:rPr>
                <w:del w:id="1306" w:author="mico1999@foxmail.com" w:date="2021-03-23T23:02:00Z"/>
              </w:rPr>
            </w:pPr>
            <w:del w:id="1307" w:author="mico1999@foxmail.com" w:date="2021-03-23T23:02:00Z">
              <w:r w:rsidDel="00591D47">
                <w:rPr>
                  <w:rFonts w:hint="eastAsia"/>
                </w:rPr>
                <w:delText>0</w:delText>
              </w:r>
            </w:del>
          </w:p>
        </w:tc>
        <w:tc>
          <w:tcPr>
            <w:tcW w:w="1719" w:type="dxa"/>
            <w:vAlign w:val="center"/>
          </w:tcPr>
          <w:p w14:paraId="2924D17C" w14:textId="27864417" w:rsidR="00884FDB" w:rsidDel="00591D47" w:rsidRDefault="00902EDC">
            <w:pPr>
              <w:rPr>
                <w:del w:id="1308" w:author="mico1999@foxmail.com" w:date="2021-03-23T23:02:00Z"/>
              </w:rPr>
            </w:pPr>
            <w:del w:id="1309" w:author="mico1999@foxmail.com" w:date="2021-03-23T23:02:00Z">
              <w:r w:rsidDel="00591D47">
                <w:rPr>
                  <w:rFonts w:hint="eastAsia"/>
                </w:rPr>
                <w:delText>0</w:delText>
              </w:r>
            </w:del>
          </w:p>
        </w:tc>
        <w:tc>
          <w:tcPr>
            <w:tcW w:w="1720" w:type="dxa"/>
            <w:vAlign w:val="center"/>
          </w:tcPr>
          <w:p w14:paraId="04855765" w14:textId="3AF9689C" w:rsidR="00884FDB" w:rsidDel="00591D47" w:rsidRDefault="00902EDC">
            <w:pPr>
              <w:rPr>
                <w:del w:id="1310" w:author="mico1999@foxmail.com" w:date="2021-03-23T23:02:00Z"/>
              </w:rPr>
            </w:pPr>
            <w:del w:id="1311" w:author="mico1999@foxmail.com" w:date="2021-03-23T23:02:00Z">
              <w:r w:rsidDel="00591D47">
                <w:rPr>
                  <w:rFonts w:hint="eastAsia"/>
                </w:rPr>
                <w:delText>0</w:delText>
              </w:r>
            </w:del>
          </w:p>
        </w:tc>
        <w:tc>
          <w:tcPr>
            <w:tcW w:w="1720" w:type="dxa"/>
            <w:vAlign w:val="center"/>
          </w:tcPr>
          <w:p w14:paraId="0A766CE6" w14:textId="6057C390" w:rsidR="00884FDB" w:rsidDel="00591D47" w:rsidRDefault="00902EDC">
            <w:pPr>
              <w:rPr>
                <w:del w:id="1312" w:author="mico1999@foxmail.com" w:date="2021-03-23T23:02:00Z"/>
              </w:rPr>
            </w:pPr>
            <w:del w:id="1313" w:author="mico1999@foxmail.com" w:date="2021-03-23T23:02:00Z">
              <w:r w:rsidDel="00591D47">
                <w:rPr>
                  <w:rFonts w:hint="eastAsia"/>
                </w:rPr>
                <w:delText>0</w:delText>
              </w:r>
            </w:del>
          </w:p>
        </w:tc>
      </w:tr>
      <w:tr w:rsidR="00884FDB" w:rsidDel="00591D47" w14:paraId="04963A52" w14:textId="686F347A">
        <w:trPr>
          <w:trHeight w:val="557"/>
          <w:del w:id="1314" w:author="mico1999@foxmail.com" w:date="2021-03-23T23:02:00Z"/>
        </w:trPr>
        <w:tc>
          <w:tcPr>
            <w:tcW w:w="2149" w:type="dxa"/>
            <w:vAlign w:val="center"/>
          </w:tcPr>
          <w:p w14:paraId="36C792DE" w14:textId="18B72953" w:rsidR="00884FDB" w:rsidDel="00591D47" w:rsidRDefault="00902EDC">
            <w:pPr>
              <w:rPr>
                <w:del w:id="1315" w:author="mico1999@foxmail.com" w:date="2021-03-23T23:02:00Z"/>
              </w:rPr>
            </w:pPr>
            <w:del w:id="1316" w:author="mico1999@foxmail.com" w:date="2021-03-23T23:02:00Z">
              <w:r w:rsidDel="00591D47">
                <w:rPr>
                  <w:rFonts w:hint="eastAsia"/>
                </w:rPr>
                <w:delText>二、主营业务利润</w:delText>
              </w:r>
            </w:del>
          </w:p>
        </w:tc>
        <w:tc>
          <w:tcPr>
            <w:tcW w:w="1492" w:type="dxa"/>
            <w:vAlign w:val="center"/>
          </w:tcPr>
          <w:p w14:paraId="215A2DE2" w14:textId="689DC25D" w:rsidR="00884FDB" w:rsidDel="00591D47" w:rsidRDefault="00902EDC">
            <w:pPr>
              <w:rPr>
                <w:del w:id="1317" w:author="mico1999@foxmail.com" w:date="2021-03-23T23:02:00Z"/>
              </w:rPr>
            </w:pPr>
            <w:del w:id="1318" w:author="mico1999@foxmail.com" w:date="2021-03-23T23:02:00Z">
              <w:r w:rsidDel="00591D47">
                <w:rPr>
                  <w:rFonts w:hint="eastAsia"/>
                </w:rPr>
                <w:delText>87</w:delText>
              </w:r>
            </w:del>
          </w:p>
        </w:tc>
        <w:tc>
          <w:tcPr>
            <w:tcW w:w="1719" w:type="dxa"/>
            <w:vAlign w:val="center"/>
          </w:tcPr>
          <w:p w14:paraId="1B9F0BC6" w14:textId="4914D40E" w:rsidR="00884FDB" w:rsidDel="00591D47" w:rsidRDefault="00902EDC">
            <w:pPr>
              <w:rPr>
                <w:del w:id="1319" w:author="mico1999@foxmail.com" w:date="2021-03-23T23:02:00Z"/>
              </w:rPr>
            </w:pPr>
            <w:del w:id="1320" w:author="mico1999@foxmail.com" w:date="2021-03-23T23:02:00Z">
              <w:r w:rsidDel="00591D47">
                <w:rPr>
                  <w:rFonts w:hint="eastAsia"/>
                </w:rPr>
                <w:delText>235</w:delText>
              </w:r>
            </w:del>
          </w:p>
        </w:tc>
        <w:tc>
          <w:tcPr>
            <w:tcW w:w="1720" w:type="dxa"/>
            <w:vAlign w:val="center"/>
          </w:tcPr>
          <w:p w14:paraId="3F936825" w14:textId="13ED44D8" w:rsidR="00884FDB" w:rsidDel="00591D47" w:rsidRDefault="00902EDC">
            <w:pPr>
              <w:rPr>
                <w:del w:id="1321" w:author="mico1999@foxmail.com" w:date="2021-03-23T23:02:00Z"/>
              </w:rPr>
            </w:pPr>
            <w:del w:id="1322" w:author="mico1999@foxmail.com" w:date="2021-03-23T23:02:00Z">
              <w:r w:rsidDel="00591D47">
                <w:rPr>
                  <w:rFonts w:hint="eastAsia"/>
                </w:rPr>
                <w:delText>293</w:delText>
              </w:r>
            </w:del>
          </w:p>
        </w:tc>
        <w:tc>
          <w:tcPr>
            <w:tcW w:w="1720" w:type="dxa"/>
            <w:vAlign w:val="center"/>
          </w:tcPr>
          <w:p w14:paraId="150F3CA5" w14:textId="388BDB77" w:rsidR="00884FDB" w:rsidDel="00591D47" w:rsidRDefault="00902EDC">
            <w:pPr>
              <w:rPr>
                <w:del w:id="1323" w:author="mico1999@foxmail.com" w:date="2021-03-23T23:02:00Z"/>
              </w:rPr>
            </w:pPr>
            <w:del w:id="1324" w:author="mico1999@foxmail.com" w:date="2021-03-23T23:02:00Z">
              <w:r w:rsidDel="00591D47">
                <w:rPr>
                  <w:rFonts w:hint="eastAsia"/>
                </w:rPr>
                <w:delText>357</w:delText>
              </w:r>
            </w:del>
          </w:p>
        </w:tc>
      </w:tr>
      <w:tr w:rsidR="00884FDB" w:rsidDel="00591D47" w14:paraId="0AB5958D" w14:textId="4B045957">
        <w:trPr>
          <w:trHeight w:val="557"/>
          <w:del w:id="1325" w:author="mico1999@foxmail.com" w:date="2021-03-23T23:02:00Z"/>
        </w:trPr>
        <w:tc>
          <w:tcPr>
            <w:tcW w:w="2149" w:type="dxa"/>
            <w:vAlign w:val="center"/>
          </w:tcPr>
          <w:p w14:paraId="12480DFE" w14:textId="7C38A100" w:rsidR="00884FDB" w:rsidDel="00591D47" w:rsidRDefault="00902EDC">
            <w:pPr>
              <w:rPr>
                <w:del w:id="1326" w:author="mico1999@foxmail.com" w:date="2021-03-23T23:02:00Z"/>
              </w:rPr>
            </w:pPr>
            <w:del w:id="1327" w:author="mico1999@foxmail.com" w:date="2021-03-23T23:02:00Z">
              <w:r w:rsidDel="00591D47">
                <w:rPr>
                  <w:rFonts w:hint="eastAsia"/>
                </w:rPr>
                <w:delText>加：其他业务利润</w:delText>
              </w:r>
            </w:del>
          </w:p>
        </w:tc>
        <w:tc>
          <w:tcPr>
            <w:tcW w:w="1492" w:type="dxa"/>
            <w:vAlign w:val="center"/>
          </w:tcPr>
          <w:p w14:paraId="714D9792" w14:textId="4FF38A29" w:rsidR="00884FDB" w:rsidDel="00591D47" w:rsidRDefault="00902EDC">
            <w:pPr>
              <w:rPr>
                <w:del w:id="1328" w:author="mico1999@foxmail.com" w:date="2021-03-23T23:02:00Z"/>
              </w:rPr>
            </w:pPr>
            <w:del w:id="1329" w:author="mico1999@foxmail.com" w:date="2021-03-23T23:02:00Z">
              <w:r w:rsidDel="00591D47">
                <w:rPr>
                  <w:rFonts w:hint="eastAsia"/>
                </w:rPr>
                <w:delText>0</w:delText>
              </w:r>
            </w:del>
          </w:p>
        </w:tc>
        <w:tc>
          <w:tcPr>
            <w:tcW w:w="1719" w:type="dxa"/>
            <w:vAlign w:val="center"/>
          </w:tcPr>
          <w:p w14:paraId="48BCB51F" w14:textId="4E18A43B" w:rsidR="00884FDB" w:rsidDel="00591D47" w:rsidRDefault="00902EDC">
            <w:pPr>
              <w:rPr>
                <w:del w:id="1330" w:author="mico1999@foxmail.com" w:date="2021-03-23T23:02:00Z"/>
              </w:rPr>
            </w:pPr>
            <w:del w:id="1331" w:author="mico1999@foxmail.com" w:date="2021-03-23T23:02:00Z">
              <w:r w:rsidDel="00591D47">
                <w:rPr>
                  <w:rFonts w:hint="eastAsia"/>
                </w:rPr>
                <w:delText>0</w:delText>
              </w:r>
            </w:del>
          </w:p>
        </w:tc>
        <w:tc>
          <w:tcPr>
            <w:tcW w:w="1720" w:type="dxa"/>
            <w:vAlign w:val="center"/>
          </w:tcPr>
          <w:p w14:paraId="0A7D547C" w14:textId="0C2F17A0" w:rsidR="00884FDB" w:rsidDel="00591D47" w:rsidRDefault="00902EDC">
            <w:pPr>
              <w:rPr>
                <w:del w:id="1332" w:author="mico1999@foxmail.com" w:date="2021-03-23T23:02:00Z"/>
              </w:rPr>
            </w:pPr>
            <w:del w:id="1333" w:author="mico1999@foxmail.com" w:date="2021-03-23T23:02:00Z">
              <w:r w:rsidDel="00591D47">
                <w:rPr>
                  <w:rFonts w:hint="eastAsia"/>
                </w:rPr>
                <w:delText>0</w:delText>
              </w:r>
            </w:del>
          </w:p>
        </w:tc>
        <w:tc>
          <w:tcPr>
            <w:tcW w:w="1720" w:type="dxa"/>
            <w:vAlign w:val="center"/>
          </w:tcPr>
          <w:p w14:paraId="051ED3F2" w14:textId="6932556E" w:rsidR="00884FDB" w:rsidDel="00591D47" w:rsidRDefault="00902EDC">
            <w:pPr>
              <w:rPr>
                <w:del w:id="1334" w:author="mico1999@foxmail.com" w:date="2021-03-23T23:02:00Z"/>
              </w:rPr>
            </w:pPr>
            <w:del w:id="1335" w:author="mico1999@foxmail.com" w:date="2021-03-23T23:02:00Z">
              <w:r w:rsidDel="00591D47">
                <w:rPr>
                  <w:rFonts w:hint="eastAsia"/>
                </w:rPr>
                <w:delText>0</w:delText>
              </w:r>
            </w:del>
          </w:p>
        </w:tc>
      </w:tr>
      <w:tr w:rsidR="00884FDB" w:rsidDel="00591D47" w14:paraId="09F07DFE" w14:textId="43A22E7A">
        <w:trPr>
          <w:trHeight w:val="557"/>
          <w:del w:id="1336" w:author="mico1999@foxmail.com" w:date="2021-03-23T23:02:00Z"/>
        </w:trPr>
        <w:tc>
          <w:tcPr>
            <w:tcW w:w="2149" w:type="dxa"/>
            <w:vAlign w:val="center"/>
          </w:tcPr>
          <w:p w14:paraId="73370342" w14:textId="51589C6D" w:rsidR="00884FDB" w:rsidDel="00591D47" w:rsidRDefault="00902EDC">
            <w:pPr>
              <w:rPr>
                <w:del w:id="1337" w:author="mico1999@foxmail.com" w:date="2021-03-23T23:02:00Z"/>
              </w:rPr>
            </w:pPr>
            <w:del w:id="1338" w:author="mico1999@foxmail.com" w:date="2021-03-23T23:02:00Z">
              <w:r w:rsidDel="00591D47">
                <w:rPr>
                  <w:rFonts w:hint="eastAsia"/>
                </w:rPr>
                <w:delText>减：管理费用</w:delText>
              </w:r>
            </w:del>
          </w:p>
        </w:tc>
        <w:tc>
          <w:tcPr>
            <w:tcW w:w="1492" w:type="dxa"/>
            <w:vAlign w:val="center"/>
          </w:tcPr>
          <w:p w14:paraId="2084EE4B" w14:textId="789567A1" w:rsidR="00884FDB" w:rsidDel="00591D47" w:rsidRDefault="00902EDC">
            <w:pPr>
              <w:rPr>
                <w:del w:id="1339" w:author="mico1999@foxmail.com" w:date="2021-03-23T23:02:00Z"/>
              </w:rPr>
            </w:pPr>
            <w:del w:id="1340" w:author="mico1999@foxmail.com" w:date="2021-03-23T23:02:00Z">
              <w:r w:rsidDel="00591D47">
                <w:rPr>
                  <w:rFonts w:hint="eastAsia"/>
                </w:rPr>
                <w:delText>40</w:delText>
              </w:r>
            </w:del>
          </w:p>
        </w:tc>
        <w:tc>
          <w:tcPr>
            <w:tcW w:w="1719" w:type="dxa"/>
            <w:vAlign w:val="center"/>
          </w:tcPr>
          <w:p w14:paraId="26B67BB4" w14:textId="4CB742BE" w:rsidR="00884FDB" w:rsidDel="00591D47" w:rsidRDefault="00902EDC">
            <w:pPr>
              <w:rPr>
                <w:del w:id="1341" w:author="mico1999@foxmail.com" w:date="2021-03-23T23:02:00Z"/>
              </w:rPr>
            </w:pPr>
            <w:del w:id="1342" w:author="mico1999@foxmail.com" w:date="2021-03-23T23:02:00Z">
              <w:r w:rsidDel="00591D47">
                <w:rPr>
                  <w:rFonts w:hint="eastAsia"/>
                </w:rPr>
                <w:delText>60</w:delText>
              </w:r>
            </w:del>
          </w:p>
        </w:tc>
        <w:tc>
          <w:tcPr>
            <w:tcW w:w="1720" w:type="dxa"/>
            <w:vAlign w:val="center"/>
          </w:tcPr>
          <w:p w14:paraId="41B474AB" w14:textId="5F9DBB9B" w:rsidR="00884FDB" w:rsidDel="00591D47" w:rsidRDefault="00902EDC">
            <w:pPr>
              <w:rPr>
                <w:del w:id="1343" w:author="mico1999@foxmail.com" w:date="2021-03-23T23:02:00Z"/>
              </w:rPr>
            </w:pPr>
            <w:del w:id="1344" w:author="mico1999@foxmail.com" w:date="2021-03-23T23:02:00Z">
              <w:r w:rsidDel="00591D47">
                <w:rPr>
                  <w:rFonts w:hint="eastAsia"/>
                </w:rPr>
                <w:delText>70</w:delText>
              </w:r>
            </w:del>
          </w:p>
        </w:tc>
        <w:tc>
          <w:tcPr>
            <w:tcW w:w="1720" w:type="dxa"/>
            <w:vAlign w:val="center"/>
          </w:tcPr>
          <w:p w14:paraId="42EC9A83" w14:textId="5CF87B61" w:rsidR="00884FDB" w:rsidDel="00591D47" w:rsidRDefault="00902EDC">
            <w:pPr>
              <w:rPr>
                <w:del w:id="1345" w:author="mico1999@foxmail.com" w:date="2021-03-23T23:02:00Z"/>
              </w:rPr>
            </w:pPr>
            <w:del w:id="1346" w:author="mico1999@foxmail.com" w:date="2021-03-23T23:02:00Z">
              <w:r w:rsidDel="00591D47">
                <w:rPr>
                  <w:rFonts w:hint="eastAsia"/>
                </w:rPr>
                <w:delText>80</w:delText>
              </w:r>
            </w:del>
          </w:p>
        </w:tc>
      </w:tr>
      <w:tr w:rsidR="00884FDB" w:rsidDel="00591D47" w14:paraId="4046FA20" w14:textId="476DE4FA">
        <w:trPr>
          <w:trHeight w:val="557"/>
          <w:del w:id="1347" w:author="mico1999@foxmail.com" w:date="2021-03-23T23:02:00Z"/>
        </w:trPr>
        <w:tc>
          <w:tcPr>
            <w:tcW w:w="2149" w:type="dxa"/>
            <w:vAlign w:val="center"/>
          </w:tcPr>
          <w:p w14:paraId="6A1E2A0D" w14:textId="3A984724" w:rsidR="00884FDB" w:rsidDel="00591D47" w:rsidRDefault="00902EDC">
            <w:pPr>
              <w:rPr>
                <w:del w:id="1348" w:author="mico1999@foxmail.com" w:date="2021-03-23T23:02:00Z"/>
              </w:rPr>
            </w:pPr>
            <w:del w:id="1349" w:author="mico1999@foxmail.com" w:date="2021-03-23T23:02:00Z">
              <w:r w:rsidDel="00591D47">
                <w:rPr>
                  <w:rFonts w:hint="eastAsia"/>
                </w:rPr>
                <w:delText>财务费用</w:delText>
              </w:r>
            </w:del>
          </w:p>
        </w:tc>
        <w:tc>
          <w:tcPr>
            <w:tcW w:w="1492" w:type="dxa"/>
            <w:vAlign w:val="center"/>
          </w:tcPr>
          <w:p w14:paraId="22401814" w14:textId="0989F5E1" w:rsidR="00884FDB" w:rsidDel="00591D47" w:rsidRDefault="00902EDC">
            <w:pPr>
              <w:rPr>
                <w:del w:id="1350" w:author="mico1999@foxmail.com" w:date="2021-03-23T23:02:00Z"/>
              </w:rPr>
            </w:pPr>
            <w:del w:id="1351" w:author="mico1999@foxmail.com" w:date="2021-03-23T23:02:00Z">
              <w:r w:rsidDel="00591D47">
                <w:rPr>
                  <w:rFonts w:hint="eastAsia"/>
                </w:rPr>
                <w:delText>8</w:delText>
              </w:r>
            </w:del>
          </w:p>
        </w:tc>
        <w:tc>
          <w:tcPr>
            <w:tcW w:w="1719" w:type="dxa"/>
            <w:vAlign w:val="center"/>
          </w:tcPr>
          <w:p w14:paraId="0FE88B90" w14:textId="0179467C" w:rsidR="00884FDB" w:rsidDel="00591D47" w:rsidRDefault="00902EDC">
            <w:pPr>
              <w:rPr>
                <w:del w:id="1352" w:author="mico1999@foxmail.com" w:date="2021-03-23T23:02:00Z"/>
              </w:rPr>
            </w:pPr>
            <w:del w:id="1353" w:author="mico1999@foxmail.com" w:date="2021-03-23T23:02:00Z">
              <w:r w:rsidDel="00591D47">
                <w:rPr>
                  <w:rFonts w:hint="eastAsia"/>
                </w:rPr>
                <w:delText>8</w:delText>
              </w:r>
            </w:del>
          </w:p>
        </w:tc>
        <w:tc>
          <w:tcPr>
            <w:tcW w:w="1720" w:type="dxa"/>
            <w:vAlign w:val="center"/>
          </w:tcPr>
          <w:p w14:paraId="673ED40C" w14:textId="034DD8CA" w:rsidR="00884FDB" w:rsidDel="00591D47" w:rsidRDefault="00902EDC">
            <w:pPr>
              <w:rPr>
                <w:del w:id="1354" w:author="mico1999@foxmail.com" w:date="2021-03-23T23:02:00Z"/>
              </w:rPr>
            </w:pPr>
            <w:del w:id="1355" w:author="mico1999@foxmail.com" w:date="2021-03-23T23:02:00Z">
              <w:r w:rsidDel="00591D47">
                <w:rPr>
                  <w:rFonts w:hint="eastAsia"/>
                </w:rPr>
                <w:delText>8</w:delText>
              </w:r>
            </w:del>
          </w:p>
        </w:tc>
        <w:tc>
          <w:tcPr>
            <w:tcW w:w="1720" w:type="dxa"/>
            <w:vAlign w:val="center"/>
          </w:tcPr>
          <w:p w14:paraId="7059CE29" w14:textId="14B03856" w:rsidR="00884FDB" w:rsidDel="00591D47" w:rsidRDefault="00902EDC">
            <w:pPr>
              <w:rPr>
                <w:del w:id="1356" w:author="mico1999@foxmail.com" w:date="2021-03-23T23:02:00Z"/>
              </w:rPr>
            </w:pPr>
            <w:del w:id="1357" w:author="mico1999@foxmail.com" w:date="2021-03-23T23:02:00Z">
              <w:r w:rsidDel="00591D47">
                <w:rPr>
                  <w:rFonts w:hint="eastAsia"/>
                </w:rPr>
                <w:delText>8</w:delText>
              </w:r>
            </w:del>
          </w:p>
        </w:tc>
      </w:tr>
      <w:tr w:rsidR="00884FDB" w:rsidDel="00591D47" w14:paraId="4460ABCA" w14:textId="46379F12">
        <w:trPr>
          <w:trHeight w:val="557"/>
          <w:del w:id="1358" w:author="mico1999@foxmail.com" w:date="2021-03-23T23:02:00Z"/>
        </w:trPr>
        <w:tc>
          <w:tcPr>
            <w:tcW w:w="2149" w:type="dxa"/>
            <w:vAlign w:val="center"/>
          </w:tcPr>
          <w:p w14:paraId="7DF66195" w14:textId="47E90D8E" w:rsidR="00884FDB" w:rsidDel="00591D47" w:rsidRDefault="00902EDC">
            <w:pPr>
              <w:rPr>
                <w:del w:id="1359" w:author="mico1999@foxmail.com" w:date="2021-03-23T23:02:00Z"/>
              </w:rPr>
            </w:pPr>
            <w:del w:id="1360" w:author="mico1999@foxmail.com" w:date="2021-03-23T23:02:00Z">
              <w:r w:rsidDel="00591D47">
                <w:rPr>
                  <w:rFonts w:hint="eastAsia"/>
                </w:rPr>
                <w:delText>三、营业利润</w:delText>
              </w:r>
            </w:del>
          </w:p>
        </w:tc>
        <w:tc>
          <w:tcPr>
            <w:tcW w:w="1492" w:type="dxa"/>
            <w:vAlign w:val="center"/>
          </w:tcPr>
          <w:p w14:paraId="700A87AA" w14:textId="4172DCF3" w:rsidR="00884FDB" w:rsidDel="00591D47" w:rsidRDefault="00902EDC">
            <w:pPr>
              <w:rPr>
                <w:del w:id="1361" w:author="mico1999@foxmail.com" w:date="2021-03-23T23:02:00Z"/>
              </w:rPr>
            </w:pPr>
            <w:del w:id="1362" w:author="mico1999@foxmail.com" w:date="2021-03-23T23:02:00Z">
              <w:r w:rsidDel="00591D47">
                <w:rPr>
                  <w:rFonts w:hint="eastAsia"/>
                </w:rPr>
                <w:delText>39</w:delText>
              </w:r>
            </w:del>
          </w:p>
        </w:tc>
        <w:tc>
          <w:tcPr>
            <w:tcW w:w="1719" w:type="dxa"/>
            <w:vAlign w:val="center"/>
          </w:tcPr>
          <w:p w14:paraId="5F036C62" w14:textId="1C934423" w:rsidR="00884FDB" w:rsidDel="00591D47" w:rsidRDefault="00902EDC">
            <w:pPr>
              <w:rPr>
                <w:del w:id="1363" w:author="mico1999@foxmail.com" w:date="2021-03-23T23:02:00Z"/>
              </w:rPr>
            </w:pPr>
            <w:del w:id="1364" w:author="mico1999@foxmail.com" w:date="2021-03-23T23:02:00Z">
              <w:r w:rsidDel="00591D47">
                <w:rPr>
                  <w:rFonts w:hint="eastAsia"/>
                </w:rPr>
                <w:delText>167</w:delText>
              </w:r>
            </w:del>
          </w:p>
        </w:tc>
        <w:tc>
          <w:tcPr>
            <w:tcW w:w="1720" w:type="dxa"/>
            <w:vAlign w:val="center"/>
          </w:tcPr>
          <w:p w14:paraId="2161CD89" w14:textId="0267544D" w:rsidR="00884FDB" w:rsidDel="00591D47" w:rsidRDefault="00902EDC">
            <w:pPr>
              <w:rPr>
                <w:del w:id="1365" w:author="mico1999@foxmail.com" w:date="2021-03-23T23:02:00Z"/>
              </w:rPr>
            </w:pPr>
            <w:del w:id="1366" w:author="mico1999@foxmail.com" w:date="2021-03-23T23:02:00Z">
              <w:r w:rsidDel="00591D47">
                <w:rPr>
                  <w:rFonts w:hint="eastAsia"/>
                </w:rPr>
                <w:delText>215</w:delText>
              </w:r>
            </w:del>
          </w:p>
        </w:tc>
        <w:tc>
          <w:tcPr>
            <w:tcW w:w="1720" w:type="dxa"/>
            <w:vAlign w:val="center"/>
          </w:tcPr>
          <w:p w14:paraId="4016C3C1" w14:textId="62CBF9B6" w:rsidR="00884FDB" w:rsidDel="00591D47" w:rsidRDefault="00902EDC">
            <w:pPr>
              <w:rPr>
                <w:del w:id="1367" w:author="mico1999@foxmail.com" w:date="2021-03-23T23:02:00Z"/>
              </w:rPr>
            </w:pPr>
            <w:del w:id="1368" w:author="mico1999@foxmail.com" w:date="2021-03-23T23:02:00Z">
              <w:r w:rsidDel="00591D47">
                <w:rPr>
                  <w:rFonts w:hint="eastAsia"/>
                </w:rPr>
                <w:delText>269</w:delText>
              </w:r>
            </w:del>
          </w:p>
        </w:tc>
      </w:tr>
      <w:tr w:rsidR="00884FDB" w:rsidDel="00591D47" w14:paraId="090B797D" w14:textId="64113DDA">
        <w:trPr>
          <w:trHeight w:val="557"/>
          <w:del w:id="1369" w:author="mico1999@foxmail.com" w:date="2021-03-23T23:02:00Z"/>
        </w:trPr>
        <w:tc>
          <w:tcPr>
            <w:tcW w:w="2149" w:type="dxa"/>
            <w:vAlign w:val="center"/>
          </w:tcPr>
          <w:p w14:paraId="4BAB34B5" w14:textId="60951088" w:rsidR="00884FDB" w:rsidDel="00591D47" w:rsidRDefault="00902EDC">
            <w:pPr>
              <w:rPr>
                <w:del w:id="1370" w:author="mico1999@foxmail.com" w:date="2021-03-23T23:02:00Z"/>
              </w:rPr>
            </w:pPr>
            <w:del w:id="1371" w:author="mico1999@foxmail.com" w:date="2021-03-23T23:02:00Z">
              <w:r w:rsidDel="00591D47">
                <w:rPr>
                  <w:rFonts w:hint="eastAsia"/>
                </w:rPr>
                <w:delText>加</w:delText>
              </w:r>
              <w:r w:rsidDel="00591D47">
                <w:rPr>
                  <w:rFonts w:hint="eastAsia"/>
                </w:rPr>
                <w:delText>:</w:delText>
              </w:r>
              <w:r w:rsidDel="00591D47">
                <w:rPr>
                  <w:rFonts w:hint="eastAsia"/>
                </w:rPr>
                <w:delText>投资收益</w:delText>
              </w:r>
            </w:del>
          </w:p>
        </w:tc>
        <w:tc>
          <w:tcPr>
            <w:tcW w:w="1492" w:type="dxa"/>
            <w:vAlign w:val="center"/>
          </w:tcPr>
          <w:p w14:paraId="0211D2CF" w14:textId="3781F906" w:rsidR="00884FDB" w:rsidDel="00591D47" w:rsidRDefault="00902EDC">
            <w:pPr>
              <w:rPr>
                <w:del w:id="1372" w:author="mico1999@foxmail.com" w:date="2021-03-23T23:02:00Z"/>
              </w:rPr>
            </w:pPr>
            <w:del w:id="1373" w:author="mico1999@foxmail.com" w:date="2021-03-23T23:02:00Z">
              <w:r w:rsidDel="00591D47">
                <w:rPr>
                  <w:rFonts w:hint="eastAsia"/>
                </w:rPr>
                <w:delText>0</w:delText>
              </w:r>
            </w:del>
          </w:p>
        </w:tc>
        <w:tc>
          <w:tcPr>
            <w:tcW w:w="1719" w:type="dxa"/>
            <w:vAlign w:val="center"/>
          </w:tcPr>
          <w:p w14:paraId="00D0F485" w14:textId="49D85937" w:rsidR="00884FDB" w:rsidDel="00591D47" w:rsidRDefault="00902EDC">
            <w:pPr>
              <w:rPr>
                <w:del w:id="1374" w:author="mico1999@foxmail.com" w:date="2021-03-23T23:02:00Z"/>
              </w:rPr>
            </w:pPr>
            <w:del w:id="1375" w:author="mico1999@foxmail.com" w:date="2021-03-23T23:02:00Z">
              <w:r w:rsidDel="00591D47">
                <w:rPr>
                  <w:rFonts w:hint="eastAsia"/>
                </w:rPr>
                <w:delText>0</w:delText>
              </w:r>
            </w:del>
          </w:p>
        </w:tc>
        <w:tc>
          <w:tcPr>
            <w:tcW w:w="1720" w:type="dxa"/>
            <w:vAlign w:val="center"/>
          </w:tcPr>
          <w:p w14:paraId="6B4130F6" w14:textId="2C5FE228" w:rsidR="00884FDB" w:rsidDel="00591D47" w:rsidRDefault="00902EDC">
            <w:pPr>
              <w:rPr>
                <w:del w:id="1376" w:author="mico1999@foxmail.com" w:date="2021-03-23T23:02:00Z"/>
              </w:rPr>
            </w:pPr>
            <w:del w:id="1377" w:author="mico1999@foxmail.com" w:date="2021-03-23T23:02:00Z">
              <w:r w:rsidDel="00591D47">
                <w:rPr>
                  <w:rFonts w:hint="eastAsia"/>
                </w:rPr>
                <w:delText>0</w:delText>
              </w:r>
            </w:del>
          </w:p>
        </w:tc>
        <w:tc>
          <w:tcPr>
            <w:tcW w:w="1720" w:type="dxa"/>
            <w:vAlign w:val="center"/>
          </w:tcPr>
          <w:p w14:paraId="3F00495E" w14:textId="78BC1F7F" w:rsidR="00884FDB" w:rsidDel="00591D47" w:rsidRDefault="00902EDC">
            <w:pPr>
              <w:rPr>
                <w:del w:id="1378" w:author="mico1999@foxmail.com" w:date="2021-03-23T23:02:00Z"/>
              </w:rPr>
            </w:pPr>
            <w:del w:id="1379" w:author="mico1999@foxmail.com" w:date="2021-03-23T23:02:00Z">
              <w:r w:rsidDel="00591D47">
                <w:rPr>
                  <w:rFonts w:hint="eastAsia"/>
                </w:rPr>
                <w:delText>0</w:delText>
              </w:r>
            </w:del>
          </w:p>
        </w:tc>
      </w:tr>
      <w:tr w:rsidR="00884FDB" w:rsidDel="00591D47" w14:paraId="194D0E3A" w14:textId="11C3E7D3">
        <w:trPr>
          <w:trHeight w:val="557"/>
          <w:del w:id="1380" w:author="mico1999@foxmail.com" w:date="2021-03-23T23:02:00Z"/>
        </w:trPr>
        <w:tc>
          <w:tcPr>
            <w:tcW w:w="2149" w:type="dxa"/>
            <w:vAlign w:val="center"/>
          </w:tcPr>
          <w:p w14:paraId="184057D3" w14:textId="0B715ABD" w:rsidR="00884FDB" w:rsidDel="00591D47" w:rsidRDefault="00902EDC">
            <w:pPr>
              <w:rPr>
                <w:del w:id="1381" w:author="mico1999@foxmail.com" w:date="2021-03-23T23:02:00Z"/>
              </w:rPr>
            </w:pPr>
            <w:del w:id="1382" w:author="mico1999@foxmail.com" w:date="2021-03-23T23:02:00Z">
              <w:r w:rsidDel="00591D47">
                <w:rPr>
                  <w:rFonts w:hint="eastAsia"/>
                </w:rPr>
                <w:delText>补贴收入</w:delText>
              </w:r>
            </w:del>
          </w:p>
        </w:tc>
        <w:tc>
          <w:tcPr>
            <w:tcW w:w="1492" w:type="dxa"/>
            <w:vAlign w:val="center"/>
          </w:tcPr>
          <w:p w14:paraId="777601F5" w14:textId="6057B382" w:rsidR="00884FDB" w:rsidDel="00591D47" w:rsidRDefault="00902EDC">
            <w:pPr>
              <w:rPr>
                <w:del w:id="1383" w:author="mico1999@foxmail.com" w:date="2021-03-23T23:02:00Z"/>
              </w:rPr>
            </w:pPr>
            <w:del w:id="1384" w:author="mico1999@foxmail.com" w:date="2021-03-23T23:02:00Z">
              <w:r w:rsidDel="00591D47">
                <w:rPr>
                  <w:rFonts w:hint="eastAsia"/>
                </w:rPr>
                <w:delText>0</w:delText>
              </w:r>
            </w:del>
          </w:p>
        </w:tc>
        <w:tc>
          <w:tcPr>
            <w:tcW w:w="1719" w:type="dxa"/>
            <w:vAlign w:val="center"/>
          </w:tcPr>
          <w:p w14:paraId="0535F8B6" w14:textId="34BC3AD9" w:rsidR="00884FDB" w:rsidDel="00591D47" w:rsidRDefault="00902EDC">
            <w:pPr>
              <w:rPr>
                <w:del w:id="1385" w:author="mico1999@foxmail.com" w:date="2021-03-23T23:02:00Z"/>
              </w:rPr>
            </w:pPr>
            <w:del w:id="1386" w:author="mico1999@foxmail.com" w:date="2021-03-23T23:02:00Z">
              <w:r w:rsidDel="00591D47">
                <w:rPr>
                  <w:rFonts w:hint="eastAsia"/>
                </w:rPr>
                <w:delText>0</w:delText>
              </w:r>
            </w:del>
          </w:p>
        </w:tc>
        <w:tc>
          <w:tcPr>
            <w:tcW w:w="1720" w:type="dxa"/>
            <w:vAlign w:val="center"/>
          </w:tcPr>
          <w:p w14:paraId="02931664" w14:textId="5879A774" w:rsidR="00884FDB" w:rsidDel="00591D47" w:rsidRDefault="00902EDC">
            <w:pPr>
              <w:rPr>
                <w:del w:id="1387" w:author="mico1999@foxmail.com" w:date="2021-03-23T23:02:00Z"/>
              </w:rPr>
            </w:pPr>
            <w:del w:id="1388" w:author="mico1999@foxmail.com" w:date="2021-03-23T23:02:00Z">
              <w:r w:rsidDel="00591D47">
                <w:rPr>
                  <w:rFonts w:hint="eastAsia"/>
                </w:rPr>
                <w:delText>0</w:delText>
              </w:r>
            </w:del>
          </w:p>
        </w:tc>
        <w:tc>
          <w:tcPr>
            <w:tcW w:w="1720" w:type="dxa"/>
            <w:vAlign w:val="center"/>
          </w:tcPr>
          <w:p w14:paraId="5FCEBD9D" w14:textId="52A7FDE4" w:rsidR="00884FDB" w:rsidDel="00591D47" w:rsidRDefault="00902EDC">
            <w:pPr>
              <w:rPr>
                <w:del w:id="1389" w:author="mico1999@foxmail.com" w:date="2021-03-23T23:02:00Z"/>
              </w:rPr>
            </w:pPr>
            <w:del w:id="1390" w:author="mico1999@foxmail.com" w:date="2021-03-23T23:02:00Z">
              <w:r w:rsidDel="00591D47">
                <w:rPr>
                  <w:rFonts w:hint="eastAsia"/>
                </w:rPr>
                <w:delText>0</w:delText>
              </w:r>
            </w:del>
          </w:p>
        </w:tc>
      </w:tr>
      <w:tr w:rsidR="00884FDB" w:rsidDel="00591D47" w14:paraId="1314C45C" w14:textId="0A18412B">
        <w:trPr>
          <w:trHeight w:val="557"/>
          <w:del w:id="1391" w:author="mico1999@foxmail.com" w:date="2021-03-23T23:02:00Z"/>
        </w:trPr>
        <w:tc>
          <w:tcPr>
            <w:tcW w:w="2149" w:type="dxa"/>
            <w:vAlign w:val="center"/>
          </w:tcPr>
          <w:p w14:paraId="3C27778D" w14:textId="7F4223A9" w:rsidR="00884FDB" w:rsidDel="00591D47" w:rsidRDefault="00902EDC">
            <w:pPr>
              <w:rPr>
                <w:del w:id="1392" w:author="mico1999@foxmail.com" w:date="2021-03-23T23:02:00Z"/>
              </w:rPr>
            </w:pPr>
            <w:del w:id="1393" w:author="mico1999@foxmail.com" w:date="2021-03-23T23:02:00Z">
              <w:r w:rsidDel="00591D47">
                <w:rPr>
                  <w:rFonts w:hint="eastAsia"/>
                </w:rPr>
                <w:delText>营业外收入</w:delText>
              </w:r>
            </w:del>
          </w:p>
        </w:tc>
        <w:tc>
          <w:tcPr>
            <w:tcW w:w="1492" w:type="dxa"/>
            <w:vAlign w:val="center"/>
          </w:tcPr>
          <w:p w14:paraId="512223B4" w14:textId="03C785AD" w:rsidR="00884FDB" w:rsidDel="00591D47" w:rsidRDefault="00902EDC">
            <w:pPr>
              <w:rPr>
                <w:del w:id="1394" w:author="mico1999@foxmail.com" w:date="2021-03-23T23:02:00Z"/>
              </w:rPr>
            </w:pPr>
            <w:del w:id="1395" w:author="mico1999@foxmail.com" w:date="2021-03-23T23:02:00Z">
              <w:r w:rsidDel="00591D47">
                <w:rPr>
                  <w:rFonts w:hint="eastAsia"/>
                </w:rPr>
                <w:delText>0</w:delText>
              </w:r>
            </w:del>
          </w:p>
        </w:tc>
        <w:tc>
          <w:tcPr>
            <w:tcW w:w="1719" w:type="dxa"/>
            <w:vAlign w:val="center"/>
          </w:tcPr>
          <w:p w14:paraId="25C0952C" w14:textId="332175AE" w:rsidR="00884FDB" w:rsidDel="00591D47" w:rsidRDefault="00902EDC">
            <w:pPr>
              <w:rPr>
                <w:del w:id="1396" w:author="mico1999@foxmail.com" w:date="2021-03-23T23:02:00Z"/>
              </w:rPr>
            </w:pPr>
            <w:del w:id="1397" w:author="mico1999@foxmail.com" w:date="2021-03-23T23:02:00Z">
              <w:r w:rsidDel="00591D47">
                <w:rPr>
                  <w:rFonts w:hint="eastAsia"/>
                </w:rPr>
                <w:delText>0</w:delText>
              </w:r>
            </w:del>
          </w:p>
        </w:tc>
        <w:tc>
          <w:tcPr>
            <w:tcW w:w="1720" w:type="dxa"/>
            <w:vAlign w:val="center"/>
          </w:tcPr>
          <w:p w14:paraId="68277839" w14:textId="61322F79" w:rsidR="00884FDB" w:rsidDel="00591D47" w:rsidRDefault="00902EDC">
            <w:pPr>
              <w:rPr>
                <w:del w:id="1398" w:author="mico1999@foxmail.com" w:date="2021-03-23T23:02:00Z"/>
              </w:rPr>
            </w:pPr>
            <w:del w:id="1399" w:author="mico1999@foxmail.com" w:date="2021-03-23T23:02:00Z">
              <w:r w:rsidDel="00591D47">
                <w:rPr>
                  <w:rFonts w:hint="eastAsia"/>
                </w:rPr>
                <w:delText>0</w:delText>
              </w:r>
            </w:del>
          </w:p>
        </w:tc>
        <w:tc>
          <w:tcPr>
            <w:tcW w:w="1720" w:type="dxa"/>
            <w:vAlign w:val="center"/>
          </w:tcPr>
          <w:p w14:paraId="4D3C083C" w14:textId="7FA578CD" w:rsidR="00884FDB" w:rsidDel="00591D47" w:rsidRDefault="00902EDC">
            <w:pPr>
              <w:rPr>
                <w:del w:id="1400" w:author="mico1999@foxmail.com" w:date="2021-03-23T23:02:00Z"/>
              </w:rPr>
            </w:pPr>
            <w:del w:id="1401" w:author="mico1999@foxmail.com" w:date="2021-03-23T23:02:00Z">
              <w:r w:rsidDel="00591D47">
                <w:rPr>
                  <w:rFonts w:hint="eastAsia"/>
                </w:rPr>
                <w:delText>0</w:delText>
              </w:r>
            </w:del>
          </w:p>
        </w:tc>
      </w:tr>
      <w:tr w:rsidR="00884FDB" w:rsidDel="00591D47" w14:paraId="109EE2CA" w14:textId="75784595">
        <w:trPr>
          <w:trHeight w:val="557"/>
          <w:del w:id="1402" w:author="mico1999@foxmail.com" w:date="2021-03-23T23:02:00Z"/>
        </w:trPr>
        <w:tc>
          <w:tcPr>
            <w:tcW w:w="2149" w:type="dxa"/>
            <w:vAlign w:val="center"/>
          </w:tcPr>
          <w:p w14:paraId="1EBDB9BE" w14:textId="1D9EFE57" w:rsidR="00884FDB" w:rsidDel="00591D47" w:rsidRDefault="00902EDC">
            <w:pPr>
              <w:rPr>
                <w:del w:id="1403" w:author="mico1999@foxmail.com" w:date="2021-03-23T23:02:00Z"/>
              </w:rPr>
            </w:pPr>
            <w:del w:id="1404" w:author="mico1999@foxmail.com" w:date="2021-03-23T23:02:00Z">
              <w:r w:rsidDel="00591D47">
                <w:rPr>
                  <w:rFonts w:hint="eastAsia"/>
                </w:rPr>
                <w:delText>减：营业外支出</w:delText>
              </w:r>
            </w:del>
          </w:p>
        </w:tc>
        <w:tc>
          <w:tcPr>
            <w:tcW w:w="1492" w:type="dxa"/>
            <w:vAlign w:val="center"/>
          </w:tcPr>
          <w:p w14:paraId="6F8B69F7" w14:textId="6EB5A18D" w:rsidR="00884FDB" w:rsidDel="00591D47" w:rsidRDefault="00902EDC">
            <w:pPr>
              <w:rPr>
                <w:del w:id="1405" w:author="mico1999@foxmail.com" w:date="2021-03-23T23:02:00Z"/>
              </w:rPr>
            </w:pPr>
            <w:del w:id="1406" w:author="mico1999@foxmail.com" w:date="2021-03-23T23:02:00Z">
              <w:r w:rsidDel="00591D47">
                <w:rPr>
                  <w:rFonts w:hint="eastAsia"/>
                </w:rPr>
                <w:delText>0</w:delText>
              </w:r>
            </w:del>
          </w:p>
        </w:tc>
        <w:tc>
          <w:tcPr>
            <w:tcW w:w="1719" w:type="dxa"/>
            <w:vAlign w:val="center"/>
          </w:tcPr>
          <w:p w14:paraId="526D0E8F" w14:textId="29D9193E" w:rsidR="00884FDB" w:rsidDel="00591D47" w:rsidRDefault="00902EDC">
            <w:pPr>
              <w:rPr>
                <w:del w:id="1407" w:author="mico1999@foxmail.com" w:date="2021-03-23T23:02:00Z"/>
              </w:rPr>
            </w:pPr>
            <w:del w:id="1408" w:author="mico1999@foxmail.com" w:date="2021-03-23T23:02:00Z">
              <w:r w:rsidDel="00591D47">
                <w:rPr>
                  <w:rFonts w:hint="eastAsia"/>
                </w:rPr>
                <w:delText>0</w:delText>
              </w:r>
            </w:del>
          </w:p>
        </w:tc>
        <w:tc>
          <w:tcPr>
            <w:tcW w:w="1720" w:type="dxa"/>
            <w:vAlign w:val="center"/>
          </w:tcPr>
          <w:p w14:paraId="3CD45818" w14:textId="05B512F8" w:rsidR="00884FDB" w:rsidDel="00591D47" w:rsidRDefault="00902EDC">
            <w:pPr>
              <w:rPr>
                <w:del w:id="1409" w:author="mico1999@foxmail.com" w:date="2021-03-23T23:02:00Z"/>
              </w:rPr>
            </w:pPr>
            <w:del w:id="1410" w:author="mico1999@foxmail.com" w:date="2021-03-23T23:02:00Z">
              <w:r w:rsidDel="00591D47">
                <w:rPr>
                  <w:rFonts w:hint="eastAsia"/>
                </w:rPr>
                <w:delText>0</w:delText>
              </w:r>
            </w:del>
          </w:p>
        </w:tc>
        <w:tc>
          <w:tcPr>
            <w:tcW w:w="1720" w:type="dxa"/>
            <w:vAlign w:val="center"/>
          </w:tcPr>
          <w:p w14:paraId="394469E2" w14:textId="7B0477E3" w:rsidR="00884FDB" w:rsidDel="00591D47" w:rsidRDefault="00902EDC">
            <w:pPr>
              <w:rPr>
                <w:del w:id="1411" w:author="mico1999@foxmail.com" w:date="2021-03-23T23:02:00Z"/>
              </w:rPr>
            </w:pPr>
            <w:del w:id="1412" w:author="mico1999@foxmail.com" w:date="2021-03-23T23:02:00Z">
              <w:r w:rsidDel="00591D47">
                <w:rPr>
                  <w:rFonts w:hint="eastAsia"/>
                </w:rPr>
                <w:delText>0</w:delText>
              </w:r>
            </w:del>
          </w:p>
        </w:tc>
      </w:tr>
      <w:tr w:rsidR="00884FDB" w:rsidDel="00591D47" w14:paraId="3461F7D4" w14:textId="5F381EC5">
        <w:trPr>
          <w:trHeight w:val="557"/>
          <w:del w:id="1413" w:author="mico1999@foxmail.com" w:date="2021-03-23T23:02:00Z"/>
        </w:trPr>
        <w:tc>
          <w:tcPr>
            <w:tcW w:w="2149" w:type="dxa"/>
            <w:vAlign w:val="center"/>
          </w:tcPr>
          <w:p w14:paraId="3A6F1123" w14:textId="37953651" w:rsidR="00884FDB" w:rsidDel="00591D47" w:rsidRDefault="00902EDC">
            <w:pPr>
              <w:rPr>
                <w:del w:id="1414" w:author="mico1999@foxmail.com" w:date="2021-03-23T23:02:00Z"/>
              </w:rPr>
            </w:pPr>
            <w:del w:id="1415" w:author="mico1999@foxmail.com" w:date="2021-03-23T23:02:00Z">
              <w:r w:rsidDel="00591D47">
                <w:rPr>
                  <w:rFonts w:hint="eastAsia"/>
                </w:rPr>
                <w:delText>四、利润总额</w:delText>
              </w:r>
            </w:del>
          </w:p>
        </w:tc>
        <w:tc>
          <w:tcPr>
            <w:tcW w:w="1492" w:type="dxa"/>
            <w:vAlign w:val="center"/>
          </w:tcPr>
          <w:p w14:paraId="51F13691" w14:textId="3C7F96C0" w:rsidR="00884FDB" w:rsidDel="00591D47" w:rsidRDefault="00902EDC">
            <w:pPr>
              <w:rPr>
                <w:del w:id="1416" w:author="mico1999@foxmail.com" w:date="2021-03-23T23:02:00Z"/>
              </w:rPr>
            </w:pPr>
            <w:del w:id="1417" w:author="mico1999@foxmail.com" w:date="2021-03-23T23:02:00Z">
              <w:r w:rsidDel="00591D47">
                <w:rPr>
                  <w:rFonts w:hint="eastAsia"/>
                </w:rPr>
                <w:delText>39</w:delText>
              </w:r>
            </w:del>
          </w:p>
        </w:tc>
        <w:tc>
          <w:tcPr>
            <w:tcW w:w="1719" w:type="dxa"/>
            <w:vAlign w:val="center"/>
          </w:tcPr>
          <w:p w14:paraId="2DC74420" w14:textId="42FAB933" w:rsidR="00884FDB" w:rsidDel="00591D47" w:rsidRDefault="00902EDC">
            <w:pPr>
              <w:rPr>
                <w:del w:id="1418" w:author="mico1999@foxmail.com" w:date="2021-03-23T23:02:00Z"/>
              </w:rPr>
            </w:pPr>
            <w:del w:id="1419" w:author="mico1999@foxmail.com" w:date="2021-03-23T23:02:00Z">
              <w:r w:rsidDel="00591D47">
                <w:rPr>
                  <w:rFonts w:hint="eastAsia"/>
                </w:rPr>
                <w:delText>167</w:delText>
              </w:r>
            </w:del>
          </w:p>
        </w:tc>
        <w:tc>
          <w:tcPr>
            <w:tcW w:w="1720" w:type="dxa"/>
            <w:vAlign w:val="center"/>
          </w:tcPr>
          <w:p w14:paraId="508D453C" w14:textId="35016B33" w:rsidR="00884FDB" w:rsidDel="00591D47" w:rsidRDefault="00902EDC">
            <w:pPr>
              <w:rPr>
                <w:del w:id="1420" w:author="mico1999@foxmail.com" w:date="2021-03-23T23:02:00Z"/>
              </w:rPr>
            </w:pPr>
            <w:del w:id="1421" w:author="mico1999@foxmail.com" w:date="2021-03-23T23:02:00Z">
              <w:r w:rsidDel="00591D47">
                <w:rPr>
                  <w:rFonts w:hint="eastAsia"/>
                </w:rPr>
                <w:delText>215</w:delText>
              </w:r>
            </w:del>
          </w:p>
        </w:tc>
        <w:tc>
          <w:tcPr>
            <w:tcW w:w="1720" w:type="dxa"/>
            <w:vAlign w:val="center"/>
          </w:tcPr>
          <w:p w14:paraId="56A5DED2" w14:textId="7B3FF21C" w:rsidR="00884FDB" w:rsidDel="00591D47" w:rsidRDefault="00902EDC">
            <w:pPr>
              <w:rPr>
                <w:del w:id="1422" w:author="mico1999@foxmail.com" w:date="2021-03-23T23:02:00Z"/>
              </w:rPr>
            </w:pPr>
            <w:del w:id="1423" w:author="mico1999@foxmail.com" w:date="2021-03-23T23:02:00Z">
              <w:r w:rsidDel="00591D47">
                <w:rPr>
                  <w:rFonts w:hint="eastAsia"/>
                </w:rPr>
                <w:delText>269</w:delText>
              </w:r>
            </w:del>
          </w:p>
        </w:tc>
      </w:tr>
      <w:tr w:rsidR="00884FDB" w:rsidDel="00591D47" w14:paraId="2BD112DA" w14:textId="39254F11">
        <w:trPr>
          <w:trHeight w:val="557"/>
          <w:del w:id="1424" w:author="mico1999@foxmail.com" w:date="2021-03-23T23:02:00Z"/>
        </w:trPr>
        <w:tc>
          <w:tcPr>
            <w:tcW w:w="2149" w:type="dxa"/>
            <w:vAlign w:val="center"/>
          </w:tcPr>
          <w:p w14:paraId="2D6D5C2E" w14:textId="5A45D09F" w:rsidR="00884FDB" w:rsidDel="00591D47" w:rsidRDefault="00902EDC">
            <w:pPr>
              <w:rPr>
                <w:del w:id="1425" w:author="mico1999@foxmail.com" w:date="2021-03-23T23:02:00Z"/>
              </w:rPr>
            </w:pPr>
            <w:del w:id="1426" w:author="mico1999@foxmail.com" w:date="2021-03-23T23:02:00Z">
              <w:r w:rsidDel="00591D47">
                <w:rPr>
                  <w:rFonts w:hint="eastAsia"/>
                </w:rPr>
                <w:delText>减：所得税</w:delText>
              </w:r>
            </w:del>
          </w:p>
        </w:tc>
        <w:tc>
          <w:tcPr>
            <w:tcW w:w="1492" w:type="dxa"/>
            <w:vAlign w:val="center"/>
          </w:tcPr>
          <w:p w14:paraId="57761438" w14:textId="03F55516" w:rsidR="00884FDB" w:rsidDel="00591D47" w:rsidRDefault="00902EDC">
            <w:pPr>
              <w:rPr>
                <w:del w:id="1427" w:author="mico1999@foxmail.com" w:date="2021-03-23T23:02:00Z"/>
              </w:rPr>
            </w:pPr>
            <w:del w:id="1428" w:author="mico1999@foxmail.com" w:date="2021-03-23T23:02:00Z">
              <w:r w:rsidDel="00591D47">
                <w:rPr>
                  <w:rFonts w:hint="eastAsia"/>
                </w:rPr>
                <w:delText>0</w:delText>
              </w:r>
            </w:del>
          </w:p>
        </w:tc>
        <w:tc>
          <w:tcPr>
            <w:tcW w:w="1719" w:type="dxa"/>
            <w:vAlign w:val="center"/>
          </w:tcPr>
          <w:p w14:paraId="67F29B6E" w14:textId="783A1577" w:rsidR="00884FDB" w:rsidDel="00591D47" w:rsidRDefault="00902EDC">
            <w:pPr>
              <w:rPr>
                <w:del w:id="1429" w:author="mico1999@foxmail.com" w:date="2021-03-23T23:02:00Z"/>
              </w:rPr>
            </w:pPr>
            <w:del w:id="1430" w:author="mico1999@foxmail.com" w:date="2021-03-23T23:02:00Z">
              <w:r w:rsidDel="00591D47">
                <w:rPr>
                  <w:rFonts w:hint="eastAsia"/>
                </w:rPr>
                <w:delText>0</w:delText>
              </w:r>
            </w:del>
          </w:p>
        </w:tc>
        <w:tc>
          <w:tcPr>
            <w:tcW w:w="1720" w:type="dxa"/>
            <w:vAlign w:val="center"/>
          </w:tcPr>
          <w:p w14:paraId="6141CB29" w14:textId="7C57C311" w:rsidR="00884FDB" w:rsidDel="00591D47" w:rsidRDefault="00902EDC">
            <w:pPr>
              <w:rPr>
                <w:del w:id="1431" w:author="mico1999@foxmail.com" w:date="2021-03-23T23:02:00Z"/>
              </w:rPr>
            </w:pPr>
            <w:del w:id="1432" w:author="mico1999@foxmail.com" w:date="2021-03-23T23:02:00Z">
              <w:r w:rsidDel="00591D47">
                <w:rPr>
                  <w:rFonts w:hint="eastAsia"/>
                </w:rPr>
                <w:delText>0</w:delText>
              </w:r>
            </w:del>
          </w:p>
        </w:tc>
        <w:tc>
          <w:tcPr>
            <w:tcW w:w="1720" w:type="dxa"/>
            <w:vAlign w:val="center"/>
          </w:tcPr>
          <w:p w14:paraId="341BDBEE" w14:textId="25BC0555" w:rsidR="00884FDB" w:rsidDel="00591D47" w:rsidRDefault="00902EDC">
            <w:pPr>
              <w:rPr>
                <w:del w:id="1433" w:author="mico1999@foxmail.com" w:date="2021-03-23T23:02:00Z"/>
              </w:rPr>
            </w:pPr>
            <w:del w:id="1434" w:author="mico1999@foxmail.com" w:date="2021-03-23T23:02:00Z">
              <w:r w:rsidDel="00591D47">
                <w:rPr>
                  <w:rFonts w:hint="eastAsia"/>
                </w:rPr>
                <w:delText>0</w:delText>
              </w:r>
            </w:del>
          </w:p>
        </w:tc>
      </w:tr>
      <w:tr w:rsidR="00884FDB" w:rsidDel="00591D47" w14:paraId="5373D9B5" w14:textId="38DFD19A">
        <w:trPr>
          <w:trHeight w:val="568"/>
          <w:del w:id="1435" w:author="mico1999@foxmail.com" w:date="2021-03-23T23:02:00Z"/>
        </w:trPr>
        <w:tc>
          <w:tcPr>
            <w:tcW w:w="2149" w:type="dxa"/>
            <w:vAlign w:val="center"/>
          </w:tcPr>
          <w:p w14:paraId="0ECD036C" w14:textId="138FBE51" w:rsidR="00884FDB" w:rsidDel="00591D47" w:rsidRDefault="00902EDC">
            <w:pPr>
              <w:rPr>
                <w:del w:id="1436" w:author="mico1999@foxmail.com" w:date="2021-03-23T23:02:00Z"/>
              </w:rPr>
            </w:pPr>
            <w:del w:id="1437" w:author="mico1999@foxmail.com" w:date="2021-03-23T23:02:00Z">
              <w:r w:rsidDel="00591D47">
                <w:rPr>
                  <w:rFonts w:hint="eastAsia"/>
                </w:rPr>
                <w:delText>五、净利润</w:delText>
              </w:r>
            </w:del>
          </w:p>
        </w:tc>
        <w:tc>
          <w:tcPr>
            <w:tcW w:w="1492" w:type="dxa"/>
            <w:vAlign w:val="center"/>
          </w:tcPr>
          <w:p w14:paraId="6A0911FC" w14:textId="62E43B84" w:rsidR="00884FDB" w:rsidDel="00591D47" w:rsidRDefault="00902EDC">
            <w:pPr>
              <w:rPr>
                <w:del w:id="1438" w:author="mico1999@foxmail.com" w:date="2021-03-23T23:02:00Z"/>
              </w:rPr>
            </w:pPr>
            <w:del w:id="1439" w:author="mico1999@foxmail.com" w:date="2021-03-23T23:02:00Z">
              <w:r w:rsidDel="00591D47">
                <w:rPr>
                  <w:rFonts w:hint="eastAsia"/>
                </w:rPr>
                <w:delText>39</w:delText>
              </w:r>
            </w:del>
          </w:p>
        </w:tc>
        <w:tc>
          <w:tcPr>
            <w:tcW w:w="1719" w:type="dxa"/>
            <w:vAlign w:val="center"/>
          </w:tcPr>
          <w:p w14:paraId="7903E2E2" w14:textId="79ACB665" w:rsidR="00884FDB" w:rsidDel="00591D47" w:rsidRDefault="00902EDC">
            <w:pPr>
              <w:rPr>
                <w:del w:id="1440" w:author="mico1999@foxmail.com" w:date="2021-03-23T23:02:00Z"/>
              </w:rPr>
            </w:pPr>
            <w:del w:id="1441" w:author="mico1999@foxmail.com" w:date="2021-03-23T23:02:00Z">
              <w:r w:rsidDel="00591D47">
                <w:rPr>
                  <w:rFonts w:hint="eastAsia"/>
                </w:rPr>
                <w:delText>167</w:delText>
              </w:r>
            </w:del>
          </w:p>
        </w:tc>
        <w:tc>
          <w:tcPr>
            <w:tcW w:w="1720" w:type="dxa"/>
            <w:vAlign w:val="center"/>
          </w:tcPr>
          <w:p w14:paraId="2523FF59" w14:textId="75A8EBBB" w:rsidR="00884FDB" w:rsidDel="00591D47" w:rsidRDefault="00902EDC">
            <w:pPr>
              <w:rPr>
                <w:del w:id="1442" w:author="mico1999@foxmail.com" w:date="2021-03-23T23:02:00Z"/>
              </w:rPr>
            </w:pPr>
            <w:del w:id="1443" w:author="mico1999@foxmail.com" w:date="2021-03-23T23:02:00Z">
              <w:r w:rsidDel="00591D47">
                <w:rPr>
                  <w:rFonts w:hint="eastAsia"/>
                </w:rPr>
                <w:delText>215</w:delText>
              </w:r>
            </w:del>
          </w:p>
        </w:tc>
        <w:tc>
          <w:tcPr>
            <w:tcW w:w="1720" w:type="dxa"/>
            <w:vAlign w:val="center"/>
          </w:tcPr>
          <w:p w14:paraId="7107CDEC" w14:textId="78FA641E" w:rsidR="00884FDB" w:rsidDel="00591D47" w:rsidRDefault="00902EDC">
            <w:pPr>
              <w:rPr>
                <w:del w:id="1444" w:author="mico1999@foxmail.com" w:date="2021-03-23T23:02:00Z"/>
              </w:rPr>
            </w:pPr>
            <w:del w:id="1445" w:author="mico1999@foxmail.com" w:date="2021-03-23T23:02:00Z">
              <w:r w:rsidDel="00591D47">
                <w:rPr>
                  <w:rFonts w:hint="eastAsia"/>
                </w:rPr>
                <w:delText>269</w:delText>
              </w:r>
            </w:del>
          </w:p>
        </w:tc>
      </w:tr>
    </w:tbl>
    <w:p w14:paraId="1E73E214" w14:textId="7D78E0C6" w:rsidR="00884FDB" w:rsidDel="00591D47" w:rsidRDefault="00884FDB">
      <w:pPr>
        <w:ind w:firstLineChars="0" w:firstLine="0"/>
        <w:rPr>
          <w:del w:id="1446" w:author="mico1999@foxmail.com" w:date="2021-03-23T23:02:00Z"/>
        </w:rPr>
      </w:pPr>
    </w:p>
    <w:p w14:paraId="5EB4CD44" w14:textId="3236D118" w:rsidR="00884FDB" w:rsidDel="00591D47" w:rsidRDefault="00902EDC" w:rsidP="00DA1AB0">
      <w:pPr>
        <w:pStyle w:val="3"/>
        <w:ind w:firstLine="482"/>
        <w:rPr>
          <w:del w:id="1447" w:author="mico1999@foxmail.com" w:date="2021-03-23T23:02:00Z"/>
        </w:rPr>
      </w:pPr>
      <w:bookmarkStart w:id="1448" w:name="_Toc67356015"/>
      <w:del w:id="1449" w:author="mico1999@foxmail.com" w:date="2021-03-23T23:02:00Z">
        <w:r w:rsidDel="00591D47">
          <w:rPr>
            <w:rFonts w:hint="eastAsia"/>
          </w:rPr>
          <w:delText>（四）现金流量预测</w:delText>
        </w:r>
        <w:bookmarkEnd w:id="1448"/>
      </w:del>
    </w:p>
    <w:p w14:paraId="593385CA" w14:textId="789150D6" w:rsidR="00884FDB" w:rsidDel="00591D47" w:rsidRDefault="00902EDC">
      <w:pPr>
        <w:rPr>
          <w:del w:id="1450" w:author="mico1999@foxmail.com" w:date="2021-03-23T23:02:00Z"/>
        </w:rPr>
      </w:pPr>
      <w:del w:id="1451" w:author="mico1999@foxmail.com" w:date="2021-03-23T23:02:00Z">
        <w:r w:rsidDel="00591D47">
          <w:rPr>
            <w:rFonts w:hint="eastAsia"/>
          </w:rPr>
          <w:delText>表</w:delText>
        </w:r>
        <w:r w:rsidDel="00591D47">
          <w:rPr>
            <w:rFonts w:hint="eastAsia"/>
          </w:rPr>
          <w:delText>5</w:delText>
        </w:r>
        <w:r w:rsidDel="00591D47">
          <w:rPr>
            <w:rFonts w:hint="eastAsia"/>
          </w:rPr>
          <w:delText>前四年现金流量预测表（单位：万元）</w:delText>
        </w:r>
      </w:del>
    </w:p>
    <w:tbl>
      <w:tblPr>
        <w:tblStyle w:val="a5"/>
        <w:tblW w:w="8522" w:type="dxa"/>
        <w:tblLayout w:type="fixed"/>
        <w:tblLook w:val="04A0" w:firstRow="1" w:lastRow="0" w:firstColumn="1" w:lastColumn="0" w:noHBand="0" w:noVBand="1"/>
      </w:tblPr>
      <w:tblGrid>
        <w:gridCol w:w="2769"/>
        <w:gridCol w:w="1470"/>
        <w:gridCol w:w="1500"/>
        <w:gridCol w:w="1470"/>
        <w:gridCol w:w="1313"/>
      </w:tblGrid>
      <w:tr w:rsidR="00884FDB" w:rsidDel="00591D47" w14:paraId="44615574" w14:textId="5CFEAB3E">
        <w:trPr>
          <w:del w:id="1452" w:author="mico1999@foxmail.com" w:date="2021-03-23T23:02:00Z"/>
        </w:trPr>
        <w:tc>
          <w:tcPr>
            <w:tcW w:w="2769" w:type="dxa"/>
            <w:vAlign w:val="center"/>
          </w:tcPr>
          <w:p w14:paraId="28A0794A" w14:textId="4D04953F" w:rsidR="00884FDB" w:rsidDel="00591D47" w:rsidRDefault="00902EDC">
            <w:pPr>
              <w:rPr>
                <w:del w:id="1453" w:author="mico1999@foxmail.com" w:date="2021-03-23T23:02:00Z"/>
              </w:rPr>
            </w:pPr>
            <w:del w:id="1454" w:author="mico1999@foxmail.com" w:date="2021-03-23T23:02:00Z">
              <w:r w:rsidDel="00591D47">
                <w:rPr>
                  <w:rFonts w:hint="eastAsia"/>
                </w:rPr>
                <w:delText>一、经营活动产生的现金流量</w:delText>
              </w:r>
            </w:del>
          </w:p>
        </w:tc>
        <w:tc>
          <w:tcPr>
            <w:tcW w:w="1470" w:type="dxa"/>
            <w:vAlign w:val="center"/>
          </w:tcPr>
          <w:p w14:paraId="2F59DCBB" w14:textId="48AEFB08" w:rsidR="00884FDB" w:rsidDel="00591D47" w:rsidRDefault="00902EDC">
            <w:pPr>
              <w:rPr>
                <w:del w:id="1455" w:author="mico1999@foxmail.com" w:date="2021-03-23T23:02:00Z"/>
              </w:rPr>
            </w:pPr>
            <w:del w:id="1456" w:author="mico1999@foxmail.com" w:date="2021-03-23T23:02:00Z">
              <w:r w:rsidDel="00591D47">
                <w:rPr>
                  <w:rFonts w:hint="eastAsia"/>
                </w:rPr>
                <w:delText>第一年</w:delText>
              </w:r>
            </w:del>
          </w:p>
        </w:tc>
        <w:tc>
          <w:tcPr>
            <w:tcW w:w="1500" w:type="dxa"/>
            <w:vAlign w:val="center"/>
          </w:tcPr>
          <w:p w14:paraId="2575CB66" w14:textId="0CE0077D" w:rsidR="00884FDB" w:rsidDel="00591D47" w:rsidRDefault="00902EDC">
            <w:pPr>
              <w:rPr>
                <w:del w:id="1457" w:author="mico1999@foxmail.com" w:date="2021-03-23T23:02:00Z"/>
              </w:rPr>
            </w:pPr>
            <w:del w:id="1458" w:author="mico1999@foxmail.com" w:date="2021-03-23T23:02:00Z">
              <w:r w:rsidDel="00591D47">
                <w:rPr>
                  <w:rFonts w:hint="eastAsia"/>
                </w:rPr>
                <w:delText>第二年</w:delText>
              </w:r>
            </w:del>
          </w:p>
        </w:tc>
        <w:tc>
          <w:tcPr>
            <w:tcW w:w="1470" w:type="dxa"/>
            <w:vAlign w:val="center"/>
          </w:tcPr>
          <w:p w14:paraId="3308DD40" w14:textId="5D5124DB" w:rsidR="00884FDB" w:rsidDel="00591D47" w:rsidRDefault="00902EDC">
            <w:pPr>
              <w:rPr>
                <w:del w:id="1459" w:author="mico1999@foxmail.com" w:date="2021-03-23T23:02:00Z"/>
              </w:rPr>
            </w:pPr>
            <w:del w:id="1460" w:author="mico1999@foxmail.com" w:date="2021-03-23T23:02:00Z">
              <w:r w:rsidDel="00591D47">
                <w:rPr>
                  <w:rFonts w:hint="eastAsia"/>
                </w:rPr>
                <w:delText>第三年</w:delText>
              </w:r>
            </w:del>
          </w:p>
        </w:tc>
        <w:tc>
          <w:tcPr>
            <w:tcW w:w="1313" w:type="dxa"/>
            <w:vAlign w:val="center"/>
          </w:tcPr>
          <w:p w14:paraId="761CA7E1" w14:textId="4B78310D" w:rsidR="00884FDB" w:rsidDel="00591D47" w:rsidRDefault="00902EDC">
            <w:pPr>
              <w:rPr>
                <w:del w:id="1461" w:author="mico1999@foxmail.com" w:date="2021-03-23T23:02:00Z"/>
              </w:rPr>
            </w:pPr>
            <w:del w:id="1462" w:author="mico1999@foxmail.com" w:date="2021-03-23T23:02:00Z">
              <w:r w:rsidDel="00591D47">
                <w:rPr>
                  <w:rFonts w:hint="eastAsia"/>
                </w:rPr>
                <w:delText>第四年</w:delText>
              </w:r>
            </w:del>
          </w:p>
        </w:tc>
      </w:tr>
      <w:tr w:rsidR="00884FDB" w:rsidDel="00591D47" w14:paraId="2ABDA8F6" w14:textId="298A6C32">
        <w:trPr>
          <w:del w:id="1463" w:author="mico1999@foxmail.com" w:date="2021-03-23T23:02:00Z"/>
        </w:trPr>
        <w:tc>
          <w:tcPr>
            <w:tcW w:w="2769" w:type="dxa"/>
            <w:vAlign w:val="center"/>
          </w:tcPr>
          <w:p w14:paraId="65182093" w14:textId="5C740D22" w:rsidR="00884FDB" w:rsidDel="00591D47" w:rsidRDefault="00902EDC">
            <w:pPr>
              <w:rPr>
                <w:del w:id="1464" w:author="mico1999@foxmail.com" w:date="2021-03-23T23:02:00Z"/>
              </w:rPr>
            </w:pPr>
            <w:del w:id="1465" w:author="mico1999@foxmail.com" w:date="2021-03-23T23:02:00Z">
              <w:r w:rsidDel="00591D47">
                <w:rPr>
                  <w:rFonts w:hint="eastAsia"/>
                </w:rPr>
                <w:delText>经营活动现金流入</w:delText>
              </w:r>
            </w:del>
          </w:p>
        </w:tc>
        <w:tc>
          <w:tcPr>
            <w:tcW w:w="1470" w:type="dxa"/>
            <w:vAlign w:val="center"/>
          </w:tcPr>
          <w:p w14:paraId="69A694A5" w14:textId="123F2859" w:rsidR="00884FDB" w:rsidDel="00591D47" w:rsidRDefault="00902EDC">
            <w:pPr>
              <w:rPr>
                <w:del w:id="1466" w:author="mico1999@foxmail.com" w:date="2021-03-23T23:02:00Z"/>
              </w:rPr>
            </w:pPr>
            <w:del w:id="1467" w:author="mico1999@foxmail.com" w:date="2021-03-23T23:02:00Z">
              <w:r w:rsidDel="00591D47">
                <w:rPr>
                  <w:rFonts w:hint="eastAsia"/>
                </w:rPr>
                <w:delText>249</w:delText>
              </w:r>
            </w:del>
          </w:p>
        </w:tc>
        <w:tc>
          <w:tcPr>
            <w:tcW w:w="1500" w:type="dxa"/>
            <w:vAlign w:val="center"/>
          </w:tcPr>
          <w:p w14:paraId="36A177B3" w14:textId="1C690BA2" w:rsidR="00884FDB" w:rsidDel="00591D47" w:rsidRDefault="00902EDC">
            <w:pPr>
              <w:rPr>
                <w:del w:id="1468" w:author="mico1999@foxmail.com" w:date="2021-03-23T23:02:00Z"/>
              </w:rPr>
            </w:pPr>
            <w:del w:id="1469" w:author="mico1999@foxmail.com" w:date="2021-03-23T23:02:00Z">
              <w:r w:rsidDel="00591D47">
                <w:rPr>
                  <w:rFonts w:hint="eastAsia"/>
                </w:rPr>
                <w:delText>325</w:delText>
              </w:r>
            </w:del>
          </w:p>
        </w:tc>
        <w:tc>
          <w:tcPr>
            <w:tcW w:w="1470" w:type="dxa"/>
            <w:vAlign w:val="center"/>
          </w:tcPr>
          <w:p w14:paraId="6B79EE3C" w14:textId="07BB007B" w:rsidR="00884FDB" w:rsidDel="00591D47" w:rsidRDefault="00902EDC">
            <w:pPr>
              <w:rPr>
                <w:del w:id="1470" w:author="mico1999@foxmail.com" w:date="2021-03-23T23:02:00Z"/>
              </w:rPr>
            </w:pPr>
            <w:del w:id="1471" w:author="mico1999@foxmail.com" w:date="2021-03-23T23:02:00Z">
              <w:r w:rsidDel="00591D47">
                <w:rPr>
                  <w:rFonts w:hint="eastAsia"/>
                </w:rPr>
                <w:delText>398</w:delText>
              </w:r>
            </w:del>
          </w:p>
        </w:tc>
        <w:tc>
          <w:tcPr>
            <w:tcW w:w="1313" w:type="dxa"/>
            <w:vAlign w:val="center"/>
          </w:tcPr>
          <w:p w14:paraId="3FB55654" w14:textId="36104741" w:rsidR="00884FDB" w:rsidDel="00591D47" w:rsidRDefault="00902EDC">
            <w:pPr>
              <w:rPr>
                <w:del w:id="1472" w:author="mico1999@foxmail.com" w:date="2021-03-23T23:02:00Z"/>
              </w:rPr>
            </w:pPr>
            <w:del w:id="1473" w:author="mico1999@foxmail.com" w:date="2021-03-23T23:02:00Z">
              <w:r w:rsidDel="00591D47">
                <w:rPr>
                  <w:rFonts w:hint="eastAsia"/>
                </w:rPr>
                <w:delText>472</w:delText>
              </w:r>
            </w:del>
          </w:p>
        </w:tc>
      </w:tr>
      <w:tr w:rsidR="00884FDB" w:rsidDel="00591D47" w14:paraId="7173F429" w14:textId="74CE355C">
        <w:trPr>
          <w:del w:id="1474" w:author="mico1999@foxmail.com" w:date="2021-03-23T23:02:00Z"/>
        </w:trPr>
        <w:tc>
          <w:tcPr>
            <w:tcW w:w="2769" w:type="dxa"/>
            <w:vAlign w:val="center"/>
          </w:tcPr>
          <w:p w14:paraId="4907B40B" w14:textId="567943BD" w:rsidR="00884FDB" w:rsidDel="00591D47" w:rsidRDefault="00902EDC">
            <w:pPr>
              <w:rPr>
                <w:del w:id="1475" w:author="mico1999@foxmail.com" w:date="2021-03-23T23:02:00Z"/>
              </w:rPr>
            </w:pPr>
            <w:del w:id="1476" w:author="mico1999@foxmail.com" w:date="2021-03-23T23:02:00Z">
              <w:r w:rsidDel="00591D47">
                <w:rPr>
                  <w:rFonts w:hint="eastAsia"/>
                </w:rPr>
                <w:delText>经营活动现金流出</w:delText>
              </w:r>
            </w:del>
          </w:p>
        </w:tc>
        <w:tc>
          <w:tcPr>
            <w:tcW w:w="1470" w:type="dxa"/>
            <w:vAlign w:val="center"/>
          </w:tcPr>
          <w:p w14:paraId="4792D932" w14:textId="7E18B95E" w:rsidR="00884FDB" w:rsidDel="00591D47" w:rsidRDefault="00902EDC">
            <w:pPr>
              <w:rPr>
                <w:del w:id="1477" w:author="mico1999@foxmail.com" w:date="2021-03-23T23:02:00Z"/>
              </w:rPr>
            </w:pPr>
            <w:del w:id="1478" w:author="mico1999@foxmail.com" w:date="2021-03-23T23:02:00Z">
              <w:r w:rsidDel="00591D47">
                <w:rPr>
                  <w:rFonts w:hint="eastAsia"/>
                </w:rPr>
                <w:delText>210</w:delText>
              </w:r>
            </w:del>
          </w:p>
        </w:tc>
        <w:tc>
          <w:tcPr>
            <w:tcW w:w="1500" w:type="dxa"/>
            <w:vAlign w:val="center"/>
          </w:tcPr>
          <w:p w14:paraId="67A32CC7" w14:textId="412279A7" w:rsidR="00884FDB" w:rsidDel="00591D47" w:rsidRDefault="00902EDC">
            <w:pPr>
              <w:rPr>
                <w:del w:id="1479" w:author="mico1999@foxmail.com" w:date="2021-03-23T23:02:00Z"/>
              </w:rPr>
            </w:pPr>
            <w:del w:id="1480" w:author="mico1999@foxmail.com" w:date="2021-03-23T23:02:00Z">
              <w:r w:rsidDel="00591D47">
                <w:rPr>
                  <w:rFonts w:hint="eastAsia"/>
                </w:rPr>
                <w:delText>158</w:delText>
              </w:r>
            </w:del>
          </w:p>
        </w:tc>
        <w:tc>
          <w:tcPr>
            <w:tcW w:w="1470" w:type="dxa"/>
            <w:vAlign w:val="center"/>
          </w:tcPr>
          <w:p w14:paraId="79F9B16B" w14:textId="76A54118" w:rsidR="00884FDB" w:rsidDel="00591D47" w:rsidRDefault="00902EDC">
            <w:pPr>
              <w:rPr>
                <w:del w:id="1481" w:author="mico1999@foxmail.com" w:date="2021-03-23T23:02:00Z"/>
              </w:rPr>
            </w:pPr>
            <w:del w:id="1482" w:author="mico1999@foxmail.com" w:date="2021-03-23T23:02:00Z">
              <w:r w:rsidDel="00591D47">
                <w:rPr>
                  <w:rFonts w:hint="eastAsia"/>
                </w:rPr>
                <w:delText>183</w:delText>
              </w:r>
            </w:del>
          </w:p>
        </w:tc>
        <w:tc>
          <w:tcPr>
            <w:tcW w:w="1313" w:type="dxa"/>
            <w:vAlign w:val="center"/>
          </w:tcPr>
          <w:p w14:paraId="7B1861FC" w14:textId="0ACCFB37" w:rsidR="00884FDB" w:rsidDel="00591D47" w:rsidRDefault="00902EDC">
            <w:pPr>
              <w:rPr>
                <w:del w:id="1483" w:author="mico1999@foxmail.com" w:date="2021-03-23T23:02:00Z"/>
              </w:rPr>
            </w:pPr>
            <w:del w:id="1484" w:author="mico1999@foxmail.com" w:date="2021-03-23T23:02:00Z">
              <w:r w:rsidDel="00591D47">
                <w:rPr>
                  <w:rFonts w:hint="eastAsia"/>
                </w:rPr>
                <w:delText>203</w:delText>
              </w:r>
            </w:del>
          </w:p>
        </w:tc>
      </w:tr>
      <w:tr w:rsidR="00884FDB" w:rsidDel="00591D47" w14:paraId="4A78EF41" w14:textId="4F6ACF68">
        <w:trPr>
          <w:del w:id="1485" w:author="mico1999@foxmail.com" w:date="2021-03-23T23:02:00Z"/>
        </w:trPr>
        <w:tc>
          <w:tcPr>
            <w:tcW w:w="2769" w:type="dxa"/>
            <w:vAlign w:val="center"/>
          </w:tcPr>
          <w:p w14:paraId="086AAD3A" w14:textId="68AAD14E" w:rsidR="00884FDB" w:rsidDel="00591D47" w:rsidRDefault="00902EDC">
            <w:pPr>
              <w:rPr>
                <w:del w:id="1486" w:author="mico1999@foxmail.com" w:date="2021-03-23T23:02:00Z"/>
              </w:rPr>
            </w:pPr>
            <w:del w:id="1487" w:author="mico1999@foxmail.com" w:date="2021-03-23T23:02:00Z">
              <w:r w:rsidDel="00591D47">
                <w:rPr>
                  <w:rFonts w:hint="eastAsia"/>
                </w:rPr>
                <w:delText>经营活动产生的现金流量净额</w:delText>
              </w:r>
            </w:del>
          </w:p>
        </w:tc>
        <w:tc>
          <w:tcPr>
            <w:tcW w:w="1470" w:type="dxa"/>
            <w:vAlign w:val="center"/>
          </w:tcPr>
          <w:p w14:paraId="7F8445EF" w14:textId="545D030F" w:rsidR="00884FDB" w:rsidDel="00591D47" w:rsidRDefault="00902EDC">
            <w:pPr>
              <w:rPr>
                <w:del w:id="1488" w:author="mico1999@foxmail.com" w:date="2021-03-23T23:02:00Z"/>
              </w:rPr>
            </w:pPr>
            <w:del w:id="1489" w:author="mico1999@foxmail.com" w:date="2021-03-23T23:02:00Z">
              <w:r w:rsidDel="00591D47">
                <w:rPr>
                  <w:rFonts w:hint="eastAsia"/>
                </w:rPr>
                <w:delText>39</w:delText>
              </w:r>
            </w:del>
          </w:p>
        </w:tc>
        <w:tc>
          <w:tcPr>
            <w:tcW w:w="1500" w:type="dxa"/>
            <w:vAlign w:val="center"/>
          </w:tcPr>
          <w:p w14:paraId="107BE70D" w14:textId="515D6601" w:rsidR="00884FDB" w:rsidDel="00591D47" w:rsidRDefault="00902EDC">
            <w:pPr>
              <w:rPr>
                <w:del w:id="1490" w:author="mico1999@foxmail.com" w:date="2021-03-23T23:02:00Z"/>
              </w:rPr>
            </w:pPr>
            <w:del w:id="1491" w:author="mico1999@foxmail.com" w:date="2021-03-23T23:02:00Z">
              <w:r w:rsidDel="00591D47">
                <w:rPr>
                  <w:rFonts w:hint="eastAsia"/>
                </w:rPr>
                <w:delText>167</w:delText>
              </w:r>
            </w:del>
          </w:p>
        </w:tc>
        <w:tc>
          <w:tcPr>
            <w:tcW w:w="1470" w:type="dxa"/>
            <w:vAlign w:val="center"/>
          </w:tcPr>
          <w:p w14:paraId="7C5B8FB2" w14:textId="4E5C67F5" w:rsidR="00884FDB" w:rsidDel="00591D47" w:rsidRDefault="00902EDC">
            <w:pPr>
              <w:rPr>
                <w:del w:id="1492" w:author="mico1999@foxmail.com" w:date="2021-03-23T23:02:00Z"/>
              </w:rPr>
            </w:pPr>
            <w:del w:id="1493" w:author="mico1999@foxmail.com" w:date="2021-03-23T23:02:00Z">
              <w:r w:rsidDel="00591D47">
                <w:rPr>
                  <w:rFonts w:hint="eastAsia"/>
                </w:rPr>
                <w:delText>215</w:delText>
              </w:r>
            </w:del>
          </w:p>
        </w:tc>
        <w:tc>
          <w:tcPr>
            <w:tcW w:w="1313" w:type="dxa"/>
            <w:vAlign w:val="center"/>
          </w:tcPr>
          <w:p w14:paraId="5FA4A5C9" w14:textId="702ED33D" w:rsidR="00884FDB" w:rsidDel="00591D47" w:rsidRDefault="00902EDC">
            <w:pPr>
              <w:rPr>
                <w:del w:id="1494" w:author="mico1999@foxmail.com" w:date="2021-03-23T23:02:00Z"/>
              </w:rPr>
            </w:pPr>
            <w:del w:id="1495" w:author="mico1999@foxmail.com" w:date="2021-03-23T23:02:00Z">
              <w:r w:rsidDel="00591D47">
                <w:rPr>
                  <w:rFonts w:hint="eastAsia"/>
                </w:rPr>
                <w:delText>269</w:delText>
              </w:r>
            </w:del>
          </w:p>
        </w:tc>
      </w:tr>
      <w:tr w:rsidR="00884FDB" w:rsidDel="00591D47" w14:paraId="1CC6A9DA" w14:textId="70517DFA">
        <w:trPr>
          <w:del w:id="1496" w:author="mico1999@foxmail.com" w:date="2021-03-23T23:02:00Z"/>
        </w:trPr>
        <w:tc>
          <w:tcPr>
            <w:tcW w:w="2769" w:type="dxa"/>
            <w:vAlign w:val="center"/>
          </w:tcPr>
          <w:p w14:paraId="1C7F6549" w14:textId="571217DC" w:rsidR="00884FDB" w:rsidDel="00591D47" w:rsidRDefault="00902EDC">
            <w:pPr>
              <w:rPr>
                <w:del w:id="1497" w:author="mico1999@foxmail.com" w:date="2021-03-23T23:02:00Z"/>
              </w:rPr>
            </w:pPr>
            <w:del w:id="1498" w:author="mico1999@foxmail.com" w:date="2021-03-23T23:02:00Z">
              <w:r w:rsidDel="00591D47">
                <w:rPr>
                  <w:rFonts w:hint="eastAsia"/>
                </w:rPr>
                <w:delText>二、投资活动产生的现金流量</w:delText>
              </w:r>
            </w:del>
          </w:p>
        </w:tc>
        <w:tc>
          <w:tcPr>
            <w:tcW w:w="1470" w:type="dxa"/>
            <w:vAlign w:val="center"/>
          </w:tcPr>
          <w:p w14:paraId="5E5D5EBC" w14:textId="29B07EC1" w:rsidR="00884FDB" w:rsidDel="00591D47" w:rsidRDefault="00902EDC">
            <w:pPr>
              <w:rPr>
                <w:del w:id="1499" w:author="mico1999@foxmail.com" w:date="2021-03-23T23:02:00Z"/>
              </w:rPr>
            </w:pPr>
            <w:del w:id="1500" w:author="mico1999@foxmail.com" w:date="2021-03-23T23:02:00Z">
              <w:r w:rsidDel="00591D47">
                <w:rPr>
                  <w:rFonts w:hint="eastAsia"/>
                </w:rPr>
                <w:delText>0</w:delText>
              </w:r>
            </w:del>
          </w:p>
        </w:tc>
        <w:tc>
          <w:tcPr>
            <w:tcW w:w="1500" w:type="dxa"/>
            <w:vAlign w:val="center"/>
          </w:tcPr>
          <w:p w14:paraId="3F083B7F" w14:textId="3499FF51" w:rsidR="00884FDB" w:rsidDel="00591D47" w:rsidRDefault="00902EDC">
            <w:pPr>
              <w:rPr>
                <w:del w:id="1501" w:author="mico1999@foxmail.com" w:date="2021-03-23T23:02:00Z"/>
              </w:rPr>
            </w:pPr>
            <w:del w:id="1502" w:author="mico1999@foxmail.com" w:date="2021-03-23T23:02:00Z">
              <w:r w:rsidDel="00591D47">
                <w:rPr>
                  <w:rFonts w:hint="eastAsia"/>
                </w:rPr>
                <w:delText>0</w:delText>
              </w:r>
            </w:del>
          </w:p>
        </w:tc>
        <w:tc>
          <w:tcPr>
            <w:tcW w:w="1470" w:type="dxa"/>
            <w:vAlign w:val="center"/>
          </w:tcPr>
          <w:p w14:paraId="39DF51E0" w14:textId="6766A810" w:rsidR="00884FDB" w:rsidDel="00591D47" w:rsidRDefault="00902EDC">
            <w:pPr>
              <w:rPr>
                <w:del w:id="1503" w:author="mico1999@foxmail.com" w:date="2021-03-23T23:02:00Z"/>
              </w:rPr>
            </w:pPr>
            <w:del w:id="1504" w:author="mico1999@foxmail.com" w:date="2021-03-23T23:02:00Z">
              <w:r w:rsidDel="00591D47">
                <w:rPr>
                  <w:rFonts w:hint="eastAsia"/>
                </w:rPr>
                <w:delText>0</w:delText>
              </w:r>
            </w:del>
          </w:p>
        </w:tc>
        <w:tc>
          <w:tcPr>
            <w:tcW w:w="1313" w:type="dxa"/>
            <w:vAlign w:val="center"/>
          </w:tcPr>
          <w:p w14:paraId="4754D6F1" w14:textId="08C7B403" w:rsidR="00884FDB" w:rsidDel="00591D47" w:rsidRDefault="00902EDC">
            <w:pPr>
              <w:rPr>
                <w:del w:id="1505" w:author="mico1999@foxmail.com" w:date="2021-03-23T23:02:00Z"/>
              </w:rPr>
            </w:pPr>
            <w:del w:id="1506" w:author="mico1999@foxmail.com" w:date="2021-03-23T23:02:00Z">
              <w:r w:rsidDel="00591D47">
                <w:rPr>
                  <w:rFonts w:hint="eastAsia"/>
                </w:rPr>
                <w:delText>0</w:delText>
              </w:r>
            </w:del>
          </w:p>
        </w:tc>
      </w:tr>
      <w:tr w:rsidR="00884FDB" w:rsidDel="00591D47" w14:paraId="51146739" w14:textId="42B8D733">
        <w:trPr>
          <w:del w:id="1507" w:author="mico1999@foxmail.com" w:date="2021-03-23T23:02:00Z"/>
        </w:trPr>
        <w:tc>
          <w:tcPr>
            <w:tcW w:w="2769" w:type="dxa"/>
            <w:vAlign w:val="center"/>
          </w:tcPr>
          <w:p w14:paraId="0C6EE2EB" w14:textId="1220E83E" w:rsidR="00884FDB" w:rsidDel="00591D47" w:rsidRDefault="00902EDC">
            <w:pPr>
              <w:rPr>
                <w:del w:id="1508" w:author="mico1999@foxmail.com" w:date="2021-03-23T23:02:00Z"/>
              </w:rPr>
            </w:pPr>
            <w:del w:id="1509" w:author="mico1999@foxmail.com" w:date="2021-03-23T23:02:00Z">
              <w:r w:rsidDel="00591D47">
                <w:rPr>
                  <w:rFonts w:hint="eastAsia"/>
                </w:rPr>
                <w:delText>投资活动现金流入</w:delText>
              </w:r>
            </w:del>
          </w:p>
        </w:tc>
        <w:tc>
          <w:tcPr>
            <w:tcW w:w="1470" w:type="dxa"/>
            <w:vAlign w:val="center"/>
          </w:tcPr>
          <w:p w14:paraId="1504193B" w14:textId="57464F5E" w:rsidR="00884FDB" w:rsidDel="00591D47" w:rsidRDefault="00902EDC">
            <w:pPr>
              <w:rPr>
                <w:del w:id="1510" w:author="mico1999@foxmail.com" w:date="2021-03-23T23:02:00Z"/>
              </w:rPr>
            </w:pPr>
            <w:del w:id="1511" w:author="mico1999@foxmail.com" w:date="2021-03-23T23:02:00Z">
              <w:r w:rsidDel="00591D47">
                <w:rPr>
                  <w:rFonts w:hint="eastAsia"/>
                </w:rPr>
                <w:delText>0</w:delText>
              </w:r>
            </w:del>
          </w:p>
        </w:tc>
        <w:tc>
          <w:tcPr>
            <w:tcW w:w="1500" w:type="dxa"/>
            <w:vAlign w:val="center"/>
          </w:tcPr>
          <w:p w14:paraId="5948A753" w14:textId="54907360" w:rsidR="00884FDB" w:rsidDel="00591D47" w:rsidRDefault="00902EDC">
            <w:pPr>
              <w:rPr>
                <w:del w:id="1512" w:author="mico1999@foxmail.com" w:date="2021-03-23T23:02:00Z"/>
              </w:rPr>
            </w:pPr>
            <w:del w:id="1513" w:author="mico1999@foxmail.com" w:date="2021-03-23T23:02:00Z">
              <w:r w:rsidDel="00591D47">
                <w:rPr>
                  <w:rFonts w:hint="eastAsia"/>
                </w:rPr>
                <w:delText>0</w:delText>
              </w:r>
            </w:del>
          </w:p>
        </w:tc>
        <w:tc>
          <w:tcPr>
            <w:tcW w:w="1470" w:type="dxa"/>
            <w:vAlign w:val="center"/>
          </w:tcPr>
          <w:p w14:paraId="53481283" w14:textId="5526E215" w:rsidR="00884FDB" w:rsidDel="00591D47" w:rsidRDefault="00902EDC">
            <w:pPr>
              <w:rPr>
                <w:del w:id="1514" w:author="mico1999@foxmail.com" w:date="2021-03-23T23:02:00Z"/>
              </w:rPr>
            </w:pPr>
            <w:del w:id="1515" w:author="mico1999@foxmail.com" w:date="2021-03-23T23:02:00Z">
              <w:r w:rsidDel="00591D47">
                <w:rPr>
                  <w:rFonts w:hint="eastAsia"/>
                </w:rPr>
                <w:delText>0</w:delText>
              </w:r>
            </w:del>
          </w:p>
        </w:tc>
        <w:tc>
          <w:tcPr>
            <w:tcW w:w="1313" w:type="dxa"/>
            <w:vAlign w:val="center"/>
          </w:tcPr>
          <w:p w14:paraId="0EFB12FF" w14:textId="025CF1E7" w:rsidR="00884FDB" w:rsidDel="00591D47" w:rsidRDefault="00902EDC">
            <w:pPr>
              <w:rPr>
                <w:del w:id="1516" w:author="mico1999@foxmail.com" w:date="2021-03-23T23:02:00Z"/>
              </w:rPr>
            </w:pPr>
            <w:del w:id="1517" w:author="mico1999@foxmail.com" w:date="2021-03-23T23:02:00Z">
              <w:r w:rsidDel="00591D47">
                <w:rPr>
                  <w:rFonts w:hint="eastAsia"/>
                </w:rPr>
                <w:delText>0</w:delText>
              </w:r>
            </w:del>
          </w:p>
        </w:tc>
      </w:tr>
      <w:tr w:rsidR="00884FDB" w:rsidDel="00591D47" w14:paraId="7249D482" w14:textId="436A3781">
        <w:trPr>
          <w:del w:id="1518" w:author="mico1999@foxmail.com" w:date="2021-03-23T23:02:00Z"/>
        </w:trPr>
        <w:tc>
          <w:tcPr>
            <w:tcW w:w="2769" w:type="dxa"/>
            <w:vAlign w:val="center"/>
          </w:tcPr>
          <w:p w14:paraId="16C8E474" w14:textId="411F1CAD" w:rsidR="00884FDB" w:rsidDel="00591D47" w:rsidRDefault="00902EDC">
            <w:pPr>
              <w:rPr>
                <w:del w:id="1519" w:author="mico1999@foxmail.com" w:date="2021-03-23T23:02:00Z"/>
              </w:rPr>
            </w:pPr>
            <w:del w:id="1520" w:author="mico1999@foxmail.com" w:date="2021-03-23T23:02:00Z">
              <w:r w:rsidDel="00591D47">
                <w:rPr>
                  <w:rFonts w:hint="eastAsia"/>
                </w:rPr>
                <w:delText>投资活动现金流出</w:delText>
              </w:r>
            </w:del>
          </w:p>
        </w:tc>
        <w:tc>
          <w:tcPr>
            <w:tcW w:w="1470" w:type="dxa"/>
            <w:vAlign w:val="center"/>
          </w:tcPr>
          <w:p w14:paraId="33F0FB73" w14:textId="33FCBB2A" w:rsidR="00884FDB" w:rsidDel="00591D47" w:rsidRDefault="00902EDC">
            <w:pPr>
              <w:rPr>
                <w:del w:id="1521" w:author="mico1999@foxmail.com" w:date="2021-03-23T23:02:00Z"/>
              </w:rPr>
            </w:pPr>
            <w:del w:id="1522" w:author="mico1999@foxmail.com" w:date="2021-03-23T23:02:00Z">
              <w:r w:rsidDel="00591D47">
                <w:rPr>
                  <w:rFonts w:hint="eastAsia"/>
                </w:rPr>
                <w:delText>0</w:delText>
              </w:r>
            </w:del>
          </w:p>
        </w:tc>
        <w:tc>
          <w:tcPr>
            <w:tcW w:w="1500" w:type="dxa"/>
            <w:vAlign w:val="center"/>
          </w:tcPr>
          <w:p w14:paraId="3EEB454B" w14:textId="36260790" w:rsidR="00884FDB" w:rsidDel="00591D47" w:rsidRDefault="00902EDC">
            <w:pPr>
              <w:rPr>
                <w:del w:id="1523" w:author="mico1999@foxmail.com" w:date="2021-03-23T23:02:00Z"/>
              </w:rPr>
            </w:pPr>
            <w:del w:id="1524" w:author="mico1999@foxmail.com" w:date="2021-03-23T23:02:00Z">
              <w:r w:rsidDel="00591D47">
                <w:rPr>
                  <w:rFonts w:hint="eastAsia"/>
                </w:rPr>
                <w:delText>0</w:delText>
              </w:r>
            </w:del>
          </w:p>
        </w:tc>
        <w:tc>
          <w:tcPr>
            <w:tcW w:w="1470" w:type="dxa"/>
            <w:vAlign w:val="center"/>
          </w:tcPr>
          <w:p w14:paraId="62CE11E8" w14:textId="631D283C" w:rsidR="00884FDB" w:rsidDel="00591D47" w:rsidRDefault="00902EDC">
            <w:pPr>
              <w:rPr>
                <w:del w:id="1525" w:author="mico1999@foxmail.com" w:date="2021-03-23T23:02:00Z"/>
              </w:rPr>
            </w:pPr>
            <w:del w:id="1526" w:author="mico1999@foxmail.com" w:date="2021-03-23T23:02:00Z">
              <w:r w:rsidDel="00591D47">
                <w:rPr>
                  <w:rFonts w:hint="eastAsia"/>
                </w:rPr>
                <w:delText>0</w:delText>
              </w:r>
            </w:del>
          </w:p>
        </w:tc>
        <w:tc>
          <w:tcPr>
            <w:tcW w:w="1313" w:type="dxa"/>
            <w:vAlign w:val="center"/>
          </w:tcPr>
          <w:p w14:paraId="1691CBF3" w14:textId="60C6BDBF" w:rsidR="00884FDB" w:rsidDel="00591D47" w:rsidRDefault="00902EDC">
            <w:pPr>
              <w:rPr>
                <w:del w:id="1527" w:author="mico1999@foxmail.com" w:date="2021-03-23T23:02:00Z"/>
              </w:rPr>
            </w:pPr>
            <w:del w:id="1528" w:author="mico1999@foxmail.com" w:date="2021-03-23T23:02:00Z">
              <w:r w:rsidDel="00591D47">
                <w:rPr>
                  <w:rFonts w:hint="eastAsia"/>
                </w:rPr>
                <w:delText>0</w:delText>
              </w:r>
            </w:del>
          </w:p>
        </w:tc>
      </w:tr>
      <w:tr w:rsidR="00884FDB" w:rsidDel="00591D47" w14:paraId="71C0D61A" w14:textId="6A59A9E9">
        <w:trPr>
          <w:trHeight w:val="195"/>
          <w:del w:id="1529" w:author="mico1999@foxmail.com" w:date="2021-03-23T23:02:00Z"/>
        </w:trPr>
        <w:tc>
          <w:tcPr>
            <w:tcW w:w="2769" w:type="dxa"/>
            <w:vAlign w:val="center"/>
          </w:tcPr>
          <w:p w14:paraId="156A7804" w14:textId="20D1B75D" w:rsidR="00884FDB" w:rsidDel="00591D47" w:rsidRDefault="00902EDC">
            <w:pPr>
              <w:rPr>
                <w:del w:id="1530" w:author="mico1999@foxmail.com" w:date="2021-03-23T23:02:00Z"/>
              </w:rPr>
            </w:pPr>
            <w:del w:id="1531" w:author="mico1999@foxmail.com" w:date="2021-03-23T23:02:00Z">
              <w:r w:rsidDel="00591D47">
                <w:rPr>
                  <w:rFonts w:hint="eastAsia"/>
                </w:rPr>
                <w:delText>投资活动产生的现金流量净额</w:delText>
              </w:r>
            </w:del>
          </w:p>
        </w:tc>
        <w:tc>
          <w:tcPr>
            <w:tcW w:w="1470" w:type="dxa"/>
            <w:vAlign w:val="center"/>
          </w:tcPr>
          <w:p w14:paraId="308ADD70" w14:textId="0C6E82D9" w:rsidR="00884FDB" w:rsidDel="00591D47" w:rsidRDefault="00902EDC">
            <w:pPr>
              <w:rPr>
                <w:del w:id="1532" w:author="mico1999@foxmail.com" w:date="2021-03-23T23:02:00Z"/>
              </w:rPr>
            </w:pPr>
            <w:del w:id="1533" w:author="mico1999@foxmail.com" w:date="2021-03-23T23:02:00Z">
              <w:r w:rsidDel="00591D47">
                <w:rPr>
                  <w:rFonts w:hint="eastAsia"/>
                </w:rPr>
                <w:delText>0</w:delText>
              </w:r>
            </w:del>
          </w:p>
        </w:tc>
        <w:tc>
          <w:tcPr>
            <w:tcW w:w="1500" w:type="dxa"/>
            <w:vAlign w:val="center"/>
          </w:tcPr>
          <w:p w14:paraId="5A5DDD10" w14:textId="0826ABC7" w:rsidR="00884FDB" w:rsidDel="00591D47" w:rsidRDefault="00902EDC">
            <w:pPr>
              <w:rPr>
                <w:del w:id="1534" w:author="mico1999@foxmail.com" w:date="2021-03-23T23:02:00Z"/>
              </w:rPr>
            </w:pPr>
            <w:del w:id="1535" w:author="mico1999@foxmail.com" w:date="2021-03-23T23:02:00Z">
              <w:r w:rsidDel="00591D47">
                <w:rPr>
                  <w:rFonts w:hint="eastAsia"/>
                </w:rPr>
                <w:delText>0</w:delText>
              </w:r>
            </w:del>
          </w:p>
        </w:tc>
        <w:tc>
          <w:tcPr>
            <w:tcW w:w="1470" w:type="dxa"/>
            <w:vAlign w:val="center"/>
          </w:tcPr>
          <w:p w14:paraId="5DF6A4AC" w14:textId="53E4297C" w:rsidR="00884FDB" w:rsidDel="00591D47" w:rsidRDefault="00902EDC">
            <w:pPr>
              <w:rPr>
                <w:del w:id="1536" w:author="mico1999@foxmail.com" w:date="2021-03-23T23:02:00Z"/>
              </w:rPr>
            </w:pPr>
            <w:del w:id="1537" w:author="mico1999@foxmail.com" w:date="2021-03-23T23:02:00Z">
              <w:r w:rsidDel="00591D47">
                <w:rPr>
                  <w:rFonts w:hint="eastAsia"/>
                </w:rPr>
                <w:delText>0</w:delText>
              </w:r>
            </w:del>
          </w:p>
        </w:tc>
        <w:tc>
          <w:tcPr>
            <w:tcW w:w="1313" w:type="dxa"/>
            <w:vAlign w:val="center"/>
          </w:tcPr>
          <w:p w14:paraId="5A184FF8" w14:textId="070F2060" w:rsidR="00884FDB" w:rsidDel="00591D47" w:rsidRDefault="00902EDC">
            <w:pPr>
              <w:rPr>
                <w:del w:id="1538" w:author="mico1999@foxmail.com" w:date="2021-03-23T23:02:00Z"/>
              </w:rPr>
            </w:pPr>
            <w:del w:id="1539" w:author="mico1999@foxmail.com" w:date="2021-03-23T23:02:00Z">
              <w:r w:rsidDel="00591D47">
                <w:rPr>
                  <w:rFonts w:hint="eastAsia"/>
                </w:rPr>
                <w:delText>0</w:delText>
              </w:r>
            </w:del>
          </w:p>
        </w:tc>
      </w:tr>
      <w:tr w:rsidR="00884FDB" w:rsidDel="00591D47" w14:paraId="696EE472" w14:textId="5A7D0D28">
        <w:trPr>
          <w:trHeight w:val="420"/>
          <w:del w:id="1540" w:author="mico1999@foxmail.com" w:date="2021-03-23T23:02:00Z"/>
        </w:trPr>
        <w:tc>
          <w:tcPr>
            <w:tcW w:w="2769" w:type="dxa"/>
            <w:vAlign w:val="center"/>
          </w:tcPr>
          <w:p w14:paraId="0DE28AB3" w14:textId="5F6281B0" w:rsidR="00884FDB" w:rsidDel="00591D47" w:rsidRDefault="00902EDC">
            <w:pPr>
              <w:rPr>
                <w:del w:id="1541" w:author="mico1999@foxmail.com" w:date="2021-03-23T23:02:00Z"/>
              </w:rPr>
            </w:pPr>
            <w:del w:id="1542" w:author="mico1999@foxmail.com" w:date="2021-03-23T23:02:00Z">
              <w:r w:rsidDel="00591D47">
                <w:rPr>
                  <w:rFonts w:hint="eastAsia"/>
                </w:rPr>
                <w:delText>三、筹资活动产生的现金流量</w:delText>
              </w:r>
            </w:del>
          </w:p>
        </w:tc>
        <w:tc>
          <w:tcPr>
            <w:tcW w:w="1470" w:type="dxa"/>
            <w:vAlign w:val="center"/>
          </w:tcPr>
          <w:p w14:paraId="46EFB431" w14:textId="27E4BCEC" w:rsidR="00884FDB" w:rsidDel="00591D47" w:rsidRDefault="00902EDC">
            <w:pPr>
              <w:rPr>
                <w:del w:id="1543" w:author="mico1999@foxmail.com" w:date="2021-03-23T23:02:00Z"/>
              </w:rPr>
            </w:pPr>
            <w:del w:id="1544" w:author="mico1999@foxmail.com" w:date="2021-03-23T23:02:00Z">
              <w:r w:rsidDel="00591D47">
                <w:rPr>
                  <w:rFonts w:hint="eastAsia"/>
                </w:rPr>
                <w:delText>180</w:delText>
              </w:r>
            </w:del>
          </w:p>
        </w:tc>
        <w:tc>
          <w:tcPr>
            <w:tcW w:w="1500" w:type="dxa"/>
            <w:vAlign w:val="center"/>
          </w:tcPr>
          <w:p w14:paraId="74E09A5B" w14:textId="180C5D66" w:rsidR="00884FDB" w:rsidDel="00591D47" w:rsidRDefault="00902EDC">
            <w:pPr>
              <w:rPr>
                <w:del w:id="1545" w:author="mico1999@foxmail.com" w:date="2021-03-23T23:02:00Z"/>
              </w:rPr>
            </w:pPr>
            <w:del w:id="1546" w:author="mico1999@foxmail.com" w:date="2021-03-23T23:02:00Z">
              <w:r w:rsidDel="00591D47">
                <w:rPr>
                  <w:rFonts w:hint="eastAsia"/>
                </w:rPr>
                <w:delText>0</w:delText>
              </w:r>
            </w:del>
          </w:p>
        </w:tc>
        <w:tc>
          <w:tcPr>
            <w:tcW w:w="1470" w:type="dxa"/>
            <w:vAlign w:val="center"/>
          </w:tcPr>
          <w:p w14:paraId="678E9E1A" w14:textId="015F6097" w:rsidR="00884FDB" w:rsidDel="00591D47" w:rsidRDefault="00902EDC">
            <w:pPr>
              <w:rPr>
                <w:del w:id="1547" w:author="mico1999@foxmail.com" w:date="2021-03-23T23:02:00Z"/>
              </w:rPr>
            </w:pPr>
            <w:del w:id="1548" w:author="mico1999@foxmail.com" w:date="2021-03-23T23:02:00Z">
              <w:r w:rsidDel="00591D47">
                <w:rPr>
                  <w:rFonts w:hint="eastAsia"/>
                </w:rPr>
                <w:delText>0</w:delText>
              </w:r>
            </w:del>
          </w:p>
        </w:tc>
        <w:tc>
          <w:tcPr>
            <w:tcW w:w="1313" w:type="dxa"/>
            <w:vAlign w:val="center"/>
          </w:tcPr>
          <w:p w14:paraId="65542DD3" w14:textId="53AACCBB" w:rsidR="00884FDB" w:rsidDel="00591D47" w:rsidRDefault="00902EDC">
            <w:pPr>
              <w:rPr>
                <w:del w:id="1549" w:author="mico1999@foxmail.com" w:date="2021-03-23T23:02:00Z"/>
              </w:rPr>
            </w:pPr>
            <w:del w:id="1550" w:author="mico1999@foxmail.com" w:date="2021-03-23T23:02:00Z">
              <w:r w:rsidDel="00591D47">
                <w:rPr>
                  <w:rFonts w:hint="eastAsia"/>
                </w:rPr>
                <w:delText>0</w:delText>
              </w:r>
            </w:del>
          </w:p>
        </w:tc>
      </w:tr>
      <w:tr w:rsidR="00884FDB" w:rsidDel="00591D47" w14:paraId="63D3C4A0" w14:textId="2D9711F2">
        <w:trPr>
          <w:trHeight w:val="210"/>
          <w:del w:id="1551" w:author="mico1999@foxmail.com" w:date="2021-03-23T23:02:00Z"/>
        </w:trPr>
        <w:tc>
          <w:tcPr>
            <w:tcW w:w="2769" w:type="dxa"/>
            <w:vAlign w:val="center"/>
          </w:tcPr>
          <w:p w14:paraId="5E3EDFB9" w14:textId="4E615FF8" w:rsidR="00884FDB" w:rsidDel="00591D47" w:rsidRDefault="00902EDC">
            <w:pPr>
              <w:rPr>
                <w:del w:id="1552" w:author="mico1999@foxmail.com" w:date="2021-03-23T23:02:00Z"/>
              </w:rPr>
            </w:pPr>
            <w:del w:id="1553" w:author="mico1999@foxmail.com" w:date="2021-03-23T23:02:00Z">
              <w:r w:rsidDel="00591D47">
                <w:rPr>
                  <w:rFonts w:hint="eastAsia"/>
                </w:rPr>
                <w:delText>融资活动现金流入</w:delText>
              </w:r>
            </w:del>
          </w:p>
        </w:tc>
        <w:tc>
          <w:tcPr>
            <w:tcW w:w="1470" w:type="dxa"/>
            <w:vAlign w:val="center"/>
          </w:tcPr>
          <w:p w14:paraId="2D19B525" w14:textId="372DB2F4" w:rsidR="00884FDB" w:rsidDel="00591D47" w:rsidRDefault="00902EDC">
            <w:pPr>
              <w:rPr>
                <w:del w:id="1554" w:author="mico1999@foxmail.com" w:date="2021-03-23T23:02:00Z"/>
              </w:rPr>
            </w:pPr>
            <w:del w:id="1555" w:author="mico1999@foxmail.com" w:date="2021-03-23T23:02:00Z">
              <w:r w:rsidDel="00591D47">
                <w:rPr>
                  <w:rFonts w:hint="eastAsia"/>
                </w:rPr>
                <w:delText>100</w:delText>
              </w:r>
            </w:del>
          </w:p>
        </w:tc>
        <w:tc>
          <w:tcPr>
            <w:tcW w:w="1500" w:type="dxa"/>
            <w:vAlign w:val="center"/>
          </w:tcPr>
          <w:p w14:paraId="4E47065C" w14:textId="2F44A26B" w:rsidR="00884FDB" w:rsidDel="00591D47" w:rsidRDefault="00902EDC">
            <w:pPr>
              <w:rPr>
                <w:del w:id="1556" w:author="mico1999@foxmail.com" w:date="2021-03-23T23:02:00Z"/>
              </w:rPr>
            </w:pPr>
            <w:del w:id="1557" w:author="mico1999@foxmail.com" w:date="2021-03-23T23:02:00Z">
              <w:r w:rsidDel="00591D47">
                <w:rPr>
                  <w:rFonts w:hint="eastAsia"/>
                </w:rPr>
                <w:delText>0</w:delText>
              </w:r>
            </w:del>
          </w:p>
        </w:tc>
        <w:tc>
          <w:tcPr>
            <w:tcW w:w="1470" w:type="dxa"/>
            <w:vAlign w:val="center"/>
          </w:tcPr>
          <w:p w14:paraId="15CBE0EC" w14:textId="611D4CEA" w:rsidR="00884FDB" w:rsidDel="00591D47" w:rsidRDefault="00902EDC">
            <w:pPr>
              <w:rPr>
                <w:del w:id="1558" w:author="mico1999@foxmail.com" w:date="2021-03-23T23:02:00Z"/>
              </w:rPr>
            </w:pPr>
            <w:del w:id="1559" w:author="mico1999@foxmail.com" w:date="2021-03-23T23:02:00Z">
              <w:r w:rsidDel="00591D47">
                <w:rPr>
                  <w:rFonts w:hint="eastAsia"/>
                </w:rPr>
                <w:delText>0</w:delText>
              </w:r>
            </w:del>
          </w:p>
        </w:tc>
        <w:tc>
          <w:tcPr>
            <w:tcW w:w="1313" w:type="dxa"/>
            <w:vAlign w:val="center"/>
          </w:tcPr>
          <w:p w14:paraId="49808DFB" w14:textId="2E487AAD" w:rsidR="00884FDB" w:rsidDel="00591D47" w:rsidRDefault="00902EDC">
            <w:pPr>
              <w:rPr>
                <w:del w:id="1560" w:author="mico1999@foxmail.com" w:date="2021-03-23T23:02:00Z"/>
              </w:rPr>
            </w:pPr>
            <w:del w:id="1561" w:author="mico1999@foxmail.com" w:date="2021-03-23T23:02:00Z">
              <w:r w:rsidDel="00591D47">
                <w:rPr>
                  <w:rFonts w:hint="eastAsia"/>
                </w:rPr>
                <w:delText>0</w:delText>
              </w:r>
            </w:del>
          </w:p>
        </w:tc>
      </w:tr>
      <w:tr w:rsidR="00884FDB" w:rsidDel="00591D47" w14:paraId="5CEC8361" w14:textId="00165E3D">
        <w:trPr>
          <w:trHeight w:val="315"/>
          <w:del w:id="1562" w:author="mico1999@foxmail.com" w:date="2021-03-23T23:02:00Z"/>
        </w:trPr>
        <w:tc>
          <w:tcPr>
            <w:tcW w:w="2769" w:type="dxa"/>
            <w:vAlign w:val="center"/>
          </w:tcPr>
          <w:p w14:paraId="4E2B2449" w14:textId="453FA4E7" w:rsidR="00884FDB" w:rsidDel="00591D47" w:rsidRDefault="00902EDC">
            <w:pPr>
              <w:rPr>
                <w:del w:id="1563" w:author="mico1999@foxmail.com" w:date="2021-03-23T23:02:00Z"/>
              </w:rPr>
            </w:pPr>
            <w:del w:id="1564" w:author="mico1999@foxmail.com" w:date="2021-03-23T23:02:00Z">
              <w:r w:rsidDel="00591D47">
                <w:rPr>
                  <w:rFonts w:hint="eastAsia"/>
                </w:rPr>
                <w:delText>融资活动现金流出</w:delText>
              </w:r>
            </w:del>
          </w:p>
        </w:tc>
        <w:tc>
          <w:tcPr>
            <w:tcW w:w="1470" w:type="dxa"/>
            <w:vAlign w:val="center"/>
          </w:tcPr>
          <w:p w14:paraId="681BEF84" w14:textId="3D128F2D" w:rsidR="00884FDB" w:rsidDel="00591D47" w:rsidRDefault="00902EDC">
            <w:pPr>
              <w:rPr>
                <w:del w:id="1565" w:author="mico1999@foxmail.com" w:date="2021-03-23T23:02:00Z"/>
              </w:rPr>
            </w:pPr>
            <w:del w:id="1566" w:author="mico1999@foxmail.com" w:date="2021-03-23T23:02:00Z">
              <w:r w:rsidDel="00591D47">
                <w:rPr>
                  <w:rFonts w:hint="eastAsia"/>
                </w:rPr>
                <w:delText>0</w:delText>
              </w:r>
            </w:del>
          </w:p>
        </w:tc>
        <w:tc>
          <w:tcPr>
            <w:tcW w:w="1500" w:type="dxa"/>
            <w:vAlign w:val="center"/>
          </w:tcPr>
          <w:p w14:paraId="12C0837B" w14:textId="31C7E388" w:rsidR="00884FDB" w:rsidDel="00591D47" w:rsidRDefault="00902EDC">
            <w:pPr>
              <w:rPr>
                <w:del w:id="1567" w:author="mico1999@foxmail.com" w:date="2021-03-23T23:02:00Z"/>
              </w:rPr>
            </w:pPr>
            <w:del w:id="1568" w:author="mico1999@foxmail.com" w:date="2021-03-23T23:02:00Z">
              <w:r w:rsidDel="00591D47">
                <w:rPr>
                  <w:rFonts w:hint="eastAsia"/>
                </w:rPr>
                <w:delText>0</w:delText>
              </w:r>
            </w:del>
          </w:p>
        </w:tc>
        <w:tc>
          <w:tcPr>
            <w:tcW w:w="1470" w:type="dxa"/>
            <w:vAlign w:val="center"/>
          </w:tcPr>
          <w:p w14:paraId="7E80C811" w14:textId="6B6D014E" w:rsidR="00884FDB" w:rsidDel="00591D47" w:rsidRDefault="00902EDC">
            <w:pPr>
              <w:rPr>
                <w:del w:id="1569" w:author="mico1999@foxmail.com" w:date="2021-03-23T23:02:00Z"/>
              </w:rPr>
            </w:pPr>
            <w:del w:id="1570" w:author="mico1999@foxmail.com" w:date="2021-03-23T23:02:00Z">
              <w:r w:rsidDel="00591D47">
                <w:rPr>
                  <w:rFonts w:hint="eastAsia"/>
                </w:rPr>
                <w:delText>0</w:delText>
              </w:r>
            </w:del>
          </w:p>
        </w:tc>
        <w:tc>
          <w:tcPr>
            <w:tcW w:w="1313" w:type="dxa"/>
            <w:vAlign w:val="center"/>
          </w:tcPr>
          <w:p w14:paraId="2D8831D5" w14:textId="2C7E3079" w:rsidR="00884FDB" w:rsidDel="00591D47" w:rsidRDefault="00902EDC">
            <w:pPr>
              <w:rPr>
                <w:del w:id="1571" w:author="mico1999@foxmail.com" w:date="2021-03-23T23:02:00Z"/>
              </w:rPr>
            </w:pPr>
            <w:del w:id="1572" w:author="mico1999@foxmail.com" w:date="2021-03-23T23:02:00Z">
              <w:r w:rsidDel="00591D47">
                <w:rPr>
                  <w:rFonts w:hint="eastAsia"/>
                </w:rPr>
                <w:delText>0</w:delText>
              </w:r>
            </w:del>
          </w:p>
        </w:tc>
      </w:tr>
      <w:tr w:rsidR="00884FDB" w:rsidDel="00591D47" w14:paraId="5E128155" w14:textId="521D9864">
        <w:trPr>
          <w:trHeight w:val="330"/>
          <w:del w:id="1573" w:author="mico1999@foxmail.com" w:date="2021-03-23T23:02:00Z"/>
        </w:trPr>
        <w:tc>
          <w:tcPr>
            <w:tcW w:w="2769" w:type="dxa"/>
            <w:vAlign w:val="center"/>
          </w:tcPr>
          <w:p w14:paraId="7879199E" w14:textId="666FEDD6" w:rsidR="00884FDB" w:rsidDel="00591D47" w:rsidRDefault="00902EDC">
            <w:pPr>
              <w:rPr>
                <w:del w:id="1574" w:author="mico1999@foxmail.com" w:date="2021-03-23T23:02:00Z"/>
              </w:rPr>
            </w:pPr>
            <w:del w:id="1575" w:author="mico1999@foxmail.com" w:date="2021-03-23T23:02:00Z">
              <w:r w:rsidDel="00591D47">
                <w:rPr>
                  <w:rFonts w:hint="eastAsia"/>
                </w:rPr>
                <w:delText>筹资活动产生的现金流量净额</w:delText>
              </w:r>
            </w:del>
          </w:p>
        </w:tc>
        <w:tc>
          <w:tcPr>
            <w:tcW w:w="1470" w:type="dxa"/>
            <w:vAlign w:val="center"/>
          </w:tcPr>
          <w:p w14:paraId="58D8CC7D" w14:textId="09DA06AA" w:rsidR="00884FDB" w:rsidDel="00591D47" w:rsidRDefault="00902EDC">
            <w:pPr>
              <w:rPr>
                <w:del w:id="1576" w:author="mico1999@foxmail.com" w:date="2021-03-23T23:02:00Z"/>
              </w:rPr>
            </w:pPr>
            <w:del w:id="1577" w:author="mico1999@foxmail.com" w:date="2021-03-23T23:02:00Z">
              <w:r w:rsidDel="00591D47">
                <w:rPr>
                  <w:rFonts w:hint="eastAsia"/>
                </w:rPr>
                <w:delText>180</w:delText>
              </w:r>
            </w:del>
          </w:p>
        </w:tc>
        <w:tc>
          <w:tcPr>
            <w:tcW w:w="1500" w:type="dxa"/>
            <w:vAlign w:val="center"/>
          </w:tcPr>
          <w:p w14:paraId="1029CEA0" w14:textId="4FC8D843" w:rsidR="00884FDB" w:rsidDel="00591D47" w:rsidRDefault="00902EDC">
            <w:pPr>
              <w:rPr>
                <w:del w:id="1578" w:author="mico1999@foxmail.com" w:date="2021-03-23T23:02:00Z"/>
              </w:rPr>
            </w:pPr>
            <w:del w:id="1579" w:author="mico1999@foxmail.com" w:date="2021-03-23T23:02:00Z">
              <w:r w:rsidDel="00591D47">
                <w:rPr>
                  <w:rFonts w:hint="eastAsia"/>
                </w:rPr>
                <w:delText>0</w:delText>
              </w:r>
            </w:del>
          </w:p>
        </w:tc>
        <w:tc>
          <w:tcPr>
            <w:tcW w:w="1470" w:type="dxa"/>
            <w:vAlign w:val="center"/>
          </w:tcPr>
          <w:p w14:paraId="2EE8833A" w14:textId="6B6EED81" w:rsidR="00884FDB" w:rsidDel="00591D47" w:rsidRDefault="00902EDC">
            <w:pPr>
              <w:rPr>
                <w:del w:id="1580" w:author="mico1999@foxmail.com" w:date="2021-03-23T23:02:00Z"/>
              </w:rPr>
            </w:pPr>
            <w:del w:id="1581" w:author="mico1999@foxmail.com" w:date="2021-03-23T23:02:00Z">
              <w:r w:rsidDel="00591D47">
                <w:rPr>
                  <w:rFonts w:hint="eastAsia"/>
                </w:rPr>
                <w:delText>0</w:delText>
              </w:r>
            </w:del>
          </w:p>
        </w:tc>
        <w:tc>
          <w:tcPr>
            <w:tcW w:w="1313" w:type="dxa"/>
            <w:vAlign w:val="center"/>
          </w:tcPr>
          <w:p w14:paraId="28FF1D44" w14:textId="500B0723" w:rsidR="00884FDB" w:rsidDel="00591D47" w:rsidRDefault="00902EDC">
            <w:pPr>
              <w:rPr>
                <w:del w:id="1582" w:author="mico1999@foxmail.com" w:date="2021-03-23T23:02:00Z"/>
              </w:rPr>
            </w:pPr>
            <w:del w:id="1583" w:author="mico1999@foxmail.com" w:date="2021-03-23T23:02:00Z">
              <w:r w:rsidDel="00591D47">
                <w:rPr>
                  <w:rFonts w:hint="eastAsia"/>
                </w:rPr>
                <w:delText>0</w:delText>
              </w:r>
            </w:del>
          </w:p>
        </w:tc>
      </w:tr>
      <w:tr w:rsidR="00884FDB" w:rsidDel="00591D47" w14:paraId="159D08A6" w14:textId="5E892F67">
        <w:trPr>
          <w:trHeight w:val="1457"/>
          <w:del w:id="1584" w:author="mico1999@foxmail.com" w:date="2021-03-23T23:02:00Z"/>
        </w:trPr>
        <w:tc>
          <w:tcPr>
            <w:tcW w:w="2769" w:type="dxa"/>
            <w:vAlign w:val="center"/>
          </w:tcPr>
          <w:p w14:paraId="06F88C99" w14:textId="4ED02BA8" w:rsidR="00884FDB" w:rsidDel="00591D47" w:rsidRDefault="00902EDC">
            <w:pPr>
              <w:rPr>
                <w:del w:id="1585" w:author="mico1999@foxmail.com" w:date="2021-03-23T23:02:00Z"/>
              </w:rPr>
            </w:pPr>
            <w:del w:id="1586" w:author="mico1999@foxmail.com" w:date="2021-03-23T23:02:00Z">
              <w:r w:rsidDel="00591D47">
                <w:rPr>
                  <w:rFonts w:hint="eastAsia"/>
                </w:rPr>
                <w:delText>四、汇率变动对现金的影响</w:delText>
              </w:r>
            </w:del>
          </w:p>
          <w:p w14:paraId="08368095" w14:textId="2327AF2A" w:rsidR="00884FDB" w:rsidDel="00591D47" w:rsidRDefault="00884FDB">
            <w:pPr>
              <w:rPr>
                <w:del w:id="1587" w:author="mico1999@foxmail.com" w:date="2021-03-23T23:02:00Z"/>
              </w:rPr>
            </w:pPr>
          </w:p>
        </w:tc>
        <w:tc>
          <w:tcPr>
            <w:tcW w:w="1470" w:type="dxa"/>
            <w:vAlign w:val="center"/>
          </w:tcPr>
          <w:p w14:paraId="2DEF940B" w14:textId="3BE7B668" w:rsidR="00884FDB" w:rsidDel="00591D47" w:rsidRDefault="00902EDC">
            <w:pPr>
              <w:rPr>
                <w:del w:id="1588" w:author="mico1999@foxmail.com" w:date="2021-03-23T23:02:00Z"/>
              </w:rPr>
            </w:pPr>
            <w:del w:id="1589" w:author="mico1999@foxmail.com" w:date="2021-03-23T23:02:00Z">
              <w:r w:rsidDel="00591D47">
                <w:rPr>
                  <w:rFonts w:hint="eastAsia"/>
                </w:rPr>
                <w:delText>0</w:delText>
              </w:r>
            </w:del>
          </w:p>
        </w:tc>
        <w:tc>
          <w:tcPr>
            <w:tcW w:w="1500" w:type="dxa"/>
            <w:vAlign w:val="center"/>
          </w:tcPr>
          <w:p w14:paraId="5B0F4183" w14:textId="10B7C484" w:rsidR="00884FDB" w:rsidDel="00591D47" w:rsidRDefault="00902EDC">
            <w:pPr>
              <w:rPr>
                <w:del w:id="1590" w:author="mico1999@foxmail.com" w:date="2021-03-23T23:02:00Z"/>
              </w:rPr>
            </w:pPr>
            <w:del w:id="1591" w:author="mico1999@foxmail.com" w:date="2021-03-23T23:02:00Z">
              <w:r w:rsidDel="00591D47">
                <w:rPr>
                  <w:rFonts w:hint="eastAsia"/>
                </w:rPr>
                <w:delText>0</w:delText>
              </w:r>
            </w:del>
          </w:p>
        </w:tc>
        <w:tc>
          <w:tcPr>
            <w:tcW w:w="1470" w:type="dxa"/>
            <w:vAlign w:val="center"/>
          </w:tcPr>
          <w:p w14:paraId="73511E6C" w14:textId="505F7E2D" w:rsidR="00884FDB" w:rsidDel="00591D47" w:rsidRDefault="00902EDC">
            <w:pPr>
              <w:rPr>
                <w:del w:id="1592" w:author="mico1999@foxmail.com" w:date="2021-03-23T23:02:00Z"/>
              </w:rPr>
            </w:pPr>
            <w:del w:id="1593" w:author="mico1999@foxmail.com" w:date="2021-03-23T23:02:00Z">
              <w:r w:rsidDel="00591D47">
                <w:rPr>
                  <w:rFonts w:hint="eastAsia"/>
                </w:rPr>
                <w:delText>0</w:delText>
              </w:r>
            </w:del>
          </w:p>
        </w:tc>
        <w:tc>
          <w:tcPr>
            <w:tcW w:w="1313" w:type="dxa"/>
            <w:vAlign w:val="center"/>
          </w:tcPr>
          <w:p w14:paraId="0A08FB4A" w14:textId="76776C78" w:rsidR="00884FDB" w:rsidDel="00591D47" w:rsidRDefault="00902EDC">
            <w:pPr>
              <w:rPr>
                <w:del w:id="1594" w:author="mico1999@foxmail.com" w:date="2021-03-23T23:02:00Z"/>
              </w:rPr>
            </w:pPr>
            <w:del w:id="1595" w:author="mico1999@foxmail.com" w:date="2021-03-23T23:02:00Z">
              <w:r w:rsidDel="00591D47">
                <w:rPr>
                  <w:rFonts w:hint="eastAsia"/>
                </w:rPr>
                <w:delText>0</w:delText>
              </w:r>
            </w:del>
          </w:p>
        </w:tc>
      </w:tr>
      <w:tr w:rsidR="00884FDB" w:rsidDel="00591D47" w14:paraId="441741BD" w14:textId="5F130D4E">
        <w:trPr>
          <w:trHeight w:val="255"/>
          <w:del w:id="1596" w:author="mico1999@foxmail.com" w:date="2021-03-23T23:02:00Z"/>
        </w:trPr>
        <w:tc>
          <w:tcPr>
            <w:tcW w:w="2769" w:type="dxa"/>
            <w:vAlign w:val="center"/>
          </w:tcPr>
          <w:p w14:paraId="446175B6" w14:textId="3C2B842A" w:rsidR="00884FDB" w:rsidDel="00591D47" w:rsidRDefault="00902EDC">
            <w:pPr>
              <w:rPr>
                <w:del w:id="1597" w:author="mico1999@foxmail.com" w:date="2021-03-23T23:02:00Z"/>
              </w:rPr>
            </w:pPr>
            <w:del w:id="1598" w:author="mico1999@foxmail.com" w:date="2021-03-23T23:02:00Z">
              <w:r w:rsidDel="00591D47">
                <w:rPr>
                  <w:rFonts w:hint="eastAsia"/>
                </w:rPr>
                <w:delText>五、现金及现金等价物增加额</w:delText>
              </w:r>
            </w:del>
          </w:p>
        </w:tc>
        <w:tc>
          <w:tcPr>
            <w:tcW w:w="1470" w:type="dxa"/>
            <w:vAlign w:val="center"/>
          </w:tcPr>
          <w:p w14:paraId="69EDA3CD" w14:textId="203C071F" w:rsidR="00884FDB" w:rsidDel="00591D47" w:rsidRDefault="00902EDC">
            <w:pPr>
              <w:rPr>
                <w:del w:id="1599" w:author="mico1999@foxmail.com" w:date="2021-03-23T23:02:00Z"/>
              </w:rPr>
            </w:pPr>
            <w:del w:id="1600" w:author="mico1999@foxmail.com" w:date="2021-03-23T23:02:00Z">
              <w:r w:rsidDel="00591D47">
                <w:rPr>
                  <w:rFonts w:hint="eastAsia"/>
                </w:rPr>
                <w:delText>139</w:delText>
              </w:r>
            </w:del>
          </w:p>
        </w:tc>
        <w:tc>
          <w:tcPr>
            <w:tcW w:w="1500" w:type="dxa"/>
            <w:vAlign w:val="center"/>
          </w:tcPr>
          <w:p w14:paraId="5CB1E3C3" w14:textId="60DD6CC6" w:rsidR="00884FDB" w:rsidDel="00591D47" w:rsidRDefault="00902EDC">
            <w:pPr>
              <w:rPr>
                <w:del w:id="1601" w:author="mico1999@foxmail.com" w:date="2021-03-23T23:02:00Z"/>
              </w:rPr>
            </w:pPr>
            <w:del w:id="1602" w:author="mico1999@foxmail.com" w:date="2021-03-23T23:02:00Z">
              <w:r w:rsidDel="00591D47">
                <w:rPr>
                  <w:rFonts w:hint="eastAsia"/>
                </w:rPr>
                <w:delText>167</w:delText>
              </w:r>
            </w:del>
          </w:p>
        </w:tc>
        <w:tc>
          <w:tcPr>
            <w:tcW w:w="1470" w:type="dxa"/>
            <w:vAlign w:val="center"/>
          </w:tcPr>
          <w:p w14:paraId="2F7B8615" w14:textId="65C21F49" w:rsidR="00884FDB" w:rsidDel="00591D47" w:rsidRDefault="00902EDC">
            <w:pPr>
              <w:rPr>
                <w:del w:id="1603" w:author="mico1999@foxmail.com" w:date="2021-03-23T23:02:00Z"/>
              </w:rPr>
            </w:pPr>
            <w:del w:id="1604" w:author="mico1999@foxmail.com" w:date="2021-03-23T23:02:00Z">
              <w:r w:rsidDel="00591D47">
                <w:rPr>
                  <w:rFonts w:hint="eastAsia"/>
                </w:rPr>
                <w:delText>215</w:delText>
              </w:r>
            </w:del>
          </w:p>
        </w:tc>
        <w:tc>
          <w:tcPr>
            <w:tcW w:w="1313" w:type="dxa"/>
            <w:vAlign w:val="center"/>
          </w:tcPr>
          <w:p w14:paraId="30D3B017" w14:textId="5566AD4C" w:rsidR="00884FDB" w:rsidDel="00591D47" w:rsidRDefault="00902EDC">
            <w:pPr>
              <w:rPr>
                <w:del w:id="1605" w:author="mico1999@foxmail.com" w:date="2021-03-23T23:02:00Z"/>
              </w:rPr>
            </w:pPr>
            <w:del w:id="1606" w:author="mico1999@foxmail.com" w:date="2021-03-23T23:02:00Z">
              <w:r w:rsidDel="00591D47">
                <w:rPr>
                  <w:rFonts w:hint="eastAsia"/>
                </w:rPr>
                <w:delText>269</w:delText>
              </w:r>
            </w:del>
          </w:p>
        </w:tc>
      </w:tr>
    </w:tbl>
    <w:p w14:paraId="4B41D244" w14:textId="78F25B39" w:rsidR="00884FDB" w:rsidDel="00591D47" w:rsidRDefault="00884FDB">
      <w:pPr>
        <w:ind w:firstLineChars="0" w:firstLine="0"/>
        <w:rPr>
          <w:del w:id="1607" w:author="mico1999@foxmail.com" w:date="2021-03-23T23:02:00Z"/>
        </w:rPr>
      </w:pPr>
      <w:bookmarkStart w:id="1608" w:name="_Toc517636748"/>
    </w:p>
    <w:p w14:paraId="372C560B" w14:textId="6D814B2E" w:rsidR="00884FDB" w:rsidDel="00591D47" w:rsidRDefault="00902EDC" w:rsidP="00DA1AB0">
      <w:pPr>
        <w:pStyle w:val="3"/>
        <w:ind w:firstLine="482"/>
        <w:rPr>
          <w:del w:id="1609" w:author="mico1999@foxmail.com" w:date="2021-03-23T23:02:00Z"/>
        </w:rPr>
      </w:pPr>
      <w:bookmarkStart w:id="1610" w:name="_Toc67356016"/>
      <w:del w:id="1611" w:author="mico1999@foxmail.com" w:date="2021-03-23T23:02:00Z">
        <w:r w:rsidDel="00591D47">
          <w:rPr>
            <w:rFonts w:hint="eastAsia"/>
          </w:rPr>
          <w:delText>（五）资产负债预测</w:delText>
        </w:r>
        <w:bookmarkEnd w:id="1608"/>
        <w:bookmarkEnd w:id="1610"/>
      </w:del>
    </w:p>
    <w:p w14:paraId="3AEDA795" w14:textId="4CA3C45F" w:rsidR="00884FDB" w:rsidDel="00591D47" w:rsidRDefault="00902EDC">
      <w:pPr>
        <w:rPr>
          <w:del w:id="1612" w:author="mico1999@foxmail.com" w:date="2021-03-23T23:02:00Z"/>
        </w:rPr>
      </w:pPr>
      <w:del w:id="1613" w:author="mico1999@foxmail.com" w:date="2021-03-23T23:02:00Z">
        <w:r w:rsidDel="00591D47">
          <w:rPr>
            <w:rFonts w:hint="eastAsia"/>
          </w:rPr>
          <w:delText>表</w:delText>
        </w:r>
        <w:r w:rsidDel="00591D47">
          <w:rPr>
            <w:rFonts w:hint="eastAsia"/>
          </w:rPr>
          <w:delText xml:space="preserve">6 </w:delText>
        </w:r>
        <w:r w:rsidDel="00591D47">
          <w:rPr>
            <w:rFonts w:hint="eastAsia"/>
          </w:rPr>
          <w:delText>前四年资产负债预测简表（单位：万元）</w:delText>
        </w:r>
      </w:del>
    </w:p>
    <w:tbl>
      <w:tblPr>
        <w:tblStyle w:val="a5"/>
        <w:tblW w:w="8522" w:type="dxa"/>
        <w:tblLayout w:type="fixed"/>
        <w:tblLook w:val="04A0" w:firstRow="1" w:lastRow="0" w:firstColumn="1" w:lastColumn="0" w:noHBand="0" w:noVBand="1"/>
      </w:tblPr>
      <w:tblGrid>
        <w:gridCol w:w="1951"/>
        <w:gridCol w:w="1559"/>
        <w:gridCol w:w="1602"/>
        <w:gridCol w:w="1705"/>
        <w:gridCol w:w="1705"/>
      </w:tblGrid>
      <w:tr w:rsidR="00884FDB" w:rsidDel="00591D47" w14:paraId="761B507B" w14:textId="575F0BC8">
        <w:trPr>
          <w:del w:id="1614" w:author="mico1999@foxmail.com" w:date="2021-03-23T23:02:00Z"/>
        </w:trPr>
        <w:tc>
          <w:tcPr>
            <w:tcW w:w="1951" w:type="dxa"/>
            <w:vAlign w:val="center"/>
          </w:tcPr>
          <w:p w14:paraId="4A42D2D3" w14:textId="498C8FB8" w:rsidR="00884FDB" w:rsidDel="00591D47" w:rsidRDefault="00902EDC">
            <w:pPr>
              <w:rPr>
                <w:del w:id="1615" w:author="mico1999@foxmail.com" w:date="2021-03-23T23:02:00Z"/>
              </w:rPr>
            </w:pPr>
            <w:del w:id="1616" w:author="mico1999@foxmail.com" w:date="2021-03-23T23:02:00Z">
              <w:r w:rsidDel="00591D47">
                <w:rPr>
                  <w:rFonts w:hint="eastAsia"/>
                </w:rPr>
                <w:delText>项目</w:delText>
              </w:r>
            </w:del>
          </w:p>
        </w:tc>
        <w:tc>
          <w:tcPr>
            <w:tcW w:w="1559" w:type="dxa"/>
            <w:vAlign w:val="center"/>
          </w:tcPr>
          <w:p w14:paraId="009EBE60" w14:textId="3165905F" w:rsidR="00884FDB" w:rsidDel="00591D47" w:rsidRDefault="00902EDC">
            <w:pPr>
              <w:rPr>
                <w:del w:id="1617" w:author="mico1999@foxmail.com" w:date="2021-03-23T23:02:00Z"/>
              </w:rPr>
            </w:pPr>
            <w:del w:id="1618" w:author="mico1999@foxmail.com" w:date="2021-03-23T23:02:00Z">
              <w:r w:rsidDel="00591D47">
                <w:rPr>
                  <w:rFonts w:hint="eastAsia"/>
                </w:rPr>
                <w:delText>第一年</w:delText>
              </w:r>
            </w:del>
          </w:p>
        </w:tc>
        <w:tc>
          <w:tcPr>
            <w:tcW w:w="1602" w:type="dxa"/>
            <w:vAlign w:val="center"/>
          </w:tcPr>
          <w:p w14:paraId="64FA148E" w14:textId="2E4330DC" w:rsidR="00884FDB" w:rsidDel="00591D47" w:rsidRDefault="00902EDC">
            <w:pPr>
              <w:rPr>
                <w:del w:id="1619" w:author="mico1999@foxmail.com" w:date="2021-03-23T23:02:00Z"/>
              </w:rPr>
            </w:pPr>
            <w:del w:id="1620" w:author="mico1999@foxmail.com" w:date="2021-03-23T23:02:00Z">
              <w:r w:rsidDel="00591D47">
                <w:rPr>
                  <w:rFonts w:hint="eastAsia"/>
                </w:rPr>
                <w:delText>第二年</w:delText>
              </w:r>
            </w:del>
          </w:p>
        </w:tc>
        <w:tc>
          <w:tcPr>
            <w:tcW w:w="1705" w:type="dxa"/>
            <w:vAlign w:val="center"/>
          </w:tcPr>
          <w:p w14:paraId="68F387D1" w14:textId="01BB6D69" w:rsidR="00884FDB" w:rsidDel="00591D47" w:rsidRDefault="00902EDC">
            <w:pPr>
              <w:rPr>
                <w:del w:id="1621" w:author="mico1999@foxmail.com" w:date="2021-03-23T23:02:00Z"/>
              </w:rPr>
            </w:pPr>
            <w:del w:id="1622" w:author="mico1999@foxmail.com" w:date="2021-03-23T23:02:00Z">
              <w:r w:rsidDel="00591D47">
                <w:rPr>
                  <w:rFonts w:hint="eastAsia"/>
                </w:rPr>
                <w:delText>第三年</w:delText>
              </w:r>
            </w:del>
          </w:p>
        </w:tc>
        <w:tc>
          <w:tcPr>
            <w:tcW w:w="1705" w:type="dxa"/>
            <w:vAlign w:val="center"/>
          </w:tcPr>
          <w:p w14:paraId="61AE485F" w14:textId="387E1100" w:rsidR="00884FDB" w:rsidDel="00591D47" w:rsidRDefault="00902EDC">
            <w:pPr>
              <w:rPr>
                <w:del w:id="1623" w:author="mico1999@foxmail.com" w:date="2021-03-23T23:02:00Z"/>
              </w:rPr>
            </w:pPr>
            <w:del w:id="1624" w:author="mico1999@foxmail.com" w:date="2021-03-23T23:02:00Z">
              <w:r w:rsidDel="00591D47">
                <w:rPr>
                  <w:rFonts w:hint="eastAsia"/>
                </w:rPr>
                <w:delText>第四年</w:delText>
              </w:r>
            </w:del>
          </w:p>
        </w:tc>
      </w:tr>
      <w:tr w:rsidR="00884FDB" w:rsidDel="00591D47" w14:paraId="4D84E46A" w14:textId="13038257">
        <w:trPr>
          <w:del w:id="1625" w:author="mico1999@foxmail.com" w:date="2021-03-23T23:02:00Z"/>
        </w:trPr>
        <w:tc>
          <w:tcPr>
            <w:tcW w:w="1951" w:type="dxa"/>
            <w:vAlign w:val="center"/>
          </w:tcPr>
          <w:p w14:paraId="10EB7513" w14:textId="530DF377" w:rsidR="00884FDB" w:rsidDel="00591D47" w:rsidRDefault="00902EDC">
            <w:pPr>
              <w:rPr>
                <w:del w:id="1626" w:author="mico1999@foxmail.com" w:date="2021-03-23T23:02:00Z"/>
              </w:rPr>
            </w:pPr>
            <w:del w:id="1627" w:author="mico1999@foxmail.com" w:date="2021-03-23T23:02:00Z">
              <w:r w:rsidDel="00591D47">
                <w:rPr>
                  <w:rFonts w:hint="eastAsia"/>
                </w:rPr>
                <w:delText>资产</w:delText>
              </w:r>
            </w:del>
          </w:p>
        </w:tc>
        <w:tc>
          <w:tcPr>
            <w:tcW w:w="1559" w:type="dxa"/>
            <w:vAlign w:val="center"/>
          </w:tcPr>
          <w:p w14:paraId="33F70D14" w14:textId="59420341" w:rsidR="00884FDB" w:rsidDel="00591D47" w:rsidRDefault="00884FDB">
            <w:pPr>
              <w:rPr>
                <w:del w:id="1628" w:author="mico1999@foxmail.com" w:date="2021-03-23T23:02:00Z"/>
              </w:rPr>
            </w:pPr>
          </w:p>
        </w:tc>
        <w:tc>
          <w:tcPr>
            <w:tcW w:w="1602" w:type="dxa"/>
            <w:vAlign w:val="center"/>
          </w:tcPr>
          <w:p w14:paraId="27BD946E" w14:textId="5483CB73" w:rsidR="00884FDB" w:rsidDel="00591D47" w:rsidRDefault="00884FDB">
            <w:pPr>
              <w:rPr>
                <w:del w:id="1629" w:author="mico1999@foxmail.com" w:date="2021-03-23T23:02:00Z"/>
              </w:rPr>
            </w:pPr>
          </w:p>
        </w:tc>
        <w:tc>
          <w:tcPr>
            <w:tcW w:w="1705" w:type="dxa"/>
            <w:vAlign w:val="center"/>
          </w:tcPr>
          <w:p w14:paraId="2EF40379" w14:textId="5F20D7C3" w:rsidR="00884FDB" w:rsidDel="00591D47" w:rsidRDefault="00884FDB">
            <w:pPr>
              <w:rPr>
                <w:del w:id="1630" w:author="mico1999@foxmail.com" w:date="2021-03-23T23:02:00Z"/>
              </w:rPr>
            </w:pPr>
          </w:p>
        </w:tc>
        <w:tc>
          <w:tcPr>
            <w:tcW w:w="1705" w:type="dxa"/>
            <w:vAlign w:val="center"/>
          </w:tcPr>
          <w:p w14:paraId="623605AF" w14:textId="0A023DA4" w:rsidR="00884FDB" w:rsidDel="00591D47" w:rsidRDefault="00884FDB">
            <w:pPr>
              <w:rPr>
                <w:del w:id="1631" w:author="mico1999@foxmail.com" w:date="2021-03-23T23:02:00Z"/>
              </w:rPr>
            </w:pPr>
          </w:p>
        </w:tc>
      </w:tr>
      <w:tr w:rsidR="00884FDB" w:rsidDel="00591D47" w14:paraId="5DC1C6CC" w14:textId="48BD81CB">
        <w:trPr>
          <w:del w:id="1632" w:author="mico1999@foxmail.com" w:date="2021-03-23T23:02:00Z"/>
        </w:trPr>
        <w:tc>
          <w:tcPr>
            <w:tcW w:w="1951" w:type="dxa"/>
            <w:vAlign w:val="center"/>
          </w:tcPr>
          <w:p w14:paraId="7E3B882D" w14:textId="48D0CB30" w:rsidR="00884FDB" w:rsidDel="00591D47" w:rsidRDefault="00902EDC">
            <w:pPr>
              <w:rPr>
                <w:del w:id="1633" w:author="mico1999@foxmail.com" w:date="2021-03-23T23:02:00Z"/>
              </w:rPr>
            </w:pPr>
            <w:del w:id="1634" w:author="mico1999@foxmail.com" w:date="2021-03-23T23:02:00Z">
              <w:r w:rsidDel="00591D47">
                <w:rPr>
                  <w:rFonts w:hint="eastAsia"/>
                </w:rPr>
                <w:delText>流动资产：</w:delText>
              </w:r>
            </w:del>
          </w:p>
        </w:tc>
        <w:tc>
          <w:tcPr>
            <w:tcW w:w="1559" w:type="dxa"/>
            <w:vAlign w:val="center"/>
          </w:tcPr>
          <w:p w14:paraId="4CE4261A" w14:textId="0D0FCD5A" w:rsidR="00884FDB" w:rsidDel="00591D47" w:rsidRDefault="00884FDB">
            <w:pPr>
              <w:rPr>
                <w:del w:id="1635" w:author="mico1999@foxmail.com" w:date="2021-03-23T23:02:00Z"/>
              </w:rPr>
            </w:pPr>
          </w:p>
        </w:tc>
        <w:tc>
          <w:tcPr>
            <w:tcW w:w="1602" w:type="dxa"/>
            <w:vAlign w:val="center"/>
          </w:tcPr>
          <w:p w14:paraId="679681BE" w14:textId="3245B22A" w:rsidR="00884FDB" w:rsidDel="00591D47" w:rsidRDefault="00884FDB">
            <w:pPr>
              <w:rPr>
                <w:del w:id="1636" w:author="mico1999@foxmail.com" w:date="2021-03-23T23:02:00Z"/>
              </w:rPr>
            </w:pPr>
          </w:p>
        </w:tc>
        <w:tc>
          <w:tcPr>
            <w:tcW w:w="1705" w:type="dxa"/>
            <w:vAlign w:val="center"/>
          </w:tcPr>
          <w:p w14:paraId="13FC4F1C" w14:textId="36D0BF23" w:rsidR="00884FDB" w:rsidDel="00591D47" w:rsidRDefault="00884FDB">
            <w:pPr>
              <w:rPr>
                <w:del w:id="1637" w:author="mico1999@foxmail.com" w:date="2021-03-23T23:02:00Z"/>
              </w:rPr>
            </w:pPr>
          </w:p>
        </w:tc>
        <w:tc>
          <w:tcPr>
            <w:tcW w:w="1705" w:type="dxa"/>
            <w:vAlign w:val="center"/>
          </w:tcPr>
          <w:p w14:paraId="5173AD07" w14:textId="01417F4E" w:rsidR="00884FDB" w:rsidDel="00591D47" w:rsidRDefault="00884FDB">
            <w:pPr>
              <w:rPr>
                <w:del w:id="1638" w:author="mico1999@foxmail.com" w:date="2021-03-23T23:02:00Z"/>
              </w:rPr>
            </w:pPr>
          </w:p>
        </w:tc>
      </w:tr>
      <w:tr w:rsidR="00884FDB" w:rsidDel="00591D47" w14:paraId="5E2EA82E" w14:textId="7873EBF7">
        <w:trPr>
          <w:del w:id="1639" w:author="mico1999@foxmail.com" w:date="2021-03-23T23:02:00Z"/>
        </w:trPr>
        <w:tc>
          <w:tcPr>
            <w:tcW w:w="1951" w:type="dxa"/>
            <w:vAlign w:val="center"/>
          </w:tcPr>
          <w:p w14:paraId="6DF47778" w14:textId="27ED4AFA" w:rsidR="00884FDB" w:rsidDel="00591D47" w:rsidRDefault="00902EDC">
            <w:pPr>
              <w:rPr>
                <w:del w:id="1640" w:author="mico1999@foxmail.com" w:date="2021-03-23T23:02:00Z"/>
              </w:rPr>
            </w:pPr>
            <w:del w:id="1641" w:author="mico1999@foxmail.com" w:date="2021-03-23T23:02:00Z">
              <w:r w:rsidDel="00591D47">
                <w:rPr>
                  <w:rFonts w:hint="eastAsia"/>
                </w:rPr>
                <w:delText>银行存款</w:delText>
              </w:r>
            </w:del>
          </w:p>
        </w:tc>
        <w:tc>
          <w:tcPr>
            <w:tcW w:w="1559" w:type="dxa"/>
            <w:vAlign w:val="center"/>
          </w:tcPr>
          <w:p w14:paraId="56981DFE" w14:textId="3249FA0F" w:rsidR="00884FDB" w:rsidDel="00591D47" w:rsidRDefault="00902EDC">
            <w:pPr>
              <w:rPr>
                <w:del w:id="1642" w:author="mico1999@foxmail.com" w:date="2021-03-23T23:02:00Z"/>
              </w:rPr>
            </w:pPr>
            <w:del w:id="1643" w:author="mico1999@foxmail.com" w:date="2021-03-23T23:02:00Z">
              <w:r w:rsidDel="00591D47">
                <w:rPr>
                  <w:rFonts w:hint="eastAsia"/>
                </w:rPr>
                <w:delText>291</w:delText>
              </w:r>
            </w:del>
          </w:p>
        </w:tc>
        <w:tc>
          <w:tcPr>
            <w:tcW w:w="1602" w:type="dxa"/>
            <w:vAlign w:val="center"/>
          </w:tcPr>
          <w:p w14:paraId="24C38C97" w14:textId="4DA09FAA" w:rsidR="00884FDB" w:rsidDel="00591D47" w:rsidRDefault="00902EDC">
            <w:pPr>
              <w:rPr>
                <w:del w:id="1644" w:author="mico1999@foxmail.com" w:date="2021-03-23T23:02:00Z"/>
              </w:rPr>
            </w:pPr>
            <w:del w:id="1645" w:author="mico1999@foxmail.com" w:date="2021-03-23T23:02:00Z">
              <w:r w:rsidDel="00591D47">
                <w:rPr>
                  <w:rFonts w:hint="eastAsia"/>
                </w:rPr>
                <w:delText>426</w:delText>
              </w:r>
            </w:del>
          </w:p>
        </w:tc>
        <w:tc>
          <w:tcPr>
            <w:tcW w:w="1705" w:type="dxa"/>
            <w:vAlign w:val="center"/>
          </w:tcPr>
          <w:p w14:paraId="7CF5453C" w14:textId="5462C06A" w:rsidR="00884FDB" w:rsidDel="00591D47" w:rsidRDefault="00902EDC">
            <w:pPr>
              <w:rPr>
                <w:del w:id="1646" w:author="mico1999@foxmail.com" w:date="2021-03-23T23:02:00Z"/>
              </w:rPr>
            </w:pPr>
            <w:del w:id="1647" w:author="mico1999@foxmail.com" w:date="2021-03-23T23:02:00Z">
              <w:r w:rsidDel="00591D47">
                <w:rPr>
                  <w:rFonts w:hint="eastAsia"/>
                </w:rPr>
                <w:delText>481</w:delText>
              </w:r>
            </w:del>
          </w:p>
        </w:tc>
        <w:tc>
          <w:tcPr>
            <w:tcW w:w="1705" w:type="dxa"/>
            <w:vAlign w:val="center"/>
          </w:tcPr>
          <w:p w14:paraId="686DFA77" w14:textId="21EC11CF" w:rsidR="00884FDB" w:rsidDel="00591D47" w:rsidRDefault="00902EDC">
            <w:pPr>
              <w:rPr>
                <w:del w:id="1648" w:author="mico1999@foxmail.com" w:date="2021-03-23T23:02:00Z"/>
              </w:rPr>
            </w:pPr>
            <w:del w:id="1649" w:author="mico1999@foxmail.com" w:date="2021-03-23T23:02:00Z">
              <w:r w:rsidDel="00591D47">
                <w:rPr>
                  <w:rFonts w:hint="eastAsia"/>
                </w:rPr>
                <w:delText>542</w:delText>
              </w:r>
            </w:del>
          </w:p>
        </w:tc>
      </w:tr>
      <w:tr w:rsidR="00884FDB" w:rsidDel="00591D47" w14:paraId="05E8F381" w14:textId="24A153F5">
        <w:trPr>
          <w:del w:id="1650" w:author="mico1999@foxmail.com" w:date="2021-03-23T23:02:00Z"/>
        </w:trPr>
        <w:tc>
          <w:tcPr>
            <w:tcW w:w="1951" w:type="dxa"/>
            <w:vAlign w:val="center"/>
          </w:tcPr>
          <w:p w14:paraId="3EF6DDB4" w14:textId="659259AB" w:rsidR="00884FDB" w:rsidDel="00591D47" w:rsidRDefault="00902EDC">
            <w:pPr>
              <w:rPr>
                <w:del w:id="1651" w:author="mico1999@foxmail.com" w:date="2021-03-23T23:02:00Z"/>
              </w:rPr>
            </w:pPr>
            <w:del w:id="1652" w:author="mico1999@foxmail.com" w:date="2021-03-23T23:02:00Z">
              <w:r w:rsidDel="00591D47">
                <w:rPr>
                  <w:rFonts w:hint="eastAsia"/>
                </w:rPr>
                <w:delText>存货</w:delText>
              </w:r>
            </w:del>
          </w:p>
        </w:tc>
        <w:tc>
          <w:tcPr>
            <w:tcW w:w="1559" w:type="dxa"/>
            <w:vAlign w:val="center"/>
          </w:tcPr>
          <w:p w14:paraId="1FA418EF" w14:textId="65CEEAB6" w:rsidR="00884FDB" w:rsidDel="00591D47" w:rsidRDefault="00902EDC">
            <w:pPr>
              <w:rPr>
                <w:del w:id="1653" w:author="mico1999@foxmail.com" w:date="2021-03-23T23:02:00Z"/>
              </w:rPr>
            </w:pPr>
            <w:del w:id="1654" w:author="mico1999@foxmail.com" w:date="2021-03-23T23:02:00Z">
              <w:r w:rsidDel="00591D47">
                <w:rPr>
                  <w:rFonts w:hint="eastAsia"/>
                </w:rPr>
                <w:delText>0</w:delText>
              </w:r>
            </w:del>
          </w:p>
        </w:tc>
        <w:tc>
          <w:tcPr>
            <w:tcW w:w="1602" w:type="dxa"/>
            <w:vAlign w:val="center"/>
          </w:tcPr>
          <w:p w14:paraId="755D5ACB" w14:textId="38B2C1DA" w:rsidR="00884FDB" w:rsidDel="00591D47" w:rsidRDefault="00902EDC">
            <w:pPr>
              <w:rPr>
                <w:del w:id="1655" w:author="mico1999@foxmail.com" w:date="2021-03-23T23:02:00Z"/>
              </w:rPr>
            </w:pPr>
            <w:del w:id="1656" w:author="mico1999@foxmail.com" w:date="2021-03-23T23:02:00Z">
              <w:r w:rsidDel="00591D47">
                <w:rPr>
                  <w:rFonts w:hint="eastAsia"/>
                </w:rPr>
                <w:delText>0</w:delText>
              </w:r>
            </w:del>
          </w:p>
        </w:tc>
        <w:tc>
          <w:tcPr>
            <w:tcW w:w="1705" w:type="dxa"/>
            <w:vAlign w:val="center"/>
          </w:tcPr>
          <w:p w14:paraId="19711303" w14:textId="3982158D" w:rsidR="00884FDB" w:rsidDel="00591D47" w:rsidRDefault="00902EDC">
            <w:pPr>
              <w:rPr>
                <w:del w:id="1657" w:author="mico1999@foxmail.com" w:date="2021-03-23T23:02:00Z"/>
              </w:rPr>
            </w:pPr>
            <w:del w:id="1658" w:author="mico1999@foxmail.com" w:date="2021-03-23T23:02:00Z">
              <w:r w:rsidDel="00591D47">
                <w:rPr>
                  <w:rFonts w:hint="eastAsia"/>
                </w:rPr>
                <w:delText>0</w:delText>
              </w:r>
            </w:del>
          </w:p>
        </w:tc>
        <w:tc>
          <w:tcPr>
            <w:tcW w:w="1705" w:type="dxa"/>
            <w:vAlign w:val="center"/>
          </w:tcPr>
          <w:p w14:paraId="21F317E8" w14:textId="5E7AB5E7" w:rsidR="00884FDB" w:rsidDel="00591D47" w:rsidRDefault="00902EDC">
            <w:pPr>
              <w:rPr>
                <w:del w:id="1659" w:author="mico1999@foxmail.com" w:date="2021-03-23T23:02:00Z"/>
              </w:rPr>
            </w:pPr>
            <w:del w:id="1660" w:author="mico1999@foxmail.com" w:date="2021-03-23T23:02:00Z">
              <w:r w:rsidDel="00591D47">
                <w:rPr>
                  <w:rFonts w:hint="eastAsia"/>
                </w:rPr>
                <w:delText>0</w:delText>
              </w:r>
            </w:del>
          </w:p>
        </w:tc>
      </w:tr>
      <w:tr w:rsidR="00884FDB" w:rsidDel="00591D47" w14:paraId="1C0340B1" w14:textId="5630085B">
        <w:trPr>
          <w:del w:id="1661" w:author="mico1999@foxmail.com" w:date="2021-03-23T23:02:00Z"/>
        </w:trPr>
        <w:tc>
          <w:tcPr>
            <w:tcW w:w="1951" w:type="dxa"/>
            <w:vAlign w:val="center"/>
          </w:tcPr>
          <w:p w14:paraId="54D255A2" w14:textId="1FE77D82" w:rsidR="00884FDB" w:rsidDel="00591D47" w:rsidRDefault="00902EDC">
            <w:pPr>
              <w:rPr>
                <w:del w:id="1662" w:author="mico1999@foxmail.com" w:date="2021-03-23T23:02:00Z"/>
              </w:rPr>
            </w:pPr>
            <w:del w:id="1663" w:author="mico1999@foxmail.com" w:date="2021-03-23T23:02:00Z">
              <w:r w:rsidDel="00591D47">
                <w:rPr>
                  <w:rFonts w:hint="eastAsia"/>
                </w:rPr>
                <w:delText>流动资产合计</w:delText>
              </w:r>
            </w:del>
          </w:p>
        </w:tc>
        <w:tc>
          <w:tcPr>
            <w:tcW w:w="1559" w:type="dxa"/>
            <w:vAlign w:val="center"/>
          </w:tcPr>
          <w:p w14:paraId="242C036A" w14:textId="751B1606" w:rsidR="00884FDB" w:rsidDel="00591D47" w:rsidRDefault="00902EDC">
            <w:pPr>
              <w:rPr>
                <w:del w:id="1664" w:author="mico1999@foxmail.com" w:date="2021-03-23T23:02:00Z"/>
              </w:rPr>
            </w:pPr>
            <w:del w:id="1665" w:author="mico1999@foxmail.com" w:date="2021-03-23T23:02:00Z">
              <w:r w:rsidDel="00591D47">
                <w:rPr>
                  <w:rFonts w:hint="eastAsia"/>
                </w:rPr>
                <w:delText>291</w:delText>
              </w:r>
            </w:del>
          </w:p>
        </w:tc>
        <w:tc>
          <w:tcPr>
            <w:tcW w:w="1602" w:type="dxa"/>
            <w:vAlign w:val="center"/>
          </w:tcPr>
          <w:p w14:paraId="478BD1FF" w14:textId="58E5AB55" w:rsidR="00884FDB" w:rsidDel="00591D47" w:rsidRDefault="00902EDC">
            <w:pPr>
              <w:rPr>
                <w:del w:id="1666" w:author="mico1999@foxmail.com" w:date="2021-03-23T23:02:00Z"/>
              </w:rPr>
            </w:pPr>
            <w:del w:id="1667" w:author="mico1999@foxmail.com" w:date="2021-03-23T23:02:00Z">
              <w:r w:rsidDel="00591D47">
                <w:rPr>
                  <w:rFonts w:hint="eastAsia"/>
                </w:rPr>
                <w:delText>426</w:delText>
              </w:r>
            </w:del>
          </w:p>
        </w:tc>
        <w:tc>
          <w:tcPr>
            <w:tcW w:w="1705" w:type="dxa"/>
            <w:vAlign w:val="center"/>
          </w:tcPr>
          <w:p w14:paraId="5A041155" w14:textId="32C568F0" w:rsidR="00884FDB" w:rsidDel="00591D47" w:rsidRDefault="00902EDC">
            <w:pPr>
              <w:rPr>
                <w:del w:id="1668" w:author="mico1999@foxmail.com" w:date="2021-03-23T23:02:00Z"/>
              </w:rPr>
            </w:pPr>
            <w:del w:id="1669" w:author="mico1999@foxmail.com" w:date="2021-03-23T23:02:00Z">
              <w:r w:rsidDel="00591D47">
                <w:rPr>
                  <w:rFonts w:hint="eastAsia"/>
                </w:rPr>
                <w:delText>481</w:delText>
              </w:r>
            </w:del>
          </w:p>
        </w:tc>
        <w:tc>
          <w:tcPr>
            <w:tcW w:w="1705" w:type="dxa"/>
            <w:vAlign w:val="center"/>
          </w:tcPr>
          <w:p w14:paraId="6919C0B8" w14:textId="6946A4E0" w:rsidR="00884FDB" w:rsidDel="00591D47" w:rsidRDefault="00902EDC">
            <w:pPr>
              <w:rPr>
                <w:del w:id="1670" w:author="mico1999@foxmail.com" w:date="2021-03-23T23:02:00Z"/>
              </w:rPr>
            </w:pPr>
            <w:del w:id="1671" w:author="mico1999@foxmail.com" w:date="2021-03-23T23:02:00Z">
              <w:r w:rsidDel="00591D47">
                <w:rPr>
                  <w:rFonts w:hint="eastAsia"/>
                </w:rPr>
                <w:delText>542</w:delText>
              </w:r>
            </w:del>
          </w:p>
        </w:tc>
      </w:tr>
      <w:tr w:rsidR="00884FDB" w:rsidDel="00591D47" w14:paraId="74466877" w14:textId="28A35FBF">
        <w:trPr>
          <w:del w:id="1672" w:author="mico1999@foxmail.com" w:date="2021-03-23T23:02:00Z"/>
        </w:trPr>
        <w:tc>
          <w:tcPr>
            <w:tcW w:w="1951" w:type="dxa"/>
            <w:vAlign w:val="center"/>
          </w:tcPr>
          <w:p w14:paraId="43D584B7" w14:textId="7B8700B7" w:rsidR="00884FDB" w:rsidDel="00591D47" w:rsidRDefault="00902EDC">
            <w:pPr>
              <w:rPr>
                <w:del w:id="1673" w:author="mico1999@foxmail.com" w:date="2021-03-23T23:02:00Z"/>
              </w:rPr>
            </w:pPr>
            <w:del w:id="1674" w:author="mico1999@foxmail.com" w:date="2021-03-23T23:02:00Z">
              <w:r w:rsidDel="00591D47">
                <w:rPr>
                  <w:rFonts w:hint="eastAsia"/>
                </w:rPr>
                <w:delText>固定资产原值</w:delText>
              </w:r>
            </w:del>
          </w:p>
        </w:tc>
        <w:tc>
          <w:tcPr>
            <w:tcW w:w="1559" w:type="dxa"/>
            <w:vAlign w:val="center"/>
          </w:tcPr>
          <w:p w14:paraId="71514615" w14:textId="20396EC5" w:rsidR="00884FDB" w:rsidDel="00591D47" w:rsidRDefault="00902EDC">
            <w:pPr>
              <w:rPr>
                <w:del w:id="1675" w:author="mico1999@foxmail.com" w:date="2021-03-23T23:02:00Z"/>
              </w:rPr>
            </w:pPr>
            <w:del w:id="1676" w:author="mico1999@foxmail.com" w:date="2021-03-23T23:02:00Z">
              <w:r w:rsidDel="00591D47">
                <w:rPr>
                  <w:rFonts w:hint="eastAsia"/>
                </w:rPr>
                <w:delText>35</w:delText>
              </w:r>
            </w:del>
          </w:p>
        </w:tc>
        <w:tc>
          <w:tcPr>
            <w:tcW w:w="1602" w:type="dxa"/>
            <w:vAlign w:val="center"/>
          </w:tcPr>
          <w:p w14:paraId="55FA7928" w14:textId="05E30B3F" w:rsidR="00884FDB" w:rsidDel="00591D47" w:rsidRDefault="00902EDC">
            <w:pPr>
              <w:rPr>
                <w:del w:id="1677" w:author="mico1999@foxmail.com" w:date="2021-03-23T23:02:00Z"/>
              </w:rPr>
            </w:pPr>
            <w:del w:id="1678" w:author="mico1999@foxmail.com" w:date="2021-03-23T23:02:00Z">
              <w:r w:rsidDel="00591D47">
                <w:rPr>
                  <w:rFonts w:hint="eastAsia"/>
                </w:rPr>
                <w:delText>35</w:delText>
              </w:r>
            </w:del>
          </w:p>
        </w:tc>
        <w:tc>
          <w:tcPr>
            <w:tcW w:w="1705" w:type="dxa"/>
            <w:vAlign w:val="center"/>
          </w:tcPr>
          <w:p w14:paraId="0506D22B" w14:textId="2E36E017" w:rsidR="00884FDB" w:rsidDel="00591D47" w:rsidRDefault="00902EDC">
            <w:pPr>
              <w:rPr>
                <w:del w:id="1679" w:author="mico1999@foxmail.com" w:date="2021-03-23T23:02:00Z"/>
              </w:rPr>
            </w:pPr>
            <w:del w:id="1680" w:author="mico1999@foxmail.com" w:date="2021-03-23T23:02:00Z">
              <w:r w:rsidDel="00591D47">
                <w:rPr>
                  <w:rFonts w:hint="eastAsia"/>
                </w:rPr>
                <w:delText>35</w:delText>
              </w:r>
            </w:del>
          </w:p>
        </w:tc>
        <w:tc>
          <w:tcPr>
            <w:tcW w:w="1705" w:type="dxa"/>
            <w:vAlign w:val="center"/>
          </w:tcPr>
          <w:p w14:paraId="71B97EE7" w14:textId="43E0F853" w:rsidR="00884FDB" w:rsidDel="00591D47" w:rsidRDefault="00902EDC">
            <w:pPr>
              <w:rPr>
                <w:del w:id="1681" w:author="mico1999@foxmail.com" w:date="2021-03-23T23:02:00Z"/>
              </w:rPr>
            </w:pPr>
            <w:del w:id="1682" w:author="mico1999@foxmail.com" w:date="2021-03-23T23:02:00Z">
              <w:r w:rsidDel="00591D47">
                <w:rPr>
                  <w:rFonts w:hint="eastAsia"/>
                </w:rPr>
                <w:delText>35</w:delText>
              </w:r>
            </w:del>
          </w:p>
        </w:tc>
      </w:tr>
      <w:tr w:rsidR="00884FDB" w:rsidDel="00591D47" w14:paraId="21E1A282" w14:textId="2C295970">
        <w:trPr>
          <w:trHeight w:val="297"/>
          <w:del w:id="1683" w:author="mico1999@foxmail.com" w:date="2021-03-23T23:02:00Z"/>
        </w:trPr>
        <w:tc>
          <w:tcPr>
            <w:tcW w:w="1951" w:type="dxa"/>
            <w:vAlign w:val="center"/>
          </w:tcPr>
          <w:p w14:paraId="4C228382" w14:textId="03B69A96" w:rsidR="00884FDB" w:rsidDel="00591D47" w:rsidRDefault="00902EDC">
            <w:pPr>
              <w:rPr>
                <w:del w:id="1684" w:author="mico1999@foxmail.com" w:date="2021-03-23T23:02:00Z"/>
              </w:rPr>
            </w:pPr>
            <w:del w:id="1685" w:author="mico1999@foxmail.com" w:date="2021-03-23T23:02:00Z">
              <w:r w:rsidDel="00591D47">
                <w:rPr>
                  <w:rFonts w:hint="eastAsia"/>
                </w:rPr>
                <w:delText>减：累计折旧</w:delText>
              </w:r>
            </w:del>
          </w:p>
        </w:tc>
        <w:tc>
          <w:tcPr>
            <w:tcW w:w="1559" w:type="dxa"/>
            <w:vAlign w:val="center"/>
          </w:tcPr>
          <w:p w14:paraId="631BE9D1" w14:textId="520B43FF" w:rsidR="00884FDB" w:rsidDel="00591D47" w:rsidRDefault="00902EDC">
            <w:pPr>
              <w:rPr>
                <w:del w:id="1686" w:author="mico1999@foxmail.com" w:date="2021-03-23T23:02:00Z"/>
              </w:rPr>
            </w:pPr>
            <w:del w:id="1687" w:author="mico1999@foxmail.com" w:date="2021-03-23T23:02:00Z">
              <w:r w:rsidDel="00591D47">
                <w:rPr>
                  <w:rFonts w:hint="eastAsia"/>
                </w:rPr>
                <w:delText>7</w:delText>
              </w:r>
            </w:del>
          </w:p>
        </w:tc>
        <w:tc>
          <w:tcPr>
            <w:tcW w:w="1602" w:type="dxa"/>
            <w:vAlign w:val="center"/>
          </w:tcPr>
          <w:p w14:paraId="40E5DDBA" w14:textId="47ED756B" w:rsidR="00884FDB" w:rsidDel="00591D47" w:rsidRDefault="00902EDC">
            <w:pPr>
              <w:rPr>
                <w:del w:id="1688" w:author="mico1999@foxmail.com" w:date="2021-03-23T23:02:00Z"/>
              </w:rPr>
            </w:pPr>
            <w:del w:id="1689" w:author="mico1999@foxmail.com" w:date="2021-03-23T23:02:00Z">
              <w:r w:rsidDel="00591D47">
                <w:rPr>
                  <w:rFonts w:hint="eastAsia"/>
                </w:rPr>
                <w:delText>14</w:delText>
              </w:r>
            </w:del>
          </w:p>
        </w:tc>
        <w:tc>
          <w:tcPr>
            <w:tcW w:w="1705" w:type="dxa"/>
            <w:vAlign w:val="center"/>
          </w:tcPr>
          <w:p w14:paraId="4D780A80" w14:textId="4FE4C73B" w:rsidR="00884FDB" w:rsidDel="00591D47" w:rsidRDefault="00902EDC">
            <w:pPr>
              <w:rPr>
                <w:del w:id="1690" w:author="mico1999@foxmail.com" w:date="2021-03-23T23:02:00Z"/>
              </w:rPr>
            </w:pPr>
            <w:del w:id="1691" w:author="mico1999@foxmail.com" w:date="2021-03-23T23:02:00Z">
              <w:r w:rsidDel="00591D47">
                <w:rPr>
                  <w:rFonts w:hint="eastAsia"/>
                </w:rPr>
                <w:delText>21</w:delText>
              </w:r>
            </w:del>
          </w:p>
        </w:tc>
        <w:tc>
          <w:tcPr>
            <w:tcW w:w="1705" w:type="dxa"/>
            <w:vAlign w:val="center"/>
          </w:tcPr>
          <w:p w14:paraId="1137B9DA" w14:textId="467907B4" w:rsidR="00884FDB" w:rsidDel="00591D47" w:rsidRDefault="00902EDC">
            <w:pPr>
              <w:rPr>
                <w:del w:id="1692" w:author="mico1999@foxmail.com" w:date="2021-03-23T23:02:00Z"/>
              </w:rPr>
            </w:pPr>
            <w:del w:id="1693" w:author="mico1999@foxmail.com" w:date="2021-03-23T23:02:00Z">
              <w:r w:rsidDel="00591D47">
                <w:rPr>
                  <w:rFonts w:hint="eastAsia"/>
                </w:rPr>
                <w:delText>28</w:delText>
              </w:r>
            </w:del>
          </w:p>
        </w:tc>
      </w:tr>
      <w:tr w:rsidR="00884FDB" w:rsidDel="00591D47" w14:paraId="3D3ED2A0" w14:textId="2D378E51">
        <w:trPr>
          <w:trHeight w:val="204"/>
          <w:del w:id="1694" w:author="mico1999@foxmail.com" w:date="2021-03-23T23:02:00Z"/>
        </w:trPr>
        <w:tc>
          <w:tcPr>
            <w:tcW w:w="1951" w:type="dxa"/>
            <w:vAlign w:val="center"/>
          </w:tcPr>
          <w:p w14:paraId="6824258C" w14:textId="704B9F31" w:rsidR="00884FDB" w:rsidDel="00591D47" w:rsidRDefault="00902EDC">
            <w:pPr>
              <w:rPr>
                <w:del w:id="1695" w:author="mico1999@foxmail.com" w:date="2021-03-23T23:02:00Z"/>
              </w:rPr>
            </w:pPr>
            <w:del w:id="1696" w:author="mico1999@foxmail.com" w:date="2021-03-23T23:02:00Z">
              <w:r w:rsidDel="00591D47">
                <w:rPr>
                  <w:rFonts w:hint="eastAsia"/>
                </w:rPr>
                <w:delText>固定资产净值</w:delText>
              </w:r>
            </w:del>
          </w:p>
        </w:tc>
        <w:tc>
          <w:tcPr>
            <w:tcW w:w="1559" w:type="dxa"/>
            <w:vAlign w:val="center"/>
          </w:tcPr>
          <w:p w14:paraId="4DC16146" w14:textId="17AE2241" w:rsidR="00884FDB" w:rsidDel="00591D47" w:rsidRDefault="00902EDC">
            <w:pPr>
              <w:rPr>
                <w:del w:id="1697" w:author="mico1999@foxmail.com" w:date="2021-03-23T23:02:00Z"/>
              </w:rPr>
            </w:pPr>
            <w:del w:id="1698" w:author="mico1999@foxmail.com" w:date="2021-03-23T23:02:00Z">
              <w:r w:rsidDel="00591D47">
                <w:rPr>
                  <w:rFonts w:hint="eastAsia"/>
                </w:rPr>
                <w:delText>28</w:delText>
              </w:r>
            </w:del>
          </w:p>
        </w:tc>
        <w:tc>
          <w:tcPr>
            <w:tcW w:w="1602" w:type="dxa"/>
            <w:vAlign w:val="center"/>
          </w:tcPr>
          <w:p w14:paraId="0EBD861C" w14:textId="4BE4221F" w:rsidR="00884FDB" w:rsidDel="00591D47" w:rsidRDefault="00902EDC">
            <w:pPr>
              <w:rPr>
                <w:del w:id="1699" w:author="mico1999@foxmail.com" w:date="2021-03-23T23:02:00Z"/>
              </w:rPr>
            </w:pPr>
            <w:del w:id="1700" w:author="mico1999@foxmail.com" w:date="2021-03-23T23:02:00Z">
              <w:r w:rsidDel="00591D47">
                <w:rPr>
                  <w:rFonts w:hint="eastAsia"/>
                </w:rPr>
                <w:delText>21</w:delText>
              </w:r>
            </w:del>
          </w:p>
        </w:tc>
        <w:tc>
          <w:tcPr>
            <w:tcW w:w="1705" w:type="dxa"/>
            <w:vAlign w:val="center"/>
          </w:tcPr>
          <w:p w14:paraId="17CEA52F" w14:textId="6BDA5C77" w:rsidR="00884FDB" w:rsidDel="00591D47" w:rsidRDefault="00902EDC">
            <w:pPr>
              <w:rPr>
                <w:del w:id="1701" w:author="mico1999@foxmail.com" w:date="2021-03-23T23:02:00Z"/>
              </w:rPr>
            </w:pPr>
            <w:del w:id="1702" w:author="mico1999@foxmail.com" w:date="2021-03-23T23:02:00Z">
              <w:r w:rsidDel="00591D47">
                <w:rPr>
                  <w:rFonts w:hint="eastAsia"/>
                </w:rPr>
                <w:delText>14</w:delText>
              </w:r>
            </w:del>
          </w:p>
        </w:tc>
        <w:tc>
          <w:tcPr>
            <w:tcW w:w="1705" w:type="dxa"/>
            <w:vAlign w:val="center"/>
          </w:tcPr>
          <w:p w14:paraId="6DA3BAB6" w14:textId="113EB1CC" w:rsidR="00884FDB" w:rsidDel="00591D47" w:rsidRDefault="00902EDC">
            <w:pPr>
              <w:rPr>
                <w:del w:id="1703" w:author="mico1999@foxmail.com" w:date="2021-03-23T23:02:00Z"/>
              </w:rPr>
            </w:pPr>
            <w:del w:id="1704" w:author="mico1999@foxmail.com" w:date="2021-03-23T23:02:00Z">
              <w:r w:rsidDel="00591D47">
                <w:rPr>
                  <w:rFonts w:hint="eastAsia"/>
                </w:rPr>
                <w:delText>7</w:delText>
              </w:r>
            </w:del>
          </w:p>
        </w:tc>
      </w:tr>
      <w:tr w:rsidR="00884FDB" w:rsidDel="00591D47" w14:paraId="2F8FFF6C" w14:textId="323449D1">
        <w:trPr>
          <w:trHeight w:val="405"/>
          <w:del w:id="1705" w:author="mico1999@foxmail.com" w:date="2021-03-23T23:02:00Z"/>
        </w:trPr>
        <w:tc>
          <w:tcPr>
            <w:tcW w:w="1951" w:type="dxa"/>
            <w:vAlign w:val="center"/>
          </w:tcPr>
          <w:p w14:paraId="2E231D5E" w14:textId="1BEBCEE2" w:rsidR="00884FDB" w:rsidDel="00591D47" w:rsidRDefault="00902EDC">
            <w:pPr>
              <w:rPr>
                <w:del w:id="1706" w:author="mico1999@foxmail.com" w:date="2021-03-23T23:02:00Z"/>
              </w:rPr>
            </w:pPr>
            <w:del w:id="1707" w:author="mico1999@foxmail.com" w:date="2021-03-23T23:02:00Z">
              <w:r w:rsidDel="00591D47">
                <w:rPr>
                  <w:rFonts w:hint="eastAsia"/>
                </w:rPr>
                <w:delText>非流动资产合计</w:delText>
              </w:r>
            </w:del>
          </w:p>
        </w:tc>
        <w:tc>
          <w:tcPr>
            <w:tcW w:w="1559" w:type="dxa"/>
            <w:vAlign w:val="center"/>
          </w:tcPr>
          <w:p w14:paraId="142A5F71" w14:textId="1A9D6121" w:rsidR="00884FDB" w:rsidDel="00591D47" w:rsidRDefault="00902EDC">
            <w:pPr>
              <w:rPr>
                <w:del w:id="1708" w:author="mico1999@foxmail.com" w:date="2021-03-23T23:02:00Z"/>
              </w:rPr>
            </w:pPr>
            <w:del w:id="1709" w:author="mico1999@foxmail.com" w:date="2021-03-23T23:02:00Z">
              <w:r w:rsidDel="00591D47">
                <w:rPr>
                  <w:rFonts w:hint="eastAsia"/>
                </w:rPr>
                <w:delText>28</w:delText>
              </w:r>
            </w:del>
          </w:p>
        </w:tc>
        <w:tc>
          <w:tcPr>
            <w:tcW w:w="1602" w:type="dxa"/>
            <w:vAlign w:val="center"/>
          </w:tcPr>
          <w:p w14:paraId="389C1FAF" w14:textId="05A97018" w:rsidR="00884FDB" w:rsidDel="00591D47" w:rsidRDefault="00902EDC">
            <w:pPr>
              <w:rPr>
                <w:del w:id="1710" w:author="mico1999@foxmail.com" w:date="2021-03-23T23:02:00Z"/>
              </w:rPr>
            </w:pPr>
            <w:del w:id="1711" w:author="mico1999@foxmail.com" w:date="2021-03-23T23:02:00Z">
              <w:r w:rsidDel="00591D47">
                <w:rPr>
                  <w:rFonts w:hint="eastAsia"/>
                </w:rPr>
                <w:delText>21</w:delText>
              </w:r>
            </w:del>
          </w:p>
        </w:tc>
        <w:tc>
          <w:tcPr>
            <w:tcW w:w="1705" w:type="dxa"/>
            <w:vAlign w:val="center"/>
          </w:tcPr>
          <w:p w14:paraId="587847CD" w14:textId="75235A48" w:rsidR="00884FDB" w:rsidDel="00591D47" w:rsidRDefault="00902EDC">
            <w:pPr>
              <w:rPr>
                <w:del w:id="1712" w:author="mico1999@foxmail.com" w:date="2021-03-23T23:02:00Z"/>
              </w:rPr>
            </w:pPr>
            <w:del w:id="1713" w:author="mico1999@foxmail.com" w:date="2021-03-23T23:02:00Z">
              <w:r w:rsidDel="00591D47">
                <w:rPr>
                  <w:rFonts w:hint="eastAsia"/>
                </w:rPr>
                <w:delText>14</w:delText>
              </w:r>
            </w:del>
          </w:p>
        </w:tc>
        <w:tc>
          <w:tcPr>
            <w:tcW w:w="1705" w:type="dxa"/>
            <w:vAlign w:val="center"/>
          </w:tcPr>
          <w:p w14:paraId="19676B67" w14:textId="3133FB16" w:rsidR="00884FDB" w:rsidDel="00591D47" w:rsidRDefault="00902EDC">
            <w:pPr>
              <w:rPr>
                <w:del w:id="1714" w:author="mico1999@foxmail.com" w:date="2021-03-23T23:02:00Z"/>
              </w:rPr>
            </w:pPr>
            <w:del w:id="1715" w:author="mico1999@foxmail.com" w:date="2021-03-23T23:02:00Z">
              <w:r w:rsidDel="00591D47">
                <w:rPr>
                  <w:rFonts w:hint="eastAsia"/>
                </w:rPr>
                <w:delText>7</w:delText>
              </w:r>
            </w:del>
          </w:p>
        </w:tc>
      </w:tr>
      <w:tr w:rsidR="00884FDB" w:rsidDel="00591D47" w14:paraId="6CB98282" w14:textId="722DB21A">
        <w:trPr>
          <w:trHeight w:val="390"/>
          <w:del w:id="1716" w:author="mico1999@foxmail.com" w:date="2021-03-23T23:02:00Z"/>
        </w:trPr>
        <w:tc>
          <w:tcPr>
            <w:tcW w:w="1951" w:type="dxa"/>
            <w:vAlign w:val="center"/>
          </w:tcPr>
          <w:p w14:paraId="4246A422" w14:textId="05089B30" w:rsidR="00884FDB" w:rsidDel="00591D47" w:rsidRDefault="00902EDC">
            <w:pPr>
              <w:rPr>
                <w:del w:id="1717" w:author="mico1999@foxmail.com" w:date="2021-03-23T23:02:00Z"/>
              </w:rPr>
            </w:pPr>
            <w:del w:id="1718" w:author="mico1999@foxmail.com" w:date="2021-03-23T23:02:00Z">
              <w:r w:rsidDel="00591D47">
                <w:rPr>
                  <w:rFonts w:hint="eastAsia"/>
                </w:rPr>
                <w:delText>资产合计</w:delText>
              </w:r>
            </w:del>
          </w:p>
        </w:tc>
        <w:tc>
          <w:tcPr>
            <w:tcW w:w="1559" w:type="dxa"/>
            <w:vAlign w:val="center"/>
          </w:tcPr>
          <w:p w14:paraId="2B137449" w14:textId="59F39859" w:rsidR="00884FDB" w:rsidDel="00591D47" w:rsidRDefault="00902EDC">
            <w:pPr>
              <w:rPr>
                <w:del w:id="1719" w:author="mico1999@foxmail.com" w:date="2021-03-23T23:02:00Z"/>
              </w:rPr>
            </w:pPr>
            <w:del w:id="1720" w:author="mico1999@foxmail.com" w:date="2021-03-23T23:02:00Z">
              <w:r w:rsidDel="00591D47">
                <w:rPr>
                  <w:rFonts w:hint="eastAsia"/>
                </w:rPr>
                <w:delText>319</w:delText>
              </w:r>
            </w:del>
          </w:p>
        </w:tc>
        <w:tc>
          <w:tcPr>
            <w:tcW w:w="1602" w:type="dxa"/>
            <w:vAlign w:val="center"/>
          </w:tcPr>
          <w:p w14:paraId="2460D662" w14:textId="399B0A58" w:rsidR="00884FDB" w:rsidDel="00591D47" w:rsidRDefault="00902EDC">
            <w:pPr>
              <w:rPr>
                <w:del w:id="1721" w:author="mico1999@foxmail.com" w:date="2021-03-23T23:02:00Z"/>
              </w:rPr>
            </w:pPr>
            <w:del w:id="1722" w:author="mico1999@foxmail.com" w:date="2021-03-23T23:02:00Z">
              <w:r w:rsidDel="00591D47">
                <w:rPr>
                  <w:rFonts w:hint="eastAsia"/>
                </w:rPr>
                <w:delText>447</w:delText>
              </w:r>
            </w:del>
          </w:p>
        </w:tc>
        <w:tc>
          <w:tcPr>
            <w:tcW w:w="1705" w:type="dxa"/>
            <w:vAlign w:val="center"/>
          </w:tcPr>
          <w:p w14:paraId="320D3A7B" w14:textId="7442A1D7" w:rsidR="00884FDB" w:rsidDel="00591D47" w:rsidRDefault="00902EDC">
            <w:pPr>
              <w:rPr>
                <w:del w:id="1723" w:author="mico1999@foxmail.com" w:date="2021-03-23T23:02:00Z"/>
              </w:rPr>
            </w:pPr>
            <w:del w:id="1724" w:author="mico1999@foxmail.com" w:date="2021-03-23T23:02:00Z">
              <w:r w:rsidDel="00591D47">
                <w:rPr>
                  <w:rFonts w:hint="eastAsia"/>
                </w:rPr>
                <w:delText>495</w:delText>
              </w:r>
            </w:del>
          </w:p>
        </w:tc>
        <w:tc>
          <w:tcPr>
            <w:tcW w:w="1705" w:type="dxa"/>
            <w:vAlign w:val="center"/>
          </w:tcPr>
          <w:p w14:paraId="40894219" w14:textId="4634C9C7" w:rsidR="00884FDB" w:rsidDel="00591D47" w:rsidRDefault="00902EDC">
            <w:pPr>
              <w:rPr>
                <w:del w:id="1725" w:author="mico1999@foxmail.com" w:date="2021-03-23T23:02:00Z"/>
              </w:rPr>
            </w:pPr>
            <w:del w:id="1726" w:author="mico1999@foxmail.com" w:date="2021-03-23T23:02:00Z">
              <w:r w:rsidDel="00591D47">
                <w:rPr>
                  <w:rFonts w:hint="eastAsia"/>
                </w:rPr>
                <w:delText>549</w:delText>
              </w:r>
            </w:del>
          </w:p>
        </w:tc>
      </w:tr>
      <w:tr w:rsidR="00884FDB" w:rsidDel="00591D47" w14:paraId="31CE96D6" w14:textId="6C8B3E19">
        <w:trPr>
          <w:trHeight w:val="309"/>
          <w:del w:id="1727" w:author="mico1999@foxmail.com" w:date="2021-03-23T23:02:00Z"/>
        </w:trPr>
        <w:tc>
          <w:tcPr>
            <w:tcW w:w="1951" w:type="dxa"/>
            <w:vAlign w:val="center"/>
          </w:tcPr>
          <w:p w14:paraId="23D0B5BB" w14:textId="236C1B3A" w:rsidR="00884FDB" w:rsidDel="00591D47" w:rsidRDefault="00902EDC">
            <w:pPr>
              <w:rPr>
                <w:del w:id="1728" w:author="mico1999@foxmail.com" w:date="2021-03-23T23:02:00Z"/>
              </w:rPr>
            </w:pPr>
            <w:del w:id="1729" w:author="mico1999@foxmail.com" w:date="2021-03-23T23:02:00Z">
              <w:r w:rsidDel="00591D47">
                <w:rPr>
                  <w:rFonts w:hint="eastAsia"/>
                </w:rPr>
                <w:delText>负债</w:delText>
              </w:r>
            </w:del>
          </w:p>
        </w:tc>
        <w:tc>
          <w:tcPr>
            <w:tcW w:w="1559" w:type="dxa"/>
            <w:vAlign w:val="center"/>
          </w:tcPr>
          <w:p w14:paraId="18D88E31" w14:textId="055D33C6" w:rsidR="00884FDB" w:rsidDel="00591D47" w:rsidRDefault="00884FDB">
            <w:pPr>
              <w:rPr>
                <w:del w:id="1730" w:author="mico1999@foxmail.com" w:date="2021-03-23T23:02:00Z"/>
              </w:rPr>
            </w:pPr>
          </w:p>
        </w:tc>
        <w:tc>
          <w:tcPr>
            <w:tcW w:w="1602" w:type="dxa"/>
            <w:vAlign w:val="center"/>
          </w:tcPr>
          <w:p w14:paraId="46D3BDAD" w14:textId="6397F324" w:rsidR="00884FDB" w:rsidDel="00591D47" w:rsidRDefault="00884FDB">
            <w:pPr>
              <w:rPr>
                <w:del w:id="1731" w:author="mico1999@foxmail.com" w:date="2021-03-23T23:02:00Z"/>
              </w:rPr>
            </w:pPr>
          </w:p>
        </w:tc>
        <w:tc>
          <w:tcPr>
            <w:tcW w:w="1705" w:type="dxa"/>
            <w:vAlign w:val="center"/>
          </w:tcPr>
          <w:p w14:paraId="44206173" w14:textId="57579F77" w:rsidR="00884FDB" w:rsidDel="00591D47" w:rsidRDefault="00884FDB">
            <w:pPr>
              <w:rPr>
                <w:del w:id="1732" w:author="mico1999@foxmail.com" w:date="2021-03-23T23:02:00Z"/>
              </w:rPr>
            </w:pPr>
          </w:p>
        </w:tc>
        <w:tc>
          <w:tcPr>
            <w:tcW w:w="1705" w:type="dxa"/>
            <w:vAlign w:val="center"/>
          </w:tcPr>
          <w:p w14:paraId="29475D2F" w14:textId="578D8DF1" w:rsidR="00884FDB" w:rsidDel="00591D47" w:rsidRDefault="00884FDB">
            <w:pPr>
              <w:rPr>
                <w:del w:id="1733" w:author="mico1999@foxmail.com" w:date="2021-03-23T23:02:00Z"/>
              </w:rPr>
            </w:pPr>
          </w:p>
        </w:tc>
      </w:tr>
      <w:tr w:rsidR="00884FDB" w:rsidDel="00591D47" w14:paraId="33EAF487" w14:textId="54F66B14">
        <w:trPr>
          <w:trHeight w:val="420"/>
          <w:del w:id="1734" w:author="mico1999@foxmail.com" w:date="2021-03-23T23:02:00Z"/>
        </w:trPr>
        <w:tc>
          <w:tcPr>
            <w:tcW w:w="1951" w:type="dxa"/>
            <w:vAlign w:val="center"/>
          </w:tcPr>
          <w:p w14:paraId="5D7D6383" w14:textId="34C91175" w:rsidR="00884FDB" w:rsidDel="00591D47" w:rsidRDefault="00902EDC">
            <w:pPr>
              <w:rPr>
                <w:del w:id="1735" w:author="mico1999@foxmail.com" w:date="2021-03-23T23:02:00Z"/>
              </w:rPr>
            </w:pPr>
            <w:del w:id="1736" w:author="mico1999@foxmail.com" w:date="2021-03-23T23:02:00Z">
              <w:r w:rsidDel="00591D47">
                <w:rPr>
                  <w:rFonts w:hint="eastAsia"/>
                </w:rPr>
                <w:delText>流动负债合计</w:delText>
              </w:r>
            </w:del>
          </w:p>
        </w:tc>
        <w:tc>
          <w:tcPr>
            <w:tcW w:w="1559" w:type="dxa"/>
            <w:vAlign w:val="center"/>
          </w:tcPr>
          <w:p w14:paraId="2E5F7547" w14:textId="082F6AC2" w:rsidR="00884FDB" w:rsidDel="00591D47" w:rsidRDefault="00902EDC">
            <w:pPr>
              <w:rPr>
                <w:del w:id="1737" w:author="mico1999@foxmail.com" w:date="2021-03-23T23:02:00Z"/>
              </w:rPr>
            </w:pPr>
            <w:del w:id="1738" w:author="mico1999@foxmail.com" w:date="2021-03-23T23:02:00Z">
              <w:r w:rsidDel="00591D47">
                <w:rPr>
                  <w:rFonts w:hint="eastAsia"/>
                </w:rPr>
                <w:delText>0</w:delText>
              </w:r>
            </w:del>
          </w:p>
        </w:tc>
        <w:tc>
          <w:tcPr>
            <w:tcW w:w="1602" w:type="dxa"/>
            <w:vAlign w:val="center"/>
          </w:tcPr>
          <w:p w14:paraId="1F22F2B9" w14:textId="332635A6" w:rsidR="00884FDB" w:rsidDel="00591D47" w:rsidRDefault="00902EDC">
            <w:pPr>
              <w:rPr>
                <w:del w:id="1739" w:author="mico1999@foxmail.com" w:date="2021-03-23T23:02:00Z"/>
              </w:rPr>
            </w:pPr>
            <w:del w:id="1740" w:author="mico1999@foxmail.com" w:date="2021-03-23T23:02:00Z">
              <w:r w:rsidDel="00591D47">
                <w:rPr>
                  <w:rFonts w:hint="eastAsia"/>
                </w:rPr>
                <w:delText>0</w:delText>
              </w:r>
            </w:del>
          </w:p>
        </w:tc>
        <w:tc>
          <w:tcPr>
            <w:tcW w:w="1705" w:type="dxa"/>
            <w:vAlign w:val="center"/>
          </w:tcPr>
          <w:p w14:paraId="1AC65317" w14:textId="76A99878" w:rsidR="00884FDB" w:rsidDel="00591D47" w:rsidRDefault="00902EDC">
            <w:pPr>
              <w:rPr>
                <w:del w:id="1741" w:author="mico1999@foxmail.com" w:date="2021-03-23T23:02:00Z"/>
              </w:rPr>
            </w:pPr>
            <w:del w:id="1742" w:author="mico1999@foxmail.com" w:date="2021-03-23T23:02:00Z">
              <w:r w:rsidDel="00591D47">
                <w:rPr>
                  <w:rFonts w:hint="eastAsia"/>
                </w:rPr>
                <w:delText>0</w:delText>
              </w:r>
            </w:del>
          </w:p>
        </w:tc>
        <w:tc>
          <w:tcPr>
            <w:tcW w:w="1705" w:type="dxa"/>
            <w:vAlign w:val="center"/>
          </w:tcPr>
          <w:p w14:paraId="456E4F74" w14:textId="561A95EC" w:rsidR="00884FDB" w:rsidDel="00591D47" w:rsidRDefault="00902EDC">
            <w:pPr>
              <w:rPr>
                <w:del w:id="1743" w:author="mico1999@foxmail.com" w:date="2021-03-23T23:02:00Z"/>
              </w:rPr>
            </w:pPr>
            <w:del w:id="1744" w:author="mico1999@foxmail.com" w:date="2021-03-23T23:02:00Z">
              <w:r w:rsidDel="00591D47">
                <w:rPr>
                  <w:rFonts w:hint="eastAsia"/>
                </w:rPr>
                <w:delText>0</w:delText>
              </w:r>
            </w:del>
          </w:p>
        </w:tc>
      </w:tr>
      <w:tr w:rsidR="00884FDB" w:rsidDel="00591D47" w14:paraId="6056DA2F" w14:textId="6C1C8EF6">
        <w:trPr>
          <w:trHeight w:val="420"/>
          <w:del w:id="1745" w:author="mico1999@foxmail.com" w:date="2021-03-23T23:02:00Z"/>
        </w:trPr>
        <w:tc>
          <w:tcPr>
            <w:tcW w:w="1951" w:type="dxa"/>
            <w:vAlign w:val="center"/>
          </w:tcPr>
          <w:p w14:paraId="57B39B49" w14:textId="4541CA49" w:rsidR="00884FDB" w:rsidDel="00591D47" w:rsidRDefault="00902EDC">
            <w:pPr>
              <w:rPr>
                <w:del w:id="1746" w:author="mico1999@foxmail.com" w:date="2021-03-23T23:02:00Z"/>
              </w:rPr>
            </w:pPr>
            <w:del w:id="1747" w:author="mico1999@foxmail.com" w:date="2021-03-23T23:02:00Z">
              <w:r w:rsidDel="00591D47">
                <w:rPr>
                  <w:rFonts w:hint="eastAsia"/>
                </w:rPr>
                <w:delText>长期借款</w:delText>
              </w:r>
            </w:del>
          </w:p>
        </w:tc>
        <w:tc>
          <w:tcPr>
            <w:tcW w:w="1559" w:type="dxa"/>
            <w:vAlign w:val="center"/>
          </w:tcPr>
          <w:p w14:paraId="20591ADC" w14:textId="24258FDA" w:rsidR="00884FDB" w:rsidDel="00591D47" w:rsidRDefault="00902EDC">
            <w:pPr>
              <w:rPr>
                <w:del w:id="1748" w:author="mico1999@foxmail.com" w:date="2021-03-23T23:02:00Z"/>
              </w:rPr>
            </w:pPr>
            <w:del w:id="1749" w:author="mico1999@foxmail.com" w:date="2021-03-23T23:02:00Z">
              <w:r w:rsidDel="00591D47">
                <w:rPr>
                  <w:rFonts w:hint="eastAsia"/>
                </w:rPr>
                <w:delText>100</w:delText>
              </w:r>
            </w:del>
          </w:p>
        </w:tc>
        <w:tc>
          <w:tcPr>
            <w:tcW w:w="1602" w:type="dxa"/>
            <w:vAlign w:val="center"/>
          </w:tcPr>
          <w:p w14:paraId="15682D83" w14:textId="093D84C1" w:rsidR="00884FDB" w:rsidDel="00591D47" w:rsidRDefault="00902EDC">
            <w:pPr>
              <w:rPr>
                <w:del w:id="1750" w:author="mico1999@foxmail.com" w:date="2021-03-23T23:02:00Z"/>
              </w:rPr>
            </w:pPr>
            <w:del w:id="1751" w:author="mico1999@foxmail.com" w:date="2021-03-23T23:02:00Z">
              <w:r w:rsidDel="00591D47">
                <w:rPr>
                  <w:rFonts w:hint="eastAsia"/>
                </w:rPr>
                <w:delText>100</w:delText>
              </w:r>
            </w:del>
          </w:p>
        </w:tc>
        <w:tc>
          <w:tcPr>
            <w:tcW w:w="1705" w:type="dxa"/>
            <w:vAlign w:val="center"/>
          </w:tcPr>
          <w:p w14:paraId="58A6A7EC" w14:textId="517138F0" w:rsidR="00884FDB" w:rsidDel="00591D47" w:rsidRDefault="00902EDC">
            <w:pPr>
              <w:rPr>
                <w:del w:id="1752" w:author="mico1999@foxmail.com" w:date="2021-03-23T23:02:00Z"/>
              </w:rPr>
            </w:pPr>
            <w:del w:id="1753" w:author="mico1999@foxmail.com" w:date="2021-03-23T23:02:00Z">
              <w:r w:rsidDel="00591D47">
                <w:rPr>
                  <w:rFonts w:hint="eastAsia"/>
                </w:rPr>
                <w:delText>100</w:delText>
              </w:r>
            </w:del>
          </w:p>
        </w:tc>
        <w:tc>
          <w:tcPr>
            <w:tcW w:w="1705" w:type="dxa"/>
            <w:vAlign w:val="center"/>
          </w:tcPr>
          <w:p w14:paraId="0C84DE75" w14:textId="0A9408A6" w:rsidR="00884FDB" w:rsidDel="00591D47" w:rsidRDefault="00902EDC">
            <w:pPr>
              <w:rPr>
                <w:del w:id="1754" w:author="mico1999@foxmail.com" w:date="2021-03-23T23:02:00Z"/>
              </w:rPr>
            </w:pPr>
            <w:del w:id="1755" w:author="mico1999@foxmail.com" w:date="2021-03-23T23:02:00Z">
              <w:r w:rsidDel="00591D47">
                <w:rPr>
                  <w:rFonts w:hint="eastAsia"/>
                </w:rPr>
                <w:delText>100</w:delText>
              </w:r>
            </w:del>
          </w:p>
        </w:tc>
      </w:tr>
      <w:tr w:rsidR="00884FDB" w:rsidDel="00591D47" w14:paraId="1A3049E6" w14:textId="5B64F96E">
        <w:trPr>
          <w:trHeight w:val="264"/>
          <w:del w:id="1756" w:author="mico1999@foxmail.com" w:date="2021-03-23T23:02:00Z"/>
        </w:trPr>
        <w:tc>
          <w:tcPr>
            <w:tcW w:w="1951" w:type="dxa"/>
            <w:vAlign w:val="center"/>
          </w:tcPr>
          <w:p w14:paraId="7EFD394D" w14:textId="48364911" w:rsidR="00884FDB" w:rsidDel="00591D47" w:rsidRDefault="00902EDC">
            <w:pPr>
              <w:rPr>
                <w:del w:id="1757" w:author="mico1999@foxmail.com" w:date="2021-03-23T23:02:00Z"/>
              </w:rPr>
            </w:pPr>
            <w:del w:id="1758" w:author="mico1999@foxmail.com" w:date="2021-03-23T23:02:00Z">
              <w:r w:rsidDel="00591D47">
                <w:rPr>
                  <w:rFonts w:hint="eastAsia"/>
                </w:rPr>
                <w:delText>长期负债合计</w:delText>
              </w:r>
            </w:del>
          </w:p>
        </w:tc>
        <w:tc>
          <w:tcPr>
            <w:tcW w:w="1559" w:type="dxa"/>
            <w:vAlign w:val="center"/>
          </w:tcPr>
          <w:p w14:paraId="538C4551" w14:textId="73C70738" w:rsidR="00884FDB" w:rsidDel="00591D47" w:rsidRDefault="00902EDC">
            <w:pPr>
              <w:rPr>
                <w:del w:id="1759" w:author="mico1999@foxmail.com" w:date="2021-03-23T23:02:00Z"/>
              </w:rPr>
            </w:pPr>
            <w:del w:id="1760" w:author="mico1999@foxmail.com" w:date="2021-03-23T23:02:00Z">
              <w:r w:rsidDel="00591D47">
                <w:rPr>
                  <w:rFonts w:hint="eastAsia"/>
                </w:rPr>
                <w:delText>100</w:delText>
              </w:r>
            </w:del>
          </w:p>
        </w:tc>
        <w:tc>
          <w:tcPr>
            <w:tcW w:w="1602" w:type="dxa"/>
            <w:vAlign w:val="center"/>
          </w:tcPr>
          <w:p w14:paraId="474C287D" w14:textId="3017750F" w:rsidR="00884FDB" w:rsidDel="00591D47" w:rsidRDefault="00902EDC">
            <w:pPr>
              <w:rPr>
                <w:del w:id="1761" w:author="mico1999@foxmail.com" w:date="2021-03-23T23:02:00Z"/>
              </w:rPr>
            </w:pPr>
            <w:del w:id="1762" w:author="mico1999@foxmail.com" w:date="2021-03-23T23:02:00Z">
              <w:r w:rsidDel="00591D47">
                <w:rPr>
                  <w:rFonts w:hint="eastAsia"/>
                </w:rPr>
                <w:delText>100</w:delText>
              </w:r>
            </w:del>
          </w:p>
        </w:tc>
        <w:tc>
          <w:tcPr>
            <w:tcW w:w="1705" w:type="dxa"/>
            <w:vAlign w:val="center"/>
          </w:tcPr>
          <w:p w14:paraId="4FBA2B1C" w14:textId="07FCA9C3" w:rsidR="00884FDB" w:rsidDel="00591D47" w:rsidRDefault="00902EDC">
            <w:pPr>
              <w:rPr>
                <w:del w:id="1763" w:author="mico1999@foxmail.com" w:date="2021-03-23T23:02:00Z"/>
              </w:rPr>
            </w:pPr>
            <w:del w:id="1764" w:author="mico1999@foxmail.com" w:date="2021-03-23T23:02:00Z">
              <w:r w:rsidDel="00591D47">
                <w:rPr>
                  <w:rFonts w:hint="eastAsia"/>
                </w:rPr>
                <w:delText>100</w:delText>
              </w:r>
            </w:del>
          </w:p>
        </w:tc>
        <w:tc>
          <w:tcPr>
            <w:tcW w:w="1705" w:type="dxa"/>
            <w:vAlign w:val="center"/>
          </w:tcPr>
          <w:p w14:paraId="3414B9FF" w14:textId="18A3B50A" w:rsidR="00884FDB" w:rsidDel="00591D47" w:rsidRDefault="00902EDC">
            <w:pPr>
              <w:rPr>
                <w:del w:id="1765" w:author="mico1999@foxmail.com" w:date="2021-03-23T23:02:00Z"/>
              </w:rPr>
            </w:pPr>
            <w:del w:id="1766" w:author="mico1999@foxmail.com" w:date="2021-03-23T23:02:00Z">
              <w:r w:rsidDel="00591D47">
                <w:rPr>
                  <w:rFonts w:hint="eastAsia"/>
                </w:rPr>
                <w:delText>100</w:delText>
              </w:r>
            </w:del>
          </w:p>
        </w:tc>
      </w:tr>
      <w:tr w:rsidR="00884FDB" w:rsidDel="00591D47" w14:paraId="21273A46" w14:textId="79B3E3B2">
        <w:trPr>
          <w:trHeight w:val="204"/>
          <w:del w:id="1767" w:author="mico1999@foxmail.com" w:date="2021-03-23T23:02:00Z"/>
        </w:trPr>
        <w:tc>
          <w:tcPr>
            <w:tcW w:w="1951" w:type="dxa"/>
            <w:vAlign w:val="center"/>
          </w:tcPr>
          <w:p w14:paraId="498FC35D" w14:textId="662EB964" w:rsidR="00884FDB" w:rsidDel="00591D47" w:rsidRDefault="00902EDC">
            <w:pPr>
              <w:rPr>
                <w:del w:id="1768" w:author="mico1999@foxmail.com" w:date="2021-03-23T23:02:00Z"/>
              </w:rPr>
            </w:pPr>
            <w:del w:id="1769" w:author="mico1999@foxmail.com" w:date="2021-03-23T23:02:00Z">
              <w:r w:rsidDel="00591D47">
                <w:rPr>
                  <w:rFonts w:hint="eastAsia"/>
                </w:rPr>
                <w:delText>负债合计</w:delText>
              </w:r>
            </w:del>
          </w:p>
        </w:tc>
        <w:tc>
          <w:tcPr>
            <w:tcW w:w="1559" w:type="dxa"/>
            <w:vAlign w:val="center"/>
          </w:tcPr>
          <w:p w14:paraId="2B469337" w14:textId="5896C701" w:rsidR="00884FDB" w:rsidDel="00591D47" w:rsidRDefault="00902EDC">
            <w:pPr>
              <w:rPr>
                <w:del w:id="1770" w:author="mico1999@foxmail.com" w:date="2021-03-23T23:02:00Z"/>
              </w:rPr>
            </w:pPr>
            <w:del w:id="1771" w:author="mico1999@foxmail.com" w:date="2021-03-23T23:02:00Z">
              <w:r w:rsidDel="00591D47">
                <w:rPr>
                  <w:rFonts w:hint="eastAsia"/>
                </w:rPr>
                <w:delText>100</w:delText>
              </w:r>
            </w:del>
          </w:p>
        </w:tc>
        <w:tc>
          <w:tcPr>
            <w:tcW w:w="1602" w:type="dxa"/>
            <w:vAlign w:val="center"/>
          </w:tcPr>
          <w:p w14:paraId="4D8A62F2" w14:textId="36F52639" w:rsidR="00884FDB" w:rsidDel="00591D47" w:rsidRDefault="00902EDC">
            <w:pPr>
              <w:rPr>
                <w:del w:id="1772" w:author="mico1999@foxmail.com" w:date="2021-03-23T23:02:00Z"/>
              </w:rPr>
            </w:pPr>
            <w:del w:id="1773" w:author="mico1999@foxmail.com" w:date="2021-03-23T23:02:00Z">
              <w:r w:rsidDel="00591D47">
                <w:rPr>
                  <w:rFonts w:hint="eastAsia"/>
                </w:rPr>
                <w:delText>100</w:delText>
              </w:r>
            </w:del>
          </w:p>
        </w:tc>
        <w:tc>
          <w:tcPr>
            <w:tcW w:w="1705" w:type="dxa"/>
            <w:vAlign w:val="center"/>
          </w:tcPr>
          <w:p w14:paraId="5102C012" w14:textId="1DCC0513" w:rsidR="00884FDB" w:rsidDel="00591D47" w:rsidRDefault="00902EDC">
            <w:pPr>
              <w:rPr>
                <w:del w:id="1774" w:author="mico1999@foxmail.com" w:date="2021-03-23T23:02:00Z"/>
              </w:rPr>
            </w:pPr>
            <w:del w:id="1775" w:author="mico1999@foxmail.com" w:date="2021-03-23T23:02:00Z">
              <w:r w:rsidDel="00591D47">
                <w:rPr>
                  <w:rFonts w:hint="eastAsia"/>
                </w:rPr>
                <w:delText>100</w:delText>
              </w:r>
            </w:del>
          </w:p>
        </w:tc>
        <w:tc>
          <w:tcPr>
            <w:tcW w:w="1705" w:type="dxa"/>
            <w:vAlign w:val="center"/>
          </w:tcPr>
          <w:p w14:paraId="718F4A6D" w14:textId="0138C395" w:rsidR="00884FDB" w:rsidDel="00591D47" w:rsidRDefault="00902EDC">
            <w:pPr>
              <w:rPr>
                <w:del w:id="1776" w:author="mico1999@foxmail.com" w:date="2021-03-23T23:02:00Z"/>
              </w:rPr>
            </w:pPr>
            <w:del w:id="1777" w:author="mico1999@foxmail.com" w:date="2021-03-23T23:02:00Z">
              <w:r w:rsidDel="00591D47">
                <w:rPr>
                  <w:rFonts w:hint="eastAsia"/>
                </w:rPr>
                <w:delText>100</w:delText>
              </w:r>
            </w:del>
          </w:p>
        </w:tc>
      </w:tr>
      <w:tr w:rsidR="00884FDB" w:rsidDel="00591D47" w14:paraId="03C470D9" w14:textId="7591738E">
        <w:trPr>
          <w:trHeight w:val="330"/>
          <w:del w:id="1778" w:author="mico1999@foxmail.com" w:date="2021-03-23T23:02:00Z"/>
        </w:trPr>
        <w:tc>
          <w:tcPr>
            <w:tcW w:w="1951" w:type="dxa"/>
            <w:vAlign w:val="center"/>
          </w:tcPr>
          <w:p w14:paraId="78F360E0" w14:textId="16BFEFAE" w:rsidR="00884FDB" w:rsidDel="00591D47" w:rsidRDefault="00902EDC">
            <w:pPr>
              <w:rPr>
                <w:del w:id="1779" w:author="mico1999@foxmail.com" w:date="2021-03-23T23:02:00Z"/>
              </w:rPr>
            </w:pPr>
            <w:del w:id="1780" w:author="mico1999@foxmail.com" w:date="2021-03-23T23:02:00Z">
              <w:r w:rsidDel="00591D47">
                <w:rPr>
                  <w:rFonts w:hint="eastAsia"/>
                </w:rPr>
                <w:delText>所有者权益</w:delText>
              </w:r>
            </w:del>
          </w:p>
        </w:tc>
        <w:tc>
          <w:tcPr>
            <w:tcW w:w="1559" w:type="dxa"/>
            <w:vAlign w:val="center"/>
          </w:tcPr>
          <w:p w14:paraId="2BD85C39" w14:textId="5C5AA67F" w:rsidR="00884FDB" w:rsidDel="00591D47" w:rsidRDefault="00884FDB">
            <w:pPr>
              <w:rPr>
                <w:del w:id="1781" w:author="mico1999@foxmail.com" w:date="2021-03-23T23:02:00Z"/>
              </w:rPr>
            </w:pPr>
          </w:p>
        </w:tc>
        <w:tc>
          <w:tcPr>
            <w:tcW w:w="1602" w:type="dxa"/>
            <w:vAlign w:val="center"/>
          </w:tcPr>
          <w:p w14:paraId="2656D172" w14:textId="1CB2507F" w:rsidR="00884FDB" w:rsidDel="00591D47" w:rsidRDefault="00884FDB">
            <w:pPr>
              <w:rPr>
                <w:del w:id="1782" w:author="mico1999@foxmail.com" w:date="2021-03-23T23:02:00Z"/>
              </w:rPr>
            </w:pPr>
          </w:p>
        </w:tc>
        <w:tc>
          <w:tcPr>
            <w:tcW w:w="1705" w:type="dxa"/>
            <w:vAlign w:val="center"/>
          </w:tcPr>
          <w:p w14:paraId="6BADDAFA" w14:textId="7FC6E35C" w:rsidR="00884FDB" w:rsidDel="00591D47" w:rsidRDefault="00884FDB">
            <w:pPr>
              <w:rPr>
                <w:del w:id="1783" w:author="mico1999@foxmail.com" w:date="2021-03-23T23:02:00Z"/>
              </w:rPr>
            </w:pPr>
          </w:p>
        </w:tc>
        <w:tc>
          <w:tcPr>
            <w:tcW w:w="1705" w:type="dxa"/>
            <w:vAlign w:val="center"/>
          </w:tcPr>
          <w:p w14:paraId="07B69D7D" w14:textId="0C0D4EB7" w:rsidR="00884FDB" w:rsidDel="00591D47" w:rsidRDefault="00884FDB">
            <w:pPr>
              <w:rPr>
                <w:del w:id="1784" w:author="mico1999@foxmail.com" w:date="2021-03-23T23:02:00Z"/>
              </w:rPr>
            </w:pPr>
          </w:p>
        </w:tc>
      </w:tr>
      <w:tr w:rsidR="00884FDB" w:rsidDel="00591D47" w14:paraId="26BB9EE5" w14:textId="00422D90">
        <w:trPr>
          <w:trHeight w:val="405"/>
          <w:del w:id="1785" w:author="mico1999@foxmail.com" w:date="2021-03-23T23:02:00Z"/>
        </w:trPr>
        <w:tc>
          <w:tcPr>
            <w:tcW w:w="1951" w:type="dxa"/>
            <w:vAlign w:val="center"/>
          </w:tcPr>
          <w:p w14:paraId="2229DD4C" w14:textId="0B1DCEE4" w:rsidR="00884FDB" w:rsidDel="00591D47" w:rsidRDefault="00902EDC">
            <w:pPr>
              <w:rPr>
                <w:del w:id="1786" w:author="mico1999@foxmail.com" w:date="2021-03-23T23:02:00Z"/>
              </w:rPr>
            </w:pPr>
            <w:del w:id="1787" w:author="mico1999@foxmail.com" w:date="2021-03-23T23:02:00Z">
              <w:r w:rsidDel="00591D47">
                <w:rPr>
                  <w:rFonts w:hint="eastAsia"/>
                </w:rPr>
                <w:delText>股本</w:delText>
              </w:r>
            </w:del>
          </w:p>
        </w:tc>
        <w:tc>
          <w:tcPr>
            <w:tcW w:w="1559" w:type="dxa"/>
            <w:vAlign w:val="center"/>
          </w:tcPr>
          <w:p w14:paraId="3B1B6362" w14:textId="5C1D16B0" w:rsidR="00884FDB" w:rsidDel="00591D47" w:rsidRDefault="00902EDC">
            <w:pPr>
              <w:rPr>
                <w:del w:id="1788" w:author="mico1999@foxmail.com" w:date="2021-03-23T23:02:00Z"/>
              </w:rPr>
            </w:pPr>
            <w:del w:id="1789" w:author="mico1999@foxmail.com" w:date="2021-03-23T23:02:00Z">
              <w:r w:rsidDel="00591D47">
                <w:rPr>
                  <w:rFonts w:hint="eastAsia"/>
                </w:rPr>
                <w:delText>180</w:delText>
              </w:r>
            </w:del>
          </w:p>
        </w:tc>
        <w:tc>
          <w:tcPr>
            <w:tcW w:w="1602" w:type="dxa"/>
            <w:vAlign w:val="center"/>
          </w:tcPr>
          <w:p w14:paraId="24C077FA" w14:textId="05D146F8" w:rsidR="00884FDB" w:rsidDel="00591D47" w:rsidRDefault="00902EDC">
            <w:pPr>
              <w:rPr>
                <w:del w:id="1790" w:author="mico1999@foxmail.com" w:date="2021-03-23T23:02:00Z"/>
              </w:rPr>
            </w:pPr>
            <w:del w:id="1791" w:author="mico1999@foxmail.com" w:date="2021-03-23T23:02:00Z">
              <w:r w:rsidDel="00591D47">
                <w:rPr>
                  <w:rFonts w:hint="eastAsia"/>
                </w:rPr>
                <w:delText>180</w:delText>
              </w:r>
            </w:del>
          </w:p>
        </w:tc>
        <w:tc>
          <w:tcPr>
            <w:tcW w:w="1705" w:type="dxa"/>
            <w:vAlign w:val="center"/>
          </w:tcPr>
          <w:p w14:paraId="06C76F57" w14:textId="31C67249" w:rsidR="00884FDB" w:rsidDel="00591D47" w:rsidRDefault="00902EDC">
            <w:pPr>
              <w:rPr>
                <w:del w:id="1792" w:author="mico1999@foxmail.com" w:date="2021-03-23T23:02:00Z"/>
              </w:rPr>
            </w:pPr>
            <w:del w:id="1793" w:author="mico1999@foxmail.com" w:date="2021-03-23T23:02:00Z">
              <w:r w:rsidDel="00591D47">
                <w:rPr>
                  <w:rFonts w:hint="eastAsia"/>
                </w:rPr>
                <w:delText>180</w:delText>
              </w:r>
            </w:del>
          </w:p>
        </w:tc>
        <w:tc>
          <w:tcPr>
            <w:tcW w:w="1705" w:type="dxa"/>
            <w:vAlign w:val="center"/>
          </w:tcPr>
          <w:p w14:paraId="2C0714F4" w14:textId="1F0AE6BA" w:rsidR="00884FDB" w:rsidDel="00591D47" w:rsidRDefault="00902EDC">
            <w:pPr>
              <w:rPr>
                <w:del w:id="1794" w:author="mico1999@foxmail.com" w:date="2021-03-23T23:02:00Z"/>
              </w:rPr>
            </w:pPr>
            <w:del w:id="1795" w:author="mico1999@foxmail.com" w:date="2021-03-23T23:02:00Z">
              <w:r w:rsidDel="00591D47">
                <w:rPr>
                  <w:rFonts w:hint="eastAsia"/>
                </w:rPr>
                <w:delText>180</w:delText>
              </w:r>
            </w:del>
          </w:p>
        </w:tc>
      </w:tr>
      <w:tr w:rsidR="00884FDB" w:rsidDel="00591D47" w14:paraId="1AF5E248" w14:textId="73579D96">
        <w:trPr>
          <w:trHeight w:val="345"/>
          <w:del w:id="1796" w:author="mico1999@foxmail.com" w:date="2021-03-23T23:02:00Z"/>
        </w:trPr>
        <w:tc>
          <w:tcPr>
            <w:tcW w:w="1951" w:type="dxa"/>
            <w:vAlign w:val="center"/>
          </w:tcPr>
          <w:p w14:paraId="06CB9142" w14:textId="30096F0A" w:rsidR="00884FDB" w:rsidDel="00591D47" w:rsidRDefault="00902EDC">
            <w:pPr>
              <w:rPr>
                <w:del w:id="1797" w:author="mico1999@foxmail.com" w:date="2021-03-23T23:02:00Z"/>
              </w:rPr>
            </w:pPr>
            <w:del w:id="1798" w:author="mico1999@foxmail.com" w:date="2021-03-23T23:02:00Z">
              <w:r w:rsidDel="00591D47">
                <w:rPr>
                  <w:rFonts w:hint="eastAsia"/>
                </w:rPr>
                <w:delText>未分配利润</w:delText>
              </w:r>
            </w:del>
          </w:p>
        </w:tc>
        <w:tc>
          <w:tcPr>
            <w:tcW w:w="1559" w:type="dxa"/>
            <w:vAlign w:val="center"/>
          </w:tcPr>
          <w:p w14:paraId="4A905131" w14:textId="0E30F94F" w:rsidR="00884FDB" w:rsidDel="00591D47" w:rsidRDefault="00902EDC">
            <w:pPr>
              <w:rPr>
                <w:del w:id="1799" w:author="mico1999@foxmail.com" w:date="2021-03-23T23:02:00Z"/>
              </w:rPr>
            </w:pPr>
            <w:del w:id="1800" w:author="mico1999@foxmail.com" w:date="2021-03-23T23:02:00Z">
              <w:r w:rsidDel="00591D47">
                <w:rPr>
                  <w:rFonts w:hint="eastAsia"/>
                </w:rPr>
                <w:delText>39</w:delText>
              </w:r>
            </w:del>
          </w:p>
        </w:tc>
        <w:tc>
          <w:tcPr>
            <w:tcW w:w="1602" w:type="dxa"/>
            <w:vAlign w:val="center"/>
          </w:tcPr>
          <w:p w14:paraId="1D8791D4" w14:textId="2CA51D4B" w:rsidR="00884FDB" w:rsidDel="00591D47" w:rsidRDefault="00902EDC">
            <w:pPr>
              <w:rPr>
                <w:del w:id="1801" w:author="mico1999@foxmail.com" w:date="2021-03-23T23:02:00Z"/>
              </w:rPr>
            </w:pPr>
            <w:del w:id="1802" w:author="mico1999@foxmail.com" w:date="2021-03-23T23:02:00Z">
              <w:r w:rsidDel="00591D47">
                <w:rPr>
                  <w:rFonts w:hint="eastAsia"/>
                </w:rPr>
                <w:delText>167</w:delText>
              </w:r>
            </w:del>
          </w:p>
        </w:tc>
        <w:tc>
          <w:tcPr>
            <w:tcW w:w="1705" w:type="dxa"/>
            <w:vAlign w:val="center"/>
          </w:tcPr>
          <w:p w14:paraId="74F2415D" w14:textId="1CF1018C" w:rsidR="00884FDB" w:rsidDel="00591D47" w:rsidRDefault="00902EDC">
            <w:pPr>
              <w:rPr>
                <w:del w:id="1803" w:author="mico1999@foxmail.com" w:date="2021-03-23T23:02:00Z"/>
              </w:rPr>
            </w:pPr>
            <w:del w:id="1804" w:author="mico1999@foxmail.com" w:date="2021-03-23T23:02:00Z">
              <w:r w:rsidDel="00591D47">
                <w:rPr>
                  <w:rFonts w:hint="eastAsia"/>
                </w:rPr>
                <w:delText>215</w:delText>
              </w:r>
            </w:del>
          </w:p>
        </w:tc>
        <w:tc>
          <w:tcPr>
            <w:tcW w:w="1705" w:type="dxa"/>
            <w:vAlign w:val="center"/>
          </w:tcPr>
          <w:p w14:paraId="0CC27457" w14:textId="5D5725F2" w:rsidR="00884FDB" w:rsidDel="00591D47" w:rsidRDefault="00902EDC">
            <w:pPr>
              <w:rPr>
                <w:del w:id="1805" w:author="mico1999@foxmail.com" w:date="2021-03-23T23:02:00Z"/>
              </w:rPr>
            </w:pPr>
            <w:del w:id="1806" w:author="mico1999@foxmail.com" w:date="2021-03-23T23:02:00Z">
              <w:r w:rsidDel="00591D47">
                <w:rPr>
                  <w:rFonts w:hint="eastAsia"/>
                </w:rPr>
                <w:delText>269</w:delText>
              </w:r>
            </w:del>
          </w:p>
        </w:tc>
      </w:tr>
      <w:tr w:rsidR="00884FDB" w:rsidDel="00591D47" w14:paraId="71EC15C4" w14:textId="037EE6F0">
        <w:trPr>
          <w:trHeight w:val="270"/>
          <w:del w:id="1807" w:author="mico1999@foxmail.com" w:date="2021-03-23T23:02:00Z"/>
        </w:trPr>
        <w:tc>
          <w:tcPr>
            <w:tcW w:w="1951" w:type="dxa"/>
            <w:vAlign w:val="center"/>
          </w:tcPr>
          <w:p w14:paraId="65F6B23B" w14:textId="1B6D05C3" w:rsidR="00884FDB" w:rsidDel="00591D47" w:rsidRDefault="00902EDC">
            <w:pPr>
              <w:rPr>
                <w:del w:id="1808" w:author="mico1999@foxmail.com" w:date="2021-03-23T23:02:00Z"/>
              </w:rPr>
            </w:pPr>
            <w:del w:id="1809" w:author="mico1999@foxmail.com" w:date="2021-03-23T23:02:00Z">
              <w:r w:rsidDel="00591D47">
                <w:rPr>
                  <w:rFonts w:hint="eastAsia"/>
                </w:rPr>
                <w:delText>所有者权益合计</w:delText>
              </w:r>
            </w:del>
          </w:p>
        </w:tc>
        <w:tc>
          <w:tcPr>
            <w:tcW w:w="1559" w:type="dxa"/>
            <w:vAlign w:val="center"/>
          </w:tcPr>
          <w:p w14:paraId="4420659D" w14:textId="76462B53" w:rsidR="00884FDB" w:rsidDel="00591D47" w:rsidRDefault="00902EDC">
            <w:pPr>
              <w:rPr>
                <w:del w:id="1810" w:author="mico1999@foxmail.com" w:date="2021-03-23T23:02:00Z"/>
              </w:rPr>
            </w:pPr>
            <w:del w:id="1811" w:author="mico1999@foxmail.com" w:date="2021-03-23T23:02:00Z">
              <w:r w:rsidDel="00591D47">
                <w:rPr>
                  <w:rFonts w:hint="eastAsia"/>
                </w:rPr>
                <w:delText>319</w:delText>
              </w:r>
            </w:del>
          </w:p>
        </w:tc>
        <w:tc>
          <w:tcPr>
            <w:tcW w:w="1602" w:type="dxa"/>
            <w:vAlign w:val="center"/>
          </w:tcPr>
          <w:p w14:paraId="29E70C42" w14:textId="7A1F642E" w:rsidR="00884FDB" w:rsidDel="00591D47" w:rsidRDefault="00902EDC">
            <w:pPr>
              <w:rPr>
                <w:del w:id="1812" w:author="mico1999@foxmail.com" w:date="2021-03-23T23:02:00Z"/>
              </w:rPr>
            </w:pPr>
            <w:del w:id="1813" w:author="mico1999@foxmail.com" w:date="2021-03-23T23:02:00Z">
              <w:r w:rsidDel="00591D47">
                <w:rPr>
                  <w:rFonts w:hint="eastAsia"/>
                </w:rPr>
                <w:delText>447</w:delText>
              </w:r>
            </w:del>
          </w:p>
        </w:tc>
        <w:tc>
          <w:tcPr>
            <w:tcW w:w="1705" w:type="dxa"/>
            <w:vAlign w:val="center"/>
          </w:tcPr>
          <w:p w14:paraId="1FCDF9C0" w14:textId="11ACAFE5" w:rsidR="00884FDB" w:rsidDel="00591D47" w:rsidRDefault="00902EDC">
            <w:pPr>
              <w:rPr>
                <w:del w:id="1814" w:author="mico1999@foxmail.com" w:date="2021-03-23T23:02:00Z"/>
              </w:rPr>
            </w:pPr>
            <w:del w:id="1815" w:author="mico1999@foxmail.com" w:date="2021-03-23T23:02:00Z">
              <w:r w:rsidDel="00591D47">
                <w:rPr>
                  <w:rFonts w:hint="eastAsia"/>
                </w:rPr>
                <w:delText>495</w:delText>
              </w:r>
            </w:del>
          </w:p>
        </w:tc>
        <w:tc>
          <w:tcPr>
            <w:tcW w:w="1705" w:type="dxa"/>
            <w:vAlign w:val="center"/>
          </w:tcPr>
          <w:p w14:paraId="3BF2EFF3" w14:textId="6572E317" w:rsidR="00884FDB" w:rsidDel="00591D47" w:rsidRDefault="00902EDC">
            <w:pPr>
              <w:rPr>
                <w:del w:id="1816" w:author="mico1999@foxmail.com" w:date="2021-03-23T23:02:00Z"/>
              </w:rPr>
            </w:pPr>
            <w:del w:id="1817" w:author="mico1999@foxmail.com" w:date="2021-03-23T23:02:00Z">
              <w:r w:rsidDel="00591D47">
                <w:rPr>
                  <w:rFonts w:hint="eastAsia"/>
                </w:rPr>
                <w:delText>549</w:delText>
              </w:r>
            </w:del>
          </w:p>
        </w:tc>
      </w:tr>
    </w:tbl>
    <w:p w14:paraId="090BEDE7" w14:textId="366E4926" w:rsidR="00884FDB" w:rsidDel="00591D47" w:rsidRDefault="00884FDB">
      <w:pPr>
        <w:rPr>
          <w:del w:id="1818" w:author="mico1999@foxmail.com" w:date="2021-03-23T23:02:00Z"/>
        </w:rPr>
      </w:pPr>
    </w:p>
    <w:p w14:paraId="29B26766" w14:textId="4F8D8C4C" w:rsidR="00884FDB" w:rsidDel="00591D47" w:rsidRDefault="00902EDC" w:rsidP="00DA1AB0">
      <w:pPr>
        <w:pStyle w:val="3"/>
        <w:ind w:firstLine="482"/>
        <w:rPr>
          <w:del w:id="1819" w:author="mico1999@foxmail.com" w:date="2021-03-23T23:02:00Z"/>
        </w:rPr>
      </w:pPr>
      <w:bookmarkStart w:id="1820" w:name="_Toc67356017"/>
      <w:del w:id="1821" w:author="mico1999@foxmail.com" w:date="2021-03-23T23:02:00Z">
        <w:r w:rsidDel="00591D47">
          <w:rPr>
            <w:rFonts w:hint="eastAsia"/>
          </w:rPr>
          <w:delText>（六）会计报表分析</w:delText>
        </w:r>
        <w:bookmarkEnd w:id="1820"/>
      </w:del>
    </w:p>
    <w:p w14:paraId="3C357B89" w14:textId="1870C1CF" w:rsidR="00884FDB" w:rsidDel="00591D47" w:rsidRDefault="00902EDC">
      <w:pPr>
        <w:rPr>
          <w:del w:id="1822" w:author="mico1999@foxmail.com" w:date="2021-03-23T23:02:00Z"/>
        </w:rPr>
      </w:pPr>
      <w:bookmarkStart w:id="1823" w:name="_Toc517636750"/>
      <w:del w:id="1824" w:author="mico1999@foxmail.com" w:date="2021-03-23T23:02:00Z">
        <w:r w:rsidDel="00591D47">
          <w:rPr>
            <w:rFonts w:hint="eastAsia"/>
          </w:rPr>
          <w:delText>1.</w:delText>
        </w:r>
        <w:r w:rsidDel="00591D47">
          <w:rPr>
            <w:rFonts w:hint="eastAsia"/>
          </w:rPr>
          <w:delText>项目可行性分析</w:delText>
        </w:r>
        <w:bookmarkEnd w:id="1823"/>
      </w:del>
    </w:p>
    <w:p w14:paraId="6AD11B8C" w14:textId="53DF48AE" w:rsidR="00884FDB" w:rsidDel="00591D47" w:rsidRDefault="00902EDC">
      <w:pPr>
        <w:rPr>
          <w:del w:id="1825" w:author="mico1999@foxmail.com" w:date="2021-03-23T23:02:00Z"/>
        </w:rPr>
      </w:pPr>
      <w:del w:id="1826" w:author="mico1999@foxmail.com" w:date="2021-03-23T23:02:00Z">
        <w:r w:rsidDel="00591D47">
          <w:rPr>
            <w:rFonts w:hint="eastAsia"/>
          </w:rPr>
          <w:delText>（</w:delText>
        </w:r>
        <w:r w:rsidDel="00591D47">
          <w:rPr>
            <w:rFonts w:hint="eastAsia"/>
          </w:rPr>
          <w:delText>1</w:delText>
        </w:r>
        <w:r w:rsidDel="00591D47">
          <w:rPr>
            <w:rFonts w:hint="eastAsia"/>
          </w:rPr>
          <w:delText>）净现值法</w:delText>
        </w:r>
      </w:del>
    </w:p>
    <w:p w14:paraId="731AAF76" w14:textId="24E97095" w:rsidR="00884FDB" w:rsidDel="00591D47" w:rsidRDefault="00902EDC">
      <w:pPr>
        <w:rPr>
          <w:del w:id="1827" w:author="mico1999@foxmail.com" w:date="2021-03-23T23:02:00Z"/>
        </w:rPr>
      </w:pPr>
      <w:del w:id="1828" w:author="mico1999@foxmail.com" w:date="2021-03-23T23:02:00Z">
        <w:r w:rsidDel="00591D47">
          <w:rPr>
            <w:rFonts w:hint="eastAsia"/>
          </w:rPr>
          <w:delText>净现值法是广泛采用的一种评价投资可行性的方法。它等于投资所产生的未来现金流的折现值与项目投资成本之间的差值。</w:delText>
        </w:r>
        <w:r w:rsidDel="00591D47">
          <w:rPr>
            <w:rFonts w:hint="eastAsia"/>
          </w:rPr>
          <w:delText xml:space="preserve"> </w:delText>
        </w:r>
      </w:del>
    </w:p>
    <w:p w14:paraId="61CA2765" w14:textId="0F16CD82" w:rsidR="00884FDB" w:rsidDel="00591D47" w:rsidRDefault="00902EDC">
      <w:pPr>
        <w:rPr>
          <w:del w:id="1829" w:author="mico1999@foxmail.com" w:date="2021-03-23T23:02:00Z"/>
        </w:rPr>
      </w:pPr>
      <w:del w:id="1830" w:author="mico1999@foxmail.com" w:date="2021-03-23T23:02:00Z">
        <w:r w:rsidDel="00591D47">
          <w:rPr>
            <w:noProof/>
          </w:rPr>
          <w:drawing>
            <wp:inline distT="0" distB="0" distL="0" distR="0" wp14:anchorId="5CFFB4BB" wp14:editId="58C54DE3">
              <wp:extent cx="2532380" cy="577850"/>
              <wp:effectExtent l="0" t="0" r="1270" b="12700"/>
              <wp:docPr id="1033" name="图片 6"/>
              <wp:cNvGraphicFramePr/>
              <a:graphic xmlns:a="http://schemas.openxmlformats.org/drawingml/2006/main">
                <a:graphicData uri="http://schemas.openxmlformats.org/drawingml/2006/picture">
                  <pic:pic xmlns:pic="http://schemas.openxmlformats.org/drawingml/2006/picture">
                    <pic:nvPicPr>
                      <pic:cNvPr id="1033" name="图片 6"/>
                      <pic:cNvPicPr/>
                    </pic:nvPicPr>
                    <pic:blipFill>
                      <a:blip r:embed="rId52" cstate="print"/>
                      <a:srcRect/>
                      <a:stretch>
                        <a:fillRect/>
                      </a:stretch>
                    </pic:blipFill>
                    <pic:spPr>
                      <a:xfrm>
                        <a:off x="0" y="0"/>
                        <a:ext cx="2532380" cy="577850"/>
                      </a:xfrm>
                      <a:prstGeom prst="rect">
                        <a:avLst/>
                      </a:prstGeom>
                    </pic:spPr>
                  </pic:pic>
                </a:graphicData>
              </a:graphic>
            </wp:inline>
          </w:drawing>
        </w:r>
      </w:del>
    </w:p>
    <w:p w14:paraId="23562C54" w14:textId="7CFF4D01" w:rsidR="00884FDB" w:rsidDel="00591D47" w:rsidRDefault="00902EDC">
      <w:pPr>
        <w:rPr>
          <w:del w:id="1831" w:author="mico1999@foxmail.com" w:date="2021-03-23T23:02:00Z"/>
        </w:rPr>
      </w:pPr>
      <w:del w:id="1832" w:author="mico1999@foxmail.com" w:date="2021-03-23T23:02:00Z">
        <w:r w:rsidDel="00591D47">
          <w:rPr>
            <w:rFonts w:hint="eastAsia"/>
          </w:rPr>
          <w:delText>NPV-</w:delText>
        </w:r>
        <w:r w:rsidDel="00591D47">
          <w:rPr>
            <w:rFonts w:hint="eastAsia"/>
          </w:rPr>
          <w:delText>项目净现值</w:delText>
        </w:r>
      </w:del>
    </w:p>
    <w:p w14:paraId="3BEF55CD" w14:textId="6754742C" w:rsidR="00884FDB" w:rsidDel="00591D47" w:rsidRDefault="00902EDC">
      <w:pPr>
        <w:rPr>
          <w:del w:id="1833" w:author="mico1999@foxmail.com" w:date="2021-03-23T23:02:00Z"/>
        </w:rPr>
      </w:pPr>
      <w:del w:id="1834" w:author="mico1999@foxmail.com" w:date="2021-03-23T23:02:00Z">
        <w:r w:rsidDel="00591D47">
          <w:rPr>
            <w:rFonts w:hint="eastAsia"/>
          </w:rPr>
          <w:delText>i-</w:delText>
        </w:r>
        <w:r w:rsidDel="00591D47">
          <w:rPr>
            <w:rFonts w:hint="eastAsia"/>
          </w:rPr>
          <w:delText>项目存活年数</w:delText>
        </w:r>
      </w:del>
    </w:p>
    <w:p w14:paraId="67BB77A8" w14:textId="0373CC8F" w:rsidR="00884FDB" w:rsidDel="00591D47" w:rsidRDefault="00902EDC">
      <w:pPr>
        <w:rPr>
          <w:del w:id="1835" w:author="mico1999@foxmail.com" w:date="2021-03-23T23:02:00Z"/>
        </w:rPr>
      </w:pPr>
      <w:del w:id="1836" w:author="mico1999@foxmail.com" w:date="2021-03-23T23:02:00Z">
        <w:r w:rsidDel="00591D47">
          <w:rPr>
            <w:rFonts w:hint="eastAsia"/>
          </w:rPr>
          <w:delText>r-</w:delText>
        </w:r>
        <w:r w:rsidDel="00591D47">
          <w:rPr>
            <w:rFonts w:hint="eastAsia"/>
          </w:rPr>
          <w:delText>项目折现率</w:delText>
        </w:r>
      </w:del>
    </w:p>
    <w:p w14:paraId="1DEA4E3C" w14:textId="70AEB6ED" w:rsidR="00884FDB" w:rsidDel="00591D47" w:rsidRDefault="00902EDC">
      <w:pPr>
        <w:rPr>
          <w:del w:id="1837" w:author="mico1999@foxmail.com" w:date="2021-03-23T23:02:00Z"/>
        </w:rPr>
      </w:pPr>
      <w:del w:id="1838" w:author="mico1999@foxmail.com" w:date="2021-03-23T23:02:00Z">
        <w:r w:rsidDel="00591D47">
          <w:rPr>
            <w:rFonts w:hint="eastAsia"/>
          </w:rPr>
          <w:delText>CFi-</w:delText>
        </w:r>
        <w:r w:rsidDel="00591D47">
          <w:rPr>
            <w:rFonts w:hint="eastAsia"/>
          </w:rPr>
          <w:delText>项目第</w:delText>
        </w:r>
        <w:r w:rsidDel="00591D47">
          <w:rPr>
            <w:rFonts w:hint="eastAsia"/>
          </w:rPr>
          <w:delText>i</w:delText>
        </w:r>
        <w:r w:rsidDel="00591D47">
          <w:rPr>
            <w:rFonts w:hint="eastAsia"/>
          </w:rPr>
          <w:delText>期现金流量</w:delText>
        </w:r>
      </w:del>
    </w:p>
    <w:p w14:paraId="40C82458" w14:textId="1B74BD54" w:rsidR="00884FDB" w:rsidDel="00591D47" w:rsidRDefault="00902EDC">
      <w:pPr>
        <w:rPr>
          <w:del w:id="1839" w:author="mico1999@foxmail.com" w:date="2021-03-23T23:02:00Z"/>
        </w:rPr>
      </w:pPr>
      <w:del w:id="1840" w:author="mico1999@foxmail.com" w:date="2021-03-23T23:02:00Z">
        <w:r w:rsidDel="00591D47">
          <w:rPr>
            <w:rFonts w:hint="eastAsia"/>
          </w:rPr>
          <w:delText>I-</w:delText>
        </w:r>
        <w:r w:rsidDel="00591D47">
          <w:rPr>
            <w:rFonts w:hint="eastAsia"/>
          </w:rPr>
          <w:delText>项目的初始投资额</w:delText>
        </w:r>
        <w:r w:rsidDel="00591D47">
          <w:rPr>
            <w:rFonts w:hint="eastAsia"/>
          </w:rPr>
          <w:delText xml:space="preserve">                                                  </w:delText>
        </w:r>
      </w:del>
    </w:p>
    <w:p w14:paraId="592727EC" w14:textId="2CCA83E9" w:rsidR="00884FDB" w:rsidDel="00591D47" w:rsidRDefault="00902EDC">
      <w:pPr>
        <w:rPr>
          <w:del w:id="1841" w:author="mico1999@foxmail.com" w:date="2021-03-23T23:02:00Z"/>
        </w:rPr>
      </w:pPr>
      <w:del w:id="1842" w:author="mico1999@foxmail.com" w:date="2021-03-23T23:02:00Z">
        <w:r w:rsidDel="00591D47">
          <w:rPr>
            <w:rFonts w:hint="eastAsia"/>
          </w:rPr>
          <w:delText>本项目中假设项目的折现率</w:delText>
        </w:r>
        <w:r w:rsidDel="00591D47">
          <w:rPr>
            <w:rFonts w:hint="eastAsia"/>
          </w:rPr>
          <w:delText xml:space="preserve"> r=20%</w:delText>
        </w:r>
        <w:r w:rsidDel="00591D47">
          <w:rPr>
            <w:rFonts w:hint="eastAsia"/>
          </w:rPr>
          <w:delText>。</w:delText>
        </w:r>
      </w:del>
    </w:p>
    <w:p w14:paraId="4E336E69" w14:textId="706A163D" w:rsidR="00884FDB" w:rsidDel="00591D47" w:rsidRDefault="00902EDC">
      <w:pPr>
        <w:rPr>
          <w:del w:id="1843" w:author="mico1999@foxmail.com" w:date="2021-03-23T23:02:00Z"/>
        </w:rPr>
      </w:pPr>
      <w:del w:id="1844" w:author="mico1999@foxmail.com" w:date="2021-03-23T23:02:00Z">
        <w:r w:rsidDel="00591D47">
          <w:rPr>
            <w:rFonts w:hint="eastAsia"/>
          </w:rPr>
          <w:delText>表</w:delText>
        </w:r>
        <w:r w:rsidDel="00591D47">
          <w:rPr>
            <w:rFonts w:hint="eastAsia"/>
          </w:rPr>
          <w:delText xml:space="preserve">7 </w:delText>
        </w:r>
        <w:r w:rsidDel="00591D47">
          <w:rPr>
            <w:rFonts w:hint="eastAsia"/>
          </w:rPr>
          <w:delText>前四年现金流量表中的现金流入量与流出量（单位：万元）</w:delText>
        </w:r>
      </w:del>
    </w:p>
    <w:tbl>
      <w:tblPr>
        <w:tblStyle w:val="a5"/>
        <w:tblW w:w="8522" w:type="dxa"/>
        <w:tblLayout w:type="fixed"/>
        <w:tblLook w:val="04A0" w:firstRow="1" w:lastRow="0" w:firstColumn="1" w:lastColumn="0" w:noHBand="0" w:noVBand="1"/>
      </w:tblPr>
      <w:tblGrid>
        <w:gridCol w:w="1704"/>
        <w:gridCol w:w="1704"/>
        <w:gridCol w:w="1704"/>
        <w:gridCol w:w="1705"/>
        <w:gridCol w:w="1705"/>
      </w:tblGrid>
      <w:tr w:rsidR="00884FDB" w:rsidDel="00591D47" w14:paraId="601CB101" w14:textId="6DC60B2B">
        <w:trPr>
          <w:del w:id="1845" w:author="mico1999@foxmail.com" w:date="2021-03-23T23:02:00Z"/>
        </w:trPr>
        <w:tc>
          <w:tcPr>
            <w:tcW w:w="1704" w:type="dxa"/>
            <w:vAlign w:val="center"/>
          </w:tcPr>
          <w:p w14:paraId="261F9EA5" w14:textId="367B06EA" w:rsidR="00884FDB" w:rsidDel="00591D47" w:rsidRDefault="00902EDC">
            <w:pPr>
              <w:rPr>
                <w:del w:id="1846" w:author="mico1999@foxmail.com" w:date="2021-03-23T23:02:00Z"/>
              </w:rPr>
            </w:pPr>
            <w:del w:id="1847" w:author="mico1999@foxmail.com" w:date="2021-03-23T23:02:00Z">
              <w:r w:rsidDel="00591D47">
                <w:rPr>
                  <w:rFonts w:hint="eastAsia"/>
                </w:rPr>
                <w:delText>项目</w:delText>
              </w:r>
            </w:del>
          </w:p>
        </w:tc>
        <w:tc>
          <w:tcPr>
            <w:tcW w:w="1704" w:type="dxa"/>
            <w:vAlign w:val="center"/>
          </w:tcPr>
          <w:p w14:paraId="2615D405" w14:textId="291E139F" w:rsidR="00884FDB" w:rsidDel="00591D47" w:rsidRDefault="00902EDC">
            <w:pPr>
              <w:rPr>
                <w:del w:id="1848" w:author="mico1999@foxmail.com" w:date="2021-03-23T23:02:00Z"/>
              </w:rPr>
            </w:pPr>
            <w:del w:id="1849" w:author="mico1999@foxmail.com" w:date="2021-03-23T23:02:00Z">
              <w:r w:rsidDel="00591D47">
                <w:rPr>
                  <w:rFonts w:hint="eastAsia"/>
                </w:rPr>
                <w:delText>第一年</w:delText>
              </w:r>
            </w:del>
          </w:p>
        </w:tc>
        <w:tc>
          <w:tcPr>
            <w:tcW w:w="1704" w:type="dxa"/>
            <w:vAlign w:val="center"/>
          </w:tcPr>
          <w:p w14:paraId="2E738082" w14:textId="11BD55A6" w:rsidR="00884FDB" w:rsidDel="00591D47" w:rsidRDefault="00902EDC">
            <w:pPr>
              <w:rPr>
                <w:del w:id="1850" w:author="mico1999@foxmail.com" w:date="2021-03-23T23:02:00Z"/>
              </w:rPr>
            </w:pPr>
            <w:del w:id="1851" w:author="mico1999@foxmail.com" w:date="2021-03-23T23:02:00Z">
              <w:r w:rsidDel="00591D47">
                <w:rPr>
                  <w:rFonts w:hint="eastAsia"/>
                </w:rPr>
                <w:delText>第二年</w:delText>
              </w:r>
            </w:del>
          </w:p>
        </w:tc>
        <w:tc>
          <w:tcPr>
            <w:tcW w:w="1705" w:type="dxa"/>
            <w:vAlign w:val="center"/>
          </w:tcPr>
          <w:p w14:paraId="2015DA03" w14:textId="2BEC66C1" w:rsidR="00884FDB" w:rsidDel="00591D47" w:rsidRDefault="00902EDC">
            <w:pPr>
              <w:rPr>
                <w:del w:id="1852" w:author="mico1999@foxmail.com" w:date="2021-03-23T23:02:00Z"/>
              </w:rPr>
            </w:pPr>
            <w:del w:id="1853" w:author="mico1999@foxmail.com" w:date="2021-03-23T23:02:00Z">
              <w:r w:rsidDel="00591D47">
                <w:rPr>
                  <w:rFonts w:hint="eastAsia"/>
                </w:rPr>
                <w:delText>第三年</w:delText>
              </w:r>
            </w:del>
          </w:p>
        </w:tc>
        <w:tc>
          <w:tcPr>
            <w:tcW w:w="1705" w:type="dxa"/>
            <w:vAlign w:val="center"/>
          </w:tcPr>
          <w:p w14:paraId="01597651" w14:textId="4A244DB6" w:rsidR="00884FDB" w:rsidDel="00591D47" w:rsidRDefault="00902EDC">
            <w:pPr>
              <w:rPr>
                <w:del w:id="1854" w:author="mico1999@foxmail.com" w:date="2021-03-23T23:02:00Z"/>
              </w:rPr>
            </w:pPr>
            <w:del w:id="1855" w:author="mico1999@foxmail.com" w:date="2021-03-23T23:02:00Z">
              <w:r w:rsidDel="00591D47">
                <w:rPr>
                  <w:rFonts w:hint="eastAsia"/>
                </w:rPr>
                <w:delText>第四年</w:delText>
              </w:r>
            </w:del>
          </w:p>
        </w:tc>
      </w:tr>
      <w:tr w:rsidR="00884FDB" w:rsidDel="00591D47" w14:paraId="6789124D" w14:textId="44B8DE8A">
        <w:trPr>
          <w:del w:id="1856" w:author="mico1999@foxmail.com" w:date="2021-03-23T23:02:00Z"/>
        </w:trPr>
        <w:tc>
          <w:tcPr>
            <w:tcW w:w="1704" w:type="dxa"/>
            <w:vAlign w:val="center"/>
          </w:tcPr>
          <w:p w14:paraId="47BF5A51" w14:textId="6BF9EA81" w:rsidR="00884FDB" w:rsidDel="00591D47" w:rsidRDefault="00902EDC">
            <w:pPr>
              <w:rPr>
                <w:del w:id="1857" w:author="mico1999@foxmail.com" w:date="2021-03-23T23:02:00Z"/>
              </w:rPr>
            </w:pPr>
            <w:del w:id="1858" w:author="mico1999@foxmail.com" w:date="2021-03-23T23:02:00Z">
              <w:r w:rsidDel="00591D47">
                <w:rPr>
                  <w:rFonts w:hint="eastAsia"/>
                </w:rPr>
                <w:delText>现金流出量</w:delText>
              </w:r>
            </w:del>
          </w:p>
        </w:tc>
        <w:tc>
          <w:tcPr>
            <w:tcW w:w="1704" w:type="dxa"/>
            <w:vAlign w:val="center"/>
          </w:tcPr>
          <w:p w14:paraId="12F8AA66" w14:textId="1D2B49C1" w:rsidR="00884FDB" w:rsidDel="00591D47" w:rsidRDefault="00902EDC">
            <w:pPr>
              <w:rPr>
                <w:del w:id="1859" w:author="mico1999@foxmail.com" w:date="2021-03-23T23:02:00Z"/>
              </w:rPr>
            </w:pPr>
            <w:del w:id="1860" w:author="mico1999@foxmail.com" w:date="2021-03-23T23:02:00Z">
              <w:r w:rsidDel="00591D47">
                <w:rPr>
                  <w:rFonts w:hint="eastAsia"/>
                </w:rPr>
                <w:delText>-210</w:delText>
              </w:r>
            </w:del>
          </w:p>
        </w:tc>
        <w:tc>
          <w:tcPr>
            <w:tcW w:w="1704" w:type="dxa"/>
            <w:vAlign w:val="center"/>
          </w:tcPr>
          <w:p w14:paraId="68ADBDC7" w14:textId="7EA2CE23" w:rsidR="00884FDB" w:rsidDel="00591D47" w:rsidRDefault="00902EDC">
            <w:pPr>
              <w:rPr>
                <w:del w:id="1861" w:author="mico1999@foxmail.com" w:date="2021-03-23T23:02:00Z"/>
              </w:rPr>
            </w:pPr>
            <w:del w:id="1862" w:author="mico1999@foxmail.com" w:date="2021-03-23T23:02:00Z">
              <w:r w:rsidDel="00591D47">
                <w:rPr>
                  <w:rFonts w:hint="eastAsia"/>
                </w:rPr>
                <w:delText>-158</w:delText>
              </w:r>
            </w:del>
          </w:p>
        </w:tc>
        <w:tc>
          <w:tcPr>
            <w:tcW w:w="1705" w:type="dxa"/>
            <w:vAlign w:val="center"/>
          </w:tcPr>
          <w:p w14:paraId="6C567A5E" w14:textId="78CE8307" w:rsidR="00884FDB" w:rsidDel="00591D47" w:rsidRDefault="00902EDC">
            <w:pPr>
              <w:rPr>
                <w:del w:id="1863" w:author="mico1999@foxmail.com" w:date="2021-03-23T23:02:00Z"/>
              </w:rPr>
            </w:pPr>
            <w:del w:id="1864" w:author="mico1999@foxmail.com" w:date="2021-03-23T23:02:00Z">
              <w:r w:rsidDel="00591D47">
                <w:rPr>
                  <w:rFonts w:hint="eastAsia"/>
                </w:rPr>
                <w:delText>-183</w:delText>
              </w:r>
            </w:del>
          </w:p>
        </w:tc>
        <w:tc>
          <w:tcPr>
            <w:tcW w:w="1705" w:type="dxa"/>
            <w:vAlign w:val="center"/>
          </w:tcPr>
          <w:p w14:paraId="4CA16ABF" w14:textId="11B415E6" w:rsidR="00884FDB" w:rsidDel="00591D47" w:rsidRDefault="00902EDC">
            <w:pPr>
              <w:rPr>
                <w:del w:id="1865" w:author="mico1999@foxmail.com" w:date="2021-03-23T23:02:00Z"/>
              </w:rPr>
            </w:pPr>
            <w:del w:id="1866" w:author="mico1999@foxmail.com" w:date="2021-03-23T23:02:00Z">
              <w:r w:rsidDel="00591D47">
                <w:rPr>
                  <w:rFonts w:hint="eastAsia"/>
                </w:rPr>
                <w:delText>-203</w:delText>
              </w:r>
            </w:del>
          </w:p>
        </w:tc>
      </w:tr>
      <w:tr w:rsidR="00884FDB" w:rsidDel="00591D47" w14:paraId="68251CA1" w14:textId="008C46CD">
        <w:trPr>
          <w:del w:id="1867" w:author="mico1999@foxmail.com" w:date="2021-03-23T23:02:00Z"/>
        </w:trPr>
        <w:tc>
          <w:tcPr>
            <w:tcW w:w="1704" w:type="dxa"/>
            <w:vAlign w:val="center"/>
          </w:tcPr>
          <w:p w14:paraId="109009EA" w14:textId="0176D227" w:rsidR="00884FDB" w:rsidDel="00591D47" w:rsidRDefault="00902EDC">
            <w:pPr>
              <w:rPr>
                <w:del w:id="1868" w:author="mico1999@foxmail.com" w:date="2021-03-23T23:02:00Z"/>
              </w:rPr>
            </w:pPr>
            <w:del w:id="1869" w:author="mico1999@foxmail.com" w:date="2021-03-23T23:02:00Z">
              <w:r w:rsidDel="00591D47">
                <w:rPr>
                  <w:rFonts w:hint="eastAsia"/>
                </w:rPr>
                <w:delText>现金流入量</w:delText>
              </w:r>
            </w:del>
          </w:p>
        </w:tc>
        <w:tc>
          <w:tcPr>
            <w:tcW w:w="1704" w:type="dxa"/>
            <w:vAlign w:val="center"/>
          </w:tcPr>
          <w:p w14:paraId="00D905BE" w14:textId="3F79FC5E" w:rsidR="00884FDB" w:rsidDel="00591D47" w:rsidRDefault="00902EDC">
            <w:pPr>
              <w:rPr>
                <w:del w:id="1870" w:author="mico1999@foxmail.com" w:date="2021-03-23T23:02:00Z"/>
              </w:rPr>
            </w:pPr>
            <w:del w:id="1871" w:author="mico1999@foxmail.com" w:date="2021-03-23T23:02:00Z">
              <w:r w:rsidDel="00591D47">
                <w:rPr>
                  <w:rFonts w:hint="eastAsia"/>
                </w:rPr>
                <w:delText>249</w:delText>
              </w:r>
            </w:del>
          </w:p>
        </w:tc>
        <w:tc>
          <w:tcPr>
            <w:tcW w:w="1704" w:type="dxa"/>
            <w:vAlign w:val="center"/>
          </w:tcPr>
          <w:p w14:paraId="20BDF230" w14:textId="5EA71ACD" w:rsidR="00884FDB" w:rsidDel="00591D47" w:rsidRDefault="00902EDC">
            <w:pPr>
              <w:rPr>
                <w:del w:id="1872" w:author="mico1999@foxmail.com" w:date="2021-03-23T23:02:00Z"/>
              </w:rPr>
            </w:pPr>
            <w:del w:id="1873" w:author="mico1999@foxmail.com" w:date="2021-03-23T23:02:00Z">
              <w:r w:rsidDel="00591D47">
                <w:rPr>
                  <w:rFonts w:hint="eastAsia"/>
                </w:rPr>
                <w:delText>325</w:delText>
              </w:r>
            </w:del>
          </w:p>
        </w:tc>
        <w:tc>
          <w:tcPr>
            <w:tcW w:w="1705" w:type="dxa"/>
            <w:vAlign w:val="center"/>
          </w:tcPr>
          <w:p w14:paraId="3200DCB4" w14:textId="0C118848" w:rsidR="00884FDB" w:rsidDel="00591D47" w:rsidRDefault="00902EDC">
            <w:pPr>
              <w:rPr>
                <w:del w:id="1874" w:author="mico1999@foxmail.com" w:date="2021-03-23T23:02:00Z"/>
              </w:rPr>
            </w:pPr>
            <w:del w:id="1875" w:author="mico1999@foxmail.com" w:date="2021-03-23T23:02:00Z">
              <w:r w:rsidDel="00591D47">
                <w:rPr>
                  <w:rFonts w:hint="eastAsia"/>
                </w:rPr>
                <w:delText>398</w:delText>
              </w:r>
            </w:del>
          </w:p>
        </w:tc>
        <w:tc>
          <w:tcPr>
            <w:tcW w:w="1705" w:type="dxa"/>
            <w:vAlign w:val="center"/>
          </w:tcPr>
          <w:p w14:paraId="661FAC62" w14:textId="54E56CD0" w:rsidR="00884FDB" w:rsidDel="00591D47" w:rsidRDefault="00902EDC">
            <w:pPr>
              <w:rPr>
                <w:del w:id="1876" w:author="mico1999@foxmail.com" w:date="2021-03-23T23:02:00Z"/>
              </w:rPr>
            </w:pPr>
            <w:del w:id="1877" w:author="mico1999@foxmail.com" w:date="2021-03-23T23:02:00Z">
              <w:r w:rsidDel="00591D47">
                <w:rPr>
                  <w:rFonts w:hint="eastAsia"/>
                </w:rPr>
                <w:delText>472</w:delText>
              </w:r>
            </w:del>
          </w:p>
        </w:tc>
      </w:tr>
    </w:tbl>
    <w:p w14:paraId="72C839BB" w14:textId="5F8C58D6" w:rsidR="00884FDB" w:rsidDel="00591D47" w:rsidRDefault="00902EDC">
      <w:pPr>
        <w:rPr>
          <w:del w:id="1878" w:author="mico1999@foxmail.com" w:date="2021-03-23T23:02:00Z"/>
        </w:rPr>
      </w:pPr>
      <w:del w:id="1879" w:author="mico1999@foxmail.com" w:date="2021-03-23T23:02:00Z">
        <w:r w:rsidDel="00591D47">
          <w:rPr>
            <w:rFonts w:hint="eastAsia"/>
          </w:rPr>
          <w:delText>带入公式计算，可得项目的</w:delText>
        </w:r>
        <w:r w:rsidDel="00591D47">
          <w:rPr>
            <w:rFonts w:hint="eastAsia"/>
          </w:rPr>
          <w:delText>NPV=402.6</w:delText>
        </w:r>
        <w:r w:rsidDel="00591D47">
          <w:rPr>
            <w:rFonts w:hint="eastAsia"/>
          </w:rPr>
          <w:delText>万元，</w:delText>
        </w:r>
        <w:r w:rsidDel="00591D47">
          <w:rPr>
            <w:rFonts w:hint="eastAsia"/>
          </w:rPr>
          <w:delText>NPV</w:delText>
        </w:r>
        <w:r w:rsidDel="00591D47">
          <w:rPr>
            <w:rFonts w:hint="eastAsia"/>
          </w:rPr>
          <w:delText>＞</w:delText>
        </w:r>
        <w:r w:rsidDel="00591D47">
          <w:rPr>
            <w:rFonts w:hint="eastAsia"/>
          </w:rPr>
          <w:delText>0</w:delText>
        </w:r>
        <w:r w:rsidDel="00591D47">
          <w:rPr>
            <w:rFonts w:hint="eastAsia"/>
          </w:rPr>
          <w:delText>，因此该项目有投资价值。</w:delText>
        </w:r>
      </w:del>
    </w:p>
    <w:p w14:paraId="065BB4B2" w14:textId="1FD35CF6" w:rsidR="00884FDB" w:rsidDel="00591D47" w:rsidRDefault="00902EDC">
      <w:pPr>
        <w:rPr>
          <w:del w:id="1880" w:author="mico1999@foxmail.com" w:date="2021-03-23T23:02:00Z"/>
        </w:rPr>
      </w:pPr>
      <w:del w:id="1881" w:author="mico1999@foxmail.com" w:date="2021-03-23T23:02:00Z">
        <w:r w:rsidDel="00591D47">
          <w:rPr>
            <w:rFonts w:hint="eastAsia"/>
          </w:rPr>
          <w:delText>（</w:delText>
        </w:r>
        <w:r w:rsidDel="00591D47">
          <w:rPr>
            <w:rFonts w:hint="eastAsia"/>
          </w:rPr>
          <w:delText>2</w:delText>
        </w:r>
        <w:r w:rsidDel="00591D47">
          <w:rPr>
            <w:rFonts w:hint="eastAsia"/>
          </w:rPr>
          <w:delText>）投资回收期</w:delText>
        </w:r>
      </w:del>
    </w:p>
    <w:p w14:paraId="072FCA96" w14:textId="5887D85E" w:rsidR="00884FDB" w:rsidDel="00591D47" w:rsidRDefault="00902EDC">
      <w:pPr>
        <w:rPr>
          <w:del w:id="1882" w:author="mico1999@foxmail.com" w:date="2021-03-23T23:02:00Z"/>
        </w:rPr>
      </w:pPr>
      <w:del w:id="1883" w:author="mico1999@foxmail.com" w:date="2021-03-23T23:02:00Z">
        <w:r w:rsidDel="00591D47">
          <w:rPr>
            <w:rFonts w:hint="eastAsia"/>
          </w:rPr>
          <w:delText>投资回收期，是指收回原始总投资所需要的时间，即以投资项目经营净现金流量抵偿原始总投资所需要的全部时间。</w:delText>
        </w:r>
        <w:r w:rsidDel="00591D47">
          <w:rPr>
            <w:rFonts w:hint="eastAsia"/>
          </w:rPr>
          <w:delText xml:space="preserve"> </w:delText>
        </w:r>
      </w:del>
    </w:p>
    <w:p w14:paraId="4F7B9FA1" w14:textId="0779C91C" w:rsidR="00884FDB" w:rsidDel="00591D47" w:rsidRDefault="00902EDC">
      <w:pPr>
        <w:rPr>
          <w:del w:id="1884" w:author="mico1999@foxmail.com" w:date="2021-03-23T23:02:00Z"/>
        </w:rPr>
      </w:pPr>
      <w:del w:id="1885" w:author="mico1999@foxmail.com" w:date="2021-03-23T23:02:00Z">
        <w:r w:rsidDel="00591D47">
          <w:rPr>
            <w:rFonts w:hint="eastAsia"/>
          </w:rPr>
          <w:delText>Pt=</w:delText>
        </w:r>
        <w:r w:rsidDel="00591D47">
          <w:rPr>
            <w:rFonts w:hint="eastAsia"/>
          </w:rPr>
          <w:delText>累计净现金流量开始出现正值的年分数</w:delText>
        </w:r>
        <w:r w:rsidDel="00591D47">
          <w:rPr>
            <w:rFonts w:hint="eastAsia"/>
          </w:rPr>
          <w:delText>-1+</w:delText>
        </w:r>
        <w:r w:rsidDel="00591D47">
          <w:rPr>
            <w:rFonts w:hint="eastAsia"/>
          </w:rPr>
          <w:delText>上一年累计净现金流量的绝对值</w:delText>
        </w:r>
        <w:r w:rsidDel="00591D47">
          <w:rPr>
            <w:rFonts w:hint="eastAsia"/>
          </w:rPr>
          <w:delText>/</w:delText>
        </w:r>
        <w:r w:rsidDel="00591D47">
          <w:rPr>
            <w:rFonts w:hint="eastAsia"/>
          </w:rPr>
          <w:delText>出现正值年份的净现金流</w:delText>
        </w:r>
        <w:r w:rsidDel="00591D47">
          <w:rPr>
            <w:rFonts w:hint="eastAsia"/>
          </w:rPr>
          <w:delText>8</w:delText>
        </w:r>
        <w:r w:rsidDel="00591D47">
          <w:rPr>
            <w:rFonts w:hint="eastAsia"/>
          </w:rPr>
          <w:delText>量。</w:delText>
        </w:r>
      </w:del>
    </w:p>
    <w:p w14:paraId="54A7B3BC" w14:textId="1D74C425" w:rsidR="00884FDB" w:rsidDel="00591D47" w:rsidRDefault="00902EDC">
      <w:pPr>
        <w:rPr>
          <w:del w:id="1886" w:author="mico1999@foxmail.com" w:date="2021-03-23T23:02:00Z"/>
        </w:rPr>
      </w:pPr>
      <w:del w:id="1887" w:author="mico1999@foxmail.com" w:date="2021-03-23T23:02:00Z">
        <w:r w:rsidDel="00591D47">
          <w:rPr>
            <w:rFonts w:hint="eastAsia"/>
          </w:rPr>
          <w:delText>其中</w:delText>
        </w:r>
        <w:r w:rsidDel="00591D47">
          <w:rPr>
            <w:rFonts w:hint="eastAsia"/>
          </w:rPr>
          <w:delText>Pt</w:delText>
        </w:r>
        <w:r w:rsidDel="00591D47">
          <w:rPr>
            <w:rFonts w:hint="eastAsia"/>
          </w:rPr>
          <w:delText>即项目的投资回收期</w:delText>
        </w:r>
      </w:del>
    </w:p>
    <w:p w14:paraId="40A721BE" w14:textId="12C381C0" w:rsidR="00884FDB" w:rsidDel="00591D47" w:rsidRDefault="00902EDC">
      <w:pPr>
        <w:rPr>
          <w:del w:id="1888" w:author="mico1999@foxmail.com" w:date="2021-03-23T23:02:00Z"/>
        </w:rPr>
      </w:pPr>
      <w:del w:id="1889" w:author="mico1999@foxmail.com" w:date="2021-03-23T23:02:00Z">
        <w:r w:rsidDel="00591D47">
          <w:rPr>
            <w:rFonts w:hint="eastAsia"/>
          </w:rPr>
          <w:delText>由计算结果可以得出，本项目能在第</w:delText>
        </w:r>
        <w:r w:rsidDel="00591D47">
          <w:rPr>
            <w:rFonts w:hint="eastAsia"/>
          </w:rPr>
          <w:delText>1</w:delText>
        </w:r>
        <w:r w:rsidDel="00591D47">
          <w:rPr>
            <w:rFonts w:hint="eastAsia"/>
          </w:rPr>
          <w:delText>年内以项目的净收益收回投资。</w:delText>
        </w:r>
        <w:r w:rsidDel="00591D47">
          <w:rPr>
            <w:rFonts w:hint="eastAsia"/>
          </w:rPr>
          <w:delText xml:space="preserve"> </w:delText>
        </w:r>
      </w:del>
    </w:p>
    <w:p w14:paraId="66C645D2" w14:textId="3B2CA547" w:rsidR="00884FDB" w:rsidDel="00591D47" w:rsidRDefault="00902EDC">
      <w:pPr>
        <w:rPr>
          <w:del w:id="1890" w:author="mico1999@foxmail.com" w:date="2021-03-23T23:02:00Z"/>
        </w:rPr>
      </w:pPr>
      <w:del w:id="1891" w:author="mico1999@foxmail.com" w:date="2021-03-23T23:02:00Z">
        <w:r w:rsidDel="00591D47">
          <w:rPr>
            <w:rFonts w:hint="eastAsia"/>
          </w:rPr>
          <w:delText>综上所述，该项目</w:delText>
        </w:r>
        <w:r w:rsidDel="00591D47">
          <w:rPr>
            <w:rFonts w:hint="eastAsia"/>
          </w:rPr>
          <w:delText xml:space="preserve"> NPV </w:delText>
        </w:r>
        <w:r w:rsidDel="00591D47">
          <w:rPr>
            <w:rFonts w:hint="eastAsia"/>
          </w:rPr>
          <w:delText>为正，且投资回收期较短，具备投资可行性。</w:delText>
        </w:r>
      </w:del>
    </w:p>
    <w:p w14:paraId="5F717449" w14:textId="13B3A81F" w:rsidR="00884FDB" w:rsidDel="00591D47" w:rsidRDefault="00902EDC">
      <w:pPr>
        <w:rPr>
          <w:del w:id="1892" w:author="mico1999@foxmail.com" w:date="2021-03-23T23:02:00Z"/>
        </w:rPr>
      </w:pPr>
      <w:bookmarkStart w:id="1893" w:name="_Toc517636751"/>
      <w:del w:id="1894" w:author="mico1999@foxmail.com" w:date="2021-03-23T23:02:00Z">
        <w:r w:rsidDel="00591D47">
          <w:rPr>
            <w:rFonts w:hint="eastAsia"/>
          </w:rPr>
          <w:delText>2.</w:delText>
        </w:r>
        <w:r w:rsidDel="00591D47">
          <w:rPr>
            <w:rFonts w:hint="eastAsia"/>
          </w:rPr>
          <w:delText>销售净利率分析</w:delText>
        </w:r>
        <w:bookmarkEnd w:id="1893"/>
      </w:del>
    </w:p>
    <w:p w14:paraId="1E86FD0C" w14:textId="265683F1" w:rsidR="00884FDB" w:rsidDel="00591D47" w:rsidRDefault="00902EDC">
      <w:pPr>
        <w:rPr>
          <w:del w:id="1895" w:author="mico1999@foxmail.com" w:date="2021-03-23T23:02:00Z"/>
        </w:rPr>
      </w:pPr>
      <w:del w:id="1896" w:author="mico1999@foxmail.com" w:date="2021-03-23T23:02:00Z">
        <w:r w:rsidDel="00591D47">
          <w:rPr>
            <w:rFonts w:hint="eastAsia"/>
          </w:rPr>
          <w:delText>表</w:delText>
        </w:r>
        <w:r w:rsidDel="00591D47">
          <w:rPr>
            <w:rFonts w:hint="eastAsia"/>
          </w:rPr>
          <w:delText xml:space="preserve">8 </w:delText>
        </w:r>
        <w:r w:rsidDel="00591D47">
          <w:rPr>
            <w:rFonts w:hint="eastAsia"/>
          </w:rPr>
          <w:delText>前四年现金流量表中的收入利润表（单位：万元）</w:delText>
        </w:r>
      </w:del>
    </w:p>
    <w:tbl>
      <w:tblPr>
        <w:tblStyle w:val="a5"/>
        <w:tblW w:w="8522" w:type="dxa"/>
        <w:tblLayout w:type="fixed"/>
        <w:tblLook w:val="04A0" w:firstRow="1" w:lastRow="0" w:firstColumn="1" w:lastColumn="0" w:noHBand="0" w:noVBand="1"/>
      </w:tblPr>
      <w:tblGrid>
        <w:gridCol w:w="1704"/>
        <w:gridCol w:w="1704"/>
        <w:gridCol w:w="1704"/>
        <w:gridCol w:w="1705"/>
        <w:gridCol w:w="1705"/>
      </w:tblGrid>
      <w:tr w:rsidR="00884FDB" w:rsidDel="00591D47" w14:paraId="2A5A2D82" w14:textId="1DF764F6">
        <w:trPr>
          <w:del w:id="1897" w:author="mico1999@foxmail.com" w:date="2021-03-23T23:02:00Z"/>
        </w:trPr>
        <w:tc>
          <w:tcPr>
            <w:tcW w:w="1704" w:type="dxa"/>
            <w:vAlign w:val="center"/>
          </w:tcPr>
          <w:p w14:paraId="3BA677BF" w14:textId="70CCC234" w:rsidR="00884FDB" w:rsidDel="00591D47" w:rsidRDefault="00902EDC">
            <w:pPr>
              <w:rPr>
                <w:del w:id="1898" w:author="mico1999@foxmail.com" w:date="2021-03-23T23:02:00Z"/>
              </w:rPr>
            </w:pPr>
            <w:del w:id="1899" w:author="mico1999@foxmail.com" w:date="2021-03-23T23:02:00Z">
              <w:r w:rsidDel="00591D47">
                <w:rPr>
                  <w:rFonts w:hint="eastAsia"/>
                </w:rPr>
                <w:delText>项目</w:delText>
              </w:r>
            </w:del>
          </w:p>
        </w:tc>
        <w:tc>
          <w:tcPr>
            <w:tcW w:w="1704" w:type="dxa"/>
            <w:vAlign w:val="center"/>
          </w:tcPr>
          <w:p w14:paraId="7C4CB1AD" w14:textId="7FC77205" w:rsidR="00884FDB" w:rsidDel="00591D47" w:rsidRDefault="00902EDC">
            <w:pPr>
              <w:rPr>
                <w:del w:id="1900" w:author="mico1999@foxmail.com" w:date="2021-03-23T23:02:00Z"/>
              </w:rPr>
            </w:pPr>
            <w:del w:id="1901" w:author="mico1999@foxmail.com" w:date="2021-03-23T23:02:00Z">
              <w:r w:rsidDel="00591D47">
                <w:rPr>
                  <w:rFonts w:hint="eastAsia"/>
                </w:rPr>
                <w:delText>第一年</w:delText>
              </w:r>
            </w:del>
          </w:p>
        </w:tc>
        <w:tc>
          <w:tcPr>
            <w:tcW w:w="1704" w:type="dxa"/>
            <w:vAlign w:val="center"/>
          </w:tcPr>
          <w:p w14:paraId="25492B24" w14:textId="19186188" w:rsidR="00884FDB" w:rsidDel="00591D47" w:rsidRDefault="00902EDC">
            <w:pPr>
              <w:rPr>
                <w:del w:id="1902" w:author="mico1999@foxmail.com" w:date="2021-03-23T23:02:00Z"/>
              </w:rPr>
            </w:pPr>
            <w:del w:id="1903" w:author="mico1999@foxmail.com" w:date="2021-03-23T23:02:00Z">
              <w:r w:rsidDel="00591D47">
                <w:rPr>
                  <w:rFonts w:hint="eastAsia"/>
                </w:rPr>
                <w:delText>第二年</w:delText>
              </w:r>
            </w:del>
          </w:p>
        </w:tc>
        <w:tc>
          <w:tcPr>
            <w:tcW w:w="1705" w:type="dxa"/>
            <w:vAlign w:val="center"/>
          </w:tcPr>
          <w:p w14:paraId="0308D022" w14:textId="765B89B0" w:rsidR="00884FDB" w:rsidDel="00591D47" w:rsidRDefault="00902EDC">
            <w:pPr>
              <w:rPr>
                <w:del w:id="1904" w:author="mico1999@foxmail.com" w:date="2021-03-23T23:02:00Z"/>
              </w:rPr>
            </w:pPr>
            <w:del w:id="1905" w:author="mico1999@foxmail.com" w:date="2021-03-23T23:02:00Z">
              <w:r w:rsidDel="00591D47">
                <w:rPr>
                  <w:rFonts w:hint="eastAsia"/>
                </w:rPr>
                <w:delText>第三年</w:delText>
              </w:r>
            </w:del>
          </w:p>
        </w:tc>
        <w:tc>
          <w:tcPr>
            <w:tcW w:w="1705" w:type="dxa"/>
            <w:vAlign w:val="center"/>
          </w:tcPr>
          <w:p w14:paraId="042569D8" w14:textId="0717251C" w:rsidR="00884FDB" w:rsidDel="00591D47" w:rsidRDefault="00902EDC">
            <w:pPr>
              <w:rPr>
                <w:del w:id="1906" w:author="mico1999@foxmail.com" w:date="2021-03-23T23:02:00Z"/>
              </w:rPr>
            </w:pPr>
            <w:del w:id="1907" w:author="mico1999@foxmail.com" w:date="2021-03-23T23:02:00Z">
              <w:r w:rsidDel="00591D47">
                <w:rPr>
                  <w:rFonts w:hint="eastAsia"/>
                </w:rPr>
                <w:delText>第四年</w:delText>
              </w:r>
            </w:del>
          </w:p>
        </w:tc>
      </w:tr>
      <w:tr w:rsidR="00884FDB" w:rsidDel="00591D47" w14:paraId="36DA2981" w14:textId="14EC129F">
        <w:trPr>
          <w:del w:id="1908" w:author="mico1999@foxmail.com" w:date="2021-03-23T23:02:00Z"/>
        </w:trPr>
        <w:tc>
          <w:tcPr>
            <w:tcW w:w="1704" w:type="dxa"/>
            <w:vAlign w:val="center"/>
          </w:tcPr>
          <w:p w14:paraId="60909ADF" w14:textId="22632454" w:rsidR="00884FDB" w:rsidDel="00591D47" w:rsidRDefault="00902EDC">
            <w:pPr>
              <w:rPr>
                <w:del w:id="1909" w:author="mico1999@foxmail.com" w:date="2021-03-23T23:02:00Z"/>
              </w:rPr>
            </w:pPr>
            <w:del w:id="1910" w:author="mico1999@foxmail.com" w:date="2021-03-23T23:02:00Z">
              <w:r w:rsidDel="00591D47">
                <w:rPr>
                  <w:rFonts w:hint="eastAsia"/>
                </w:rPr>
                <w:delText>收入</w:delText>
              </w:r>
            </w:del>
          </w:p>
        </w:tc>
        <w:tc>
          <w:tcPr>
            <w:tcW w:w="1704" w:type="dxa"/>
            <w:vAlign w:val="center"/>
          </w:tcPr>
          <w:p w14:paraId="269258FC" w14:textId="44DF85B3" w:rsidR="00884FDB" w:rsidDel="00591D47" w:rsidRDefault="00902EDC">
            <w:pPr>
              <w:rPr>
                <w:del w:id="1911" w:author="mico1999@foxmail.com" w:date="2021-03-23T23:02:00Z"/>
              </w:rPr>
            </w:pPr>
            <w:del w:id="1912" w:author="mico1999@foxmail.com" w:date="2021-03-23T23:02:00Z">
              <w:r w:rsidDel="00591D47">
                <w:rPr>
                  <w:rFonts w:hint="eastAsia"/>
                </w:rPr>
                <w:delText>249</w:delText>
              </w:r>
            </w:del>
          </w:p>
        </w:tc>
        <w:tc>
          <w:tcPr>
            <w:tcW w:w="1704" w:type="dxa"/>
            <w:vAlign w:val="center"/>
          </w:tcPr>
          <w:p w14:paraId="576C6FFF" w14:textId="301ABBF6" w:rsidR="00884FDB" w:rsidDel="00591D47" w:rsidRDefault="00902EDC">
            <w:pPr>
              <w:rPr>
                <w:del w:id="1913" w:author="mico1999@foxmail.com" w:date="2021-03-23T23:02:00Z"/>
              </w:rPr>
            </w:pPr>
            <w:del w:id="1914" w:author="mico1999@foxmail.com" w:date="2021-03-23T23:02:00Z">
              <w:r w:rsidDel="00591D47">
                <w:rPr>
                  <w:rFonts w:hint="eastAsia"/>
                </w:rPr>
                <w:delText>325</w:delText>
              </w:r>
            </w:del>
          </w:p>
        </w:tc>
        <w:tc>
          <w:tcPr>
            <w:tcW w:w="1705" w:type="dxa"/>
            <w:vAlign w:val="center"/>
          </w:tcPr>
          <w:p w14:paraId="7611692B" w14:textId="17F5C289" w:rsidR="00884FDB" w:rsidDel="00591D47" w:rsidRDefault="00902EDC">
            <w:pPr>
              <w:rPr>
                <w:del w:id="1915" w:author="mico1999@foxmail.com" w:date="2021-03-23T23:02:00Z"/>
              </w:rPr>
            </w:pPr>
            <w:del w:id="1916" w:author="mico1999@foxmail.com" w:date="2021-03-23T23:02:00Z">
              <w:r w:rsidDel="00591D47">
                <w:rPr>
                  <w:rFonts w:hint="eastAsia"/>
                </w:rPr>
                <w:delText>398</w:delText>
              </w:r>
            </w:del>
          </w:p>
        </w:tc>
        <w:tc>
          <w:tcPr>
            <w:tcW w:w="1705" w:type="dxa"/>
            <w:vAlign w:val="center"/>
          </w:tcPr>
          <w:p w14:paraId="14FC872B" w14:textId="66F9B6F0" w:rsidR="00884FDB" w:rsidDel="00591D47" w:rsidRDefault="00902EDC">
            <w:pPr>
              <w:rPr>
                <w:del w:id="1917" w:author="mico1999@foxmail.com" w:date="2021-03-23T23:02:00Z"/>
              </w:rPr>
            </w:pPr>
            <w:del w:id="1918" w:author="mico1999@foxmail.com" w:date="2021-03-23T23:02:00Z">
              <w:r w:rsidDel="00591D47">
                <w:rPr>
                  <w:rFonts w:hint="eastAsia"/>
                </w:rPr>
                <w:delText>472</w:delText>
              </w:r>
            </w:del>
          </w:p>
        </w:tc>
      </w:tr>
      <w:tr w:rsidR="00884FDB" w:rsidDel="00591D47" w14:paraId="6810FD18" w14:textId="5DC258F8">
        <w:trPr>
          <w:del w:id="1919" w:author="mico1999@foxmail.com" w:date="2021-03-23T23:02:00Z"/>
        </w:trPr>
        <w:tc>
          <w:tcPr>
            <w:tcW w:w="1704" w:type="dxa"/>
            <w:vAlign w:val="center"/>
          </w:tcPr>
          <w:p w14:paraId="6A770C22" w14:textId="086ADE70" w:rsidR="00884FDB" w:rsidDel="00591D47" w:rsidRDefault="00902EDC">
            <w:pPr>
              <w:rPr>
                <w:del w:id="1920" w:author="mico1999@foxmail.com" w:date="2021-03-23T23:02:00Z"/>
              </w:rPr>
            </w:pPr>
            <w:del w:id="1921" w:author="mico1999@foxmail.com" w:date="2021-03-23T23:02:00Z">
              <w:r w:rsidDel="00591D47">
                <w:rPr>
                  <w:rFonts w:hint="eastAsia"/>
                </w:rPr>
                <w:delText>毛利润</w:delText>
              </w:r>
            </w:del>
          </w:p>
        </w:tc>
        <w:tc>
          <w:tcPr>
            <w:tcW w:w="1704" w:type="dxa"/>
            <w:vAlign w:val="center"/>
          </w:tcPr>
          <w:p w14:paraId="74195F1F" w14:textId="7AEDE0AF" w:rsidR="00884FDB" w:rsidDel="00591D47" w:rsidRDefault="00902EDC">
            <w:pPr>
              <w:rPr>
                <w:del w:id="1922" w:author="mico1999@foxmail.com" w:date="2021-03-23T23:02:00Z"/>
              </w:rPr>
            </w:pPr>
            <w:del w:id="1923" w:author="mico1999@foxmail.com" w:date="2021-03-23T23:02:00Z">
              <w:r w:rsidDel="00591D47">
                <w:rPr>
                  <w:rFonts w:hint="eastAsia"/>
                </w:rPr>
                <w:delText>34.93%</w:delText>
              </w:r>
            </w:del>
          </w:p>
        </w:tc>
        <w:tc>
          <w:tcPr>
            <w:tcW w:w="1704" w:type="dxa"/>
            <w:vAlign w:val="center"/>
          </w:tcPr>
          <w:p w14:paraId="0C632240" w14:textId="0B369960" w:rsidR="00884FDB" w:rsidDel="00591D47" w:rsidRDefault="00902EDC">
            <w:pPr>
              <w:rPr>
                <w:del w:id="1924" w:author="mico1999@foxmail.com" w:date="2021-03-23T23:02:00Z"/>
              </w:rPr>
            </w:pPr>
            <w:del w:id="1925" w:author="mico1999@foxmail.com" w:date="2021-03-23T23:02:00Z">
              <w:r w:rsidDel="00591D47">
                <w:rPr>
                  <w:rFonts w:hint="eastAsia"/>
                </w:rPr>
                <w:delText>72.30%</w:delText>
              </w:r>
            </w:del>
          </w:p>
        </w:tc>
        <w:tc>
          <w:tcPr>
            <w:tcW w:w="1705" w:type="dxa"/>
            <w:vAlign w:val="center"/>
          </w:tcPr>
          <w:p w14:paraId="522599A3" w14:textId="3D2DCBB0" w:rsidR="00884FDB" w:rsidDel="00591D47" w:rsidRDefault="00902EDC">
            <w:pPr>
              <w:rPr>
                <w:del w:id="1926" w:author="mico1999@foxmail.com" w:date="2021-03-23T23:02:00Z"/>
              </w:rPr>
            </w:pPr>
            <w:del w:id="1927" w:author="mico1999@foxmail.com" w:date="2021-03-23T23:02:00Z">
              <w:r w:rsidDel="00591D47">
                <w:rPr>
                  <w:rFonts w:hint="eastAsia"/>
                </w:rPr>
                <w:delText>73.61%</w:delText>
              </w:r>
            </w:del>
          </w:p>
        </w:tc>
        <w:tc>
          <w:tcPr>
            <w:tcW w:w="1705" w:type="dxa"/>
            <w:vAlign w:val="center"/>
          </w:tcPr>
          <w:p w14:paraId="0783D863" w14:textId="155AF6FF" w:rsidR="00884FDB" w:rsidDel="00591D47" w:rsidRDefault="00902EDC">
            <w:pPr>
              <w:rPr>
                <w:del w:id="1928" w:author="mico1999@foxmail.com" w:date="2021-03-23T23:02:00Z"/>
              </w:rPr>
            </w:pPr>
            <w:del w:id="1929" w:author="mico1999@foxmail.com" w:date="2021-03-23T23:02:00Z">
              <w:r w:rsidDel="00591D47">
                <w:rPr>
                  <w:rFonts w:hint="eastAsia"/>
                </w:rPr>
                <w:delText>75.63%</w:delText>
              </w:r>
            </w:del>
          </w:p>
        </w:tc>
      </w:tr>
      <w:tr w:rsidR="00884FDB" w:rsidDel="00591D47" w14:paraId="12F5C39A" w14:textId="734D3250">
        <w:trPr>
          <w:del w:id="1930" w:author="mico1999@foxmail.com" w:date="2021-03-23T23:02:00Z"/>
        </w:trPr>
        <w:tc>
          <w:tcPr>
            <w:tcW w:w="1704" w:type="dxa"/>
            <w:vAlign w:val="center"/>
          </w:tcPr>
          <w:p w14:paraId="6ECA6539" w14:textId="2D22A60B" w:rsidR="00884FDB" w:rsidDel="00591D47" w:rsidRDefault="00902EDC">
            <w:pPr>
              <w:rPr>
                <w:del w:id="1931" w:author="mico1999@foxmail.com" w:date="2021-03-23T23:02:00Z"/>
              </w:rPr>
            </w:pPr>
            <w:del w:id="1932" w:author="mico1999@foxmail.com" w:date="2021-03-23T23:02:00Z">
              <w:r w:rsidDel="00591D47">
                <w:rPr>
                  <w:rFonts w:hint="eastAsia"/>
                </w:rPr>
                <w:delText>净利润</w:delText>
              </w:r>
            </w:del>
          </w:p>
        </w:tc>
        <w:tc>
          <w:tcPr>
            <w:tcW w:w="1704" w:type="dxa"/>
            <w:vAlign w:val="center"/>
          </w:tcPr>
          <w:p w14:paraId="659A1DF0" w14:textId="74722365" w:rsidR="00884FDB" w:rsidDel="00591D47" w:rsidRDefault="00902EDC">
            <w:pPr>
              <w:rPr>
                <w:del w:id="1933" w:author="mico1999@foxmail.com" w:date="2021-03-23T23:02:00Z"/>
              </w:rPr>
            </w:pPr>
            <w:del w:id="1934" w:author="mico1999@foxmail.com" w:date="2021-03-23T23:02:00Z">
              <w:r w:rsidDel="00591D47">
                <w:rPr>
                  <w:rFonts w:hint="eastAsia"/>
                </w:rPr>
                <w:delText>15.67%</w:delText>
              </w:r>
            </w:del>
          </w:p>
        </w:tc>
        <w:tc>
          <w:tcPr>
            <w:tcW w:w="1704" w:type="dxa"/>
            <w:vAlign w:val="center"/>
          </w:tcPr>
          <w:p w14:paraId="647B5F1F" w14:textId="6EB185E7" w:rsidR="00884FDB" w:rsidDel="00591D47" w:rsidRDefault="00902EDC">
            <w:pPr>
              <w:rPr>
                <w:del w:id="1935" w:author="mico1999@foxmail.com" w:date="2021-03-23T23:02:00Z"/>
              </w:rPr>
            </w:pPr>
            <w:del w:id="1936" w:author="mico1999@foxmail.com" w:date="2021-03-23T23:02:00Z">
              <w:r w:rsidDel="00591D47">
                <w:rPr>
                  <w:rFonts w:hint="eastAsia"/>
                </w:rPr>
                <w:delText>51.38%</w:delText>
              </w:r>
            </w:del>
          </w:p>
        </w:tc>
        <w:tc>
          <w:tcPr>
            <w:tcW w:w="1705" w:type="dxa"/>
            <w:vAlign w:val="center"/>
          </w:tcPr>
          <w:p w14:paraId="6BFD076B" w14:textId="3F13F937" w:rsidR="00884FDB" w:rsidDel="00591D47" w:rsidRDefault="00902EDC">
            <w:pPr>
              <w:rPr>
                <w:del w:id="1937" w:author="mico1999@foxmail.com" w:date="2021-03-23T23:02:00Z"/>
              </w:rPr>
            </w:pPr>
            <w:del w:id="1938" w:author="mico1999@foxmail.com" w:date="2021-03-23T23:02:00Z">
              <w:r w:rsidDel="00591D47">
                <w:rPr>
                  <w:rFonts w:hint="eastAsia"/>
                </w:rPr>
                <w:delText>54.02%</w:delText>
              </w:r>
            </w:del>
          </w:p>
        </w:tc>
        <w:tc>
          <w:tcPr>
            <w:tcW w:w="1705" w:type="dxa"/>
            <w:vAlign w:val="center"/>
          </w:tcPr>
          <w:p w14:paraId="651287EF" w14:textId="1F4D4B44" w:rsidR="00884FDB" w:rsidDel="00591D47" w:rsidRDefault="00902EDC">
            <w:pPr>
              <w:rPr>
                <w:del w:id="1939" w:author="mico1999@foxmail.com" w:date="2021-03-23T23:02:00Z"/>
              </w:rPr>
            </w:pPr>
            <w:del w:id="1940" w:author="mico1999@foxmail.com" w:date="2021-03-23T23:02:00Z">
              <w:r w:rsidDel="00591D47">
                <w:rPr>
                  <w:rFonts w:hint="eastAsia"/>
                </w:rPr>
                <w:delText>56.99%</w:delText>
              </w:r>
            </w:del>
          </w:p>
        </w:tc>
      </w:tr>
    </w:tbl>
    <w:p w14:paraId="795DB45F" w14:textId="532259BC" w:rsidR="00884FDB" w:rsidDel="00591D47" w:rsidRDefault="00902EDC">
      <w:pPr>
        <w:rPr>
          <w:del w:id="1941" w:author="mico1999@foxmail.com" w:date="2021-03-23T23:02:00Z"/>
        </w:rPr>
      </w:pPr>
      <w:del w:id="1942" w:author="mico1999@foxmail.com" w:date="2021-03-23T23:02:00Z">
        <w:r w:rsidDel="00591D47">
          <w:rPr>
            <w:rFonts w:hint="eastAsia"/>
          </w:rPr>
          <w:delText>如表</w:delText>
        </w:r>
        <w:r w:rsidDel="00591D47">
          <w:rPr>
            <w:rFonts w:hint="eastAsia"/>
          </w:rPr>
          <w:delText>9</w:delText>
        </w:r>
        <w:r w:rsidDel="00591D47">
          <w:rPr>
            <w:rFonts w:hint="eastAsia"/>
          </w:rPr>
          <w:delText>所示，本项目毛利润和净利润都处于行业较高水平，且保持持续增长趋势。随着用户数量增加，在规模效应和学习曲线效应的作用下，公司营运成本得以降低，净利润增长情况乐观。</w:delText>
        </w:r>
      </w:del>
    </w:p>
    <w:p w14:paraId="1ADDA104" w14:textId="566ADC38" w:rsidR="00884FDB" w:rsidDel="00591D47" w:rsidRDefault="00902EDC">
      <w:pPr>
        <w:rPr>
          <w:del w:id="1943" w:author="mico1999@foxmail.com" w:date="2021-03-23T23:02:00Z"/>
        </w:rPr>
      </w:pPr>
      <w:bookmarkStart w:id="1944" w:name="_Toc517636752"/>
      <w:del w:id="1945" w:author="mico1999@foxmail.com" w:date="2021-03-23T23:02:00Z">
        <w:r w:rsidDel="00591D47">
          <w:rPr>
            <w:rFonts w:hint="eastAsia"/>
          </w:rPr>
          <w:delText>3.</w:delText>
        </w:r>
        <w:r w:rsidDel="00591D47">
          <w:rPr>
            <w:rFonts w:hint="eastAsia"/>
          </w:rPr>
          <w:delText>内部收益率</w:delText>
        </w:r>
        <w:bookmarkEnd w:id="1944"/>
      </w:del>
    </w:p>
    <w:p w14:paraId="4376DDB6" w14:textId="6DF8543E" w:rsidR="00884FDB" w:rsidDel="00591D47" w:rsidRDefault="00902EDC">
      <w:pPr>
        <w:rPr>
          <w:del w:id="1946" w:author="mico1999@foxmail.com" w:date="2021-03-23T23:02:00Z"/>
        </w:rPr>
      </w:pPr>
      <w:del w:id="1947" w:author="mico1999@foxmail.com" w:date="2021-03-23T23:02:00Z">
        <w:r w:rsidDel="00591D47">
          <w:rPr>
            <w:rFonts w:hint="eastAsia"/>
          </w:rPr>
          <w:delText>利用</w:delText>
        </w:r>
        <w:r w:rsidDel="00591D47">
          <w:rPr>
            <w:rFonts w:hint="eastAsia"/>
          </w:rPr>
          <w:delText xml:space="preserve"> excel </w:delText>
        </w:r>
        <w:r w:rsidDel="00591D47">
          <w:rPr>
            <w:rFonts w:hint="eastAsia"/>
          </w:rPr>
          <w:delText>的</w:delText>
        </w:r>
        <w:r w:rsidDel="00591D47">
          <w:rPr>
            <w:rFonts w:hint="eastAsia"/>
          </w:rPr>
          <w:delText xml:space="preserve"> IRR </w:delText>
        </w:r>
        <w:r w:rsidDel="00591D47">
          <w:rPr>
            <w:rFonts w:hint="eastAsia"/>
          </w:rPr>
          <w:delText>计算公式，可得项目</w:delText>
        </w:r>
        <w:r w:rsidDel="00591D47">
          <w:rPr>
            <w:rFonts w:hint="eastAsia"/>
          </w:rPr>
          <w:delText xml:space="preserve"> IRR=45%</w:delText>
        </w:r>
        <w:r w:rsidDel="00591D47">
          <w:rPr>
            <w:rFonts w:hint="eastAsia"/>
          </w:rPr>
          <w:delText>；</w:delText>
        </w:r>
      </w:del>
    </w:p>
    <w:p w14:paraId="42245EFE" w14:textId="16422089" w:rsidR="00884FDB" w:rsidDel="00591D47" w:rsidRDefault="00902EDC">
      <w:pPr>
        <w:rPr>
          <w:del w:id="1948" w:author="mico1999@foxmail.com" w:date="2021-03-23T23:02:00Z"/>
        </w:rPr>
      </w:pPr>
      <w:del w:id="1949" w:author="mico1999@foxmail.com" w:date="2021-03-23T23:02:00Z">
        <w:r w:rsidDel="00591D47">
          <w:rPr>
            <w:rFonts w:hint="eastAsia"/>
          </w:rPr>
          <w:delText>即本项目具有较高内部收益率。</w:delText>
        </w:r>
      </w:del>
    </w:p>
    <w:p w14:paraId="085D01E1" w14:textId="145FA3FB" w:rsidR="00884FDB" w:rsidDel="00591D47" w:rsidRDefault="00902EDC">
      <w:pPr>
        <w:rPr>
          <w:del w:id="1950" w:author="mico1999@foxmail.com" w:date="2021-03-23T23:02:00Z"/>
        </w:rPr>
      </w:pPr>
      <w:bookmarkStart w:id="1951" w:name="_Toc517636753"/>
      <w:del w:id="1952" w:author="mico1999@foxmail.com" w:date="2021-03-23T23:02:00Z">
        <w:r w:rsidDel="00591D47">
          <w:rPr>
            <w:rFonts w:hint="eastAsia"/>
          </w:rPr>
          <w:delText>4.</w:delText>
        </w:r>
        <w:r w:rsidDel="00591D47">
          <w:rPr>
            <w:rFonts w:hint="eastAsia"/>
          </w:rPr>
          <w:delText>投资回报率</w:delText>
        </w:r>
        <w:bookmarkEnd w:id="1951"/>
      </w:del>
    </w:p>
    <w:p w14:paraId="731DD2C7" w14:textId="54034DE3" w:rsidR="00884FDB" w:rsidDel="00591D47" w:rsidRDefault="00902EDC">
      <w:pPr>
        <w:rPr>
          <w:del w:id="1953" w:author="mico1999@foxmail.com" w:date="2021-03-23T23:02:00Z"/>
        </w:rPr>
      </w:pPr>
      <w:del w:id="1954" w:author="mico1999@foxmail.com" w:date="2021-03-23T23:02:00Z">
        <w:r w:rsidDel="00591D47">
          <w:rPr>
            <w:rFonts w:hint="eastAsia"/>
          </w:rPr>
          <w:delText>从上述数据表中可计算出结果，</w:delText>
        </w:r>
        <w:r w:rsidDel="00591D47">
          <w:rPr>
            <w:rFonts w:hint="eastAsia"/>
          </w:rPr>
          <w:delText xml:space="preserve"> ROI=</w:delText>
        </w:r>
        <w:r w:rsidDel="00591D47">
          <w:rPr>
            <w:rFonts w:hint="eastAsia"/>
          </w:rPr>
          <w:delText>年利润或年均利润</w:delText>
        </w:r>
        <w:r w:rsidDel="00591D47">
          <w:rPr>
            <w:rFonts w:hint="eastAsia"/>
          </w:rPr>
          <w:delText>/</w:delText>
        </w:r>
        <w:r w:rsidDel="00591D47">
          <w:rPr>
            <w:rFonts w:hint="eastAsia"/>
          </w:rPr>
          <w:delText>投资总额×</w:delText>
        </w:r>
        <w:r w:rsidDel="00591D47">
          <w:rPr>
            <w:rFonts w:hint="eastAsia"/>
          </w:rPr>
          <w:delText>100%</w:delText>
        </w:r>
        <w:r w:rsidDel="00591D47">
          <w:rPr>
            <w:rFonts w:hint="eastAsia"/>
          </w:rPr>
          <w:delText>，可得出该项目投资回报率处于较高水平。</w:delText>
        </w:r>
      </w:del>
    </w:p>
    <w:p w14:paraId="5A2C056B" w14:textId="49F697D6" w:rsidR="00884FDB" w:rsidDel="00591D47" w:rsidRDefault="00902EDC">
      <w:pPr>
        <w:rPr>
          <w:del w:id="1955" w:author="mico1999@foxmail.com" w:date="2021-03-23T23:02:00Z"/>
        </w:rPr>
      </w:pPr>
      <w:del w:id="1956" w:author="mico1999@foxmail.com" w:date="2021-03-23T23:02:00Z">
        <w:r w:rsidDel="00591D47">
          <w:rPr>
            <w:rFonts w:hint="eastAsia"/>
          </w:rPr>
          <w:delText>综合以上财务数据，再结合商业角度对本项目的分析：目标用户清晰，团队成员分工合理，优势互补，对公司战略且运营理念一致且商业模式清晰。可以得出结论：该项目具有投资价值。</w:delText>
        </w:r>
      </w:del>
    </w:p>
    <w:p w14:paraId="65D8ADB7" w14:textId="1671DD4C" w:rsidR="00884FDB" w:rsidRDefault="00902EDC" w:rsidP="00DA1AB0">
      <w:pPr>
        <w:pStyle w:val="2"/>
      </w:pPr>
      <w:bookmarkStart w:id="1957" w:name="_Toc67356018"/>
      <w:bookmarkStart w:id="1958" w:name="_Toc67433128"/>
      <w:bookmarkStart w:id="1959" w:name="_Toc67433189"/>
      <w:r>
        <w:rPr>
          <w:rFonts w:hint="eastAsia"/>
        </w:rPr>
        <w:t>九、公司未来发展趋势</w:t>
      </w:r>
      <w:bookmarkEnd w:id="1957"/>
      <w:bookmarkEnd w:id="1958"/>
      <w:bookmarkEnd w:id="1959"/>
    </w:p>
    <w:p w14:paraId="448D2923" w14:textId="77777777" w:rsidR="00884FDB" w:rsidRDefault="00902EDC">
      <w:r>
        <w:rPr>
          <w:rFonts w:hint="eastAsia"/>
        </w:rPr>
        <w:t>优我</w:t>
      </w:r>
      <w:r>
        <w:t>有限</w:t>
      </w:r>
      <w:r>
        <w:rPr>
          <w:rFonts w:hint="eastAsia"/>
        </w:rPr>
        <w:t>责任</w:t>
      </w:r>
      <w:r>
        <w:t>公司是一家集</w:t>
      </w:r>
      <w:r>
        <w:rPr>
          <w:rFonts w:hint="eastAsia"/>
        </w:rPr>
        <w:t>提供高品质养老服务</w:t>
      </w:r>
      <w:r>
        <w:t>、</w:t>
      </w:r>
      <w:r>
        <w:rPr>
          <w:rFonts w:hint="eastAsia"/>
        </w:rPr>
        <w:t>网络社区资源调配</w:t>
      </w:r>
      <w:r>
        <w:t>于一体的股份制企业，目前公司主要</w:t>
      </w:r>
      <w:r>
        <w:rPr>
          <w:rFonts w:hint="eastAsia"/>
        </w:rPr>
        <w:t>经营“老伴儿”</w:t>
      </w:r>
      <w:r>
        <w:rPr>
          <w:rFonts w:hint="eastAsia"/>
        </w:rPr>
        <w:t>APP</w:t>
      </w:r>
      <w:r>
        <w:rPr>
          <w:rFonts w:hint="eastAsia"/>
        </w:rPr>
        <w:t>这一</w:t>
      </w:r>
      <w:r>
        <w:t>产品</w:t>
      </w:r>
      <w:r>
        <w:rPr>
          <w:rFonts w:hint="eastAsia"/>
        </w:rPr>
        <w:t>。本公司着眼于老年人养老需求，本着全心全意为老年人用户服务的初衷全力打造“老伴儿”</w:t>
      </w:r>
      <w:r>
        <w:rPr>
          <w:rFonts w:hint="eastAsia"/>
        </w:rPr>
        <w:t>APP</w:t>
      </w:r>
      <w:r>
        <w:rPr>
          <w:rFonts w:hint="eastAsia"/>
        </w:rPr>
        <w:t>，将社区、机构、用户、个人志愿者多方联系起来建立网络社区，以线上交流、线下活动的形式拉近人与人、人与社区、社区与社区相互之间的距离。因老年人的数量急速猛增，养老行业发展形势一片大好，公司</w:t>
      </w:r>
      <w:r>
        <w:t>未来前景非常可观</w:t>
      </w:r>
      <w:r>
        <w:rPr>
          <w:rFonts w:hint="eastAsia"/>
        </w:rPr>
        <w:t>。</w:t>
      </w:r>
    </w:p>
    <w:p w14:paraId="58220DD0" w14:textId="77777777" w:rsidR="00DA1AB0" w:rsidRDefault="00902EDC" w:rsidP="00DA1AB0">
      <w:pPr>
        <w:pStyle w:val="3"/>
        <w:ind w:firstLine="482"/>
      </w:pPr>
      <w:bookmarkStart w:id="1960" w:name="_Toc67356019"/>
      <w:bookmarkStart w:id="1961" w:name="_Toc67433129"/>
      <w:bookmarkStart w:id="1962" w:name="_Toc67433190"/>
      <w:r>
        <w:rPr>
          <w:rFonts w:hint="eastAsia"/>
        </w:rPr>
        <w:t>趋势</w:t>
      </w:r>
      <w:proofErr w:type="gramStart"/>
      <w:r>
        <w:rPr>
          <w:rFonts w:hint="eastAsia"/>
        </w:rPr>
        <w:t>一</w:t>
      </w:r>
      <w:proofErr w:type="gramEnd"/>
      <w:r>
        <w:rPr>
          <w:rFonts w:hint="eastAsia"/>
        </w:rPr>
        <w:t>：着眼设计，细化分工</w:t>
      </w:r>
      <w:bookmarkEnd w:id="1960"/>
      <w:bookmarkEnd w:id="1961"/>
      <w:bookmarkEnd w:id="1962"/>
    </w:p>
    <w:p w14:paraId="766FED84" w14:textId="371DAAB4" w:rsidR="00884FDB" w:rsidRDefault="00902EDC" w:rsidP="00346E16">
      <w:pPr>
        <w:ind w:firstLineChars="0" w:firstLine="420"/>
        <w:pPrChange w:id="1963" w:author="mico1999@foxmail.com" w:date="2021-03-23T23:04:00Z">
          <w:pPr>
            <w:ind w:firstLineChars="0" w:firstLine="0"/>
          </w:pPr>
        </w:pPrChange>
      </w:pPr>
      <w:del w:id="1964" w:author="mico1999@foxmail.com" w:date="2021-03-23T23:04:00Z">
        <w:r w:rsidDel="00346E16">
          <w:br/>
        </w:r>
        <w:r w:rsidDel="00346E16">
          <w:delText xml:space="preserve">　　</w:delText>
        </w:r>
      </w:del>
      <w:r>
        <w:rPr>
          <w:rFonts w:hint="eastAsia"/>
        </w:rPr>
        <w:t>未来本</w:t>
      </w:r>
      <w:r>
        <w:t>公司</w:t>
      </w:r>
      <w:r>
        <w:rPr>
          <w:rFonts w:hint="eastAsia"/>
        </w:rPr>
        <w:t>需要更加的正规，同时需要注重开发设计新产品和细化工作。各部门分工明确，这样有利于工作有条不紊的进行。因此未来设计部门将</w:t>
      </w:r>
      <w:r>
        <w:t>着重</w:t>
      </w:r>
      <w:r>
        <w:rPr>
          <w:rFonts w:hint="eastAsia"/>
        </w:rPr>
        <w:t>设计更多优质的服务</w:t>
      </w:r>
      <w:r>
        <w:rPr>
          <w:rFonts w:hint="eastAsia"/>
        </w:rPr>
        <w:t>APP</w:t>
      </w:r>
      <w:r>
        <w:rPr>
          <w:rFonts w:hint="eastAsia"/>
        </w:rPr>
        <w:t>，更快更全面地服务银发群体，本着专注于养老行业的建设与运营的原则</w:t>
      </w:r>
      <w:r>
        <w:rPr>
          <w:rFonts w:hint="eastAsia"/>
        </w:rPr>
        <w:t>,</w:t>
      </w:r>
      <w:r>
        <w:rPr>
          <w:rFonts w:hint="eastAsia"/>
        </w:rPr>
        <w:t>打造一系列线上服务项目。教育部门也将踩点实际开通书法绘画、音乐舞蹈、权益知识、读书阅览等课程，做老人值得信赖的知识补给站。此外，娱乐部门还将切实做好运动、棋牌、文艺表演等活动场地的设施完善与安保工作，让</w:t>
      </w:r>
      <w:proofErr w:type="gramStart"/>
      <w:r>
        <w:rPr>
          <w:rFonts w:hint="eastAsia"/>
        </w:rPr>
        <w:t>银发族玩的</w:t>
      </w:r>
      <w:proofErr w:type="gramEnd"/>
      <w:r>
        <w:rPr>
          <w:rFonts w:hint="eastAsia"/>
        </w:rPr>
        <w:t>开心更放心。服务部门将负责全力打通餐饮、出行、物业、家政、购物、医疗等一系列服务的产业链，利用好国家政策，降低成本来减轻支付与成本方面的负担，给老人提供优惠且优质的服务。工作分工按部就班，产品设计抓人眼球，未来本公司有信心也有能力发展得更好。</w:t>
      </w:r>
    </w:p>
    <w:p w14:paraId="3EF7DDEF" w14:textId="6267ADA9" w:rsidR="00884FDB" w:rsidDel="00346E16" w:rsidRDefault="00902EDC" w:rsidP="00DA1AB0">
      <w:pPr>
        <w:pStyle w:val="3"/>
        <w:ind w:firstLine="482"/>
        <w:rPr>
          <w:del w:id="1965" w:author="mico1999@foxmail.com" w:date="2021-03-23T23:04:00Z"/>
        </w:rPr>
      </w:pPr>
      <w:bookmarkStart w:id="1966" w:name="_Toc67356020"/>
      <w:bookmarkStart w:id="1967" w:name="_Toc67433130"/>
      <w:bookmarkStart w:id="1968" w:name="_Toc67433191"/>
      <w:r>
        <w:rPr>
          <w:rFonts w:hint="eastAsia"/>
        </w:rPr>
        <w:t>趋势二：提升能力，推广业务</w:t>
      </w:r>
      <w:bookmarkEnd w:id="1966"/>
      <w:bookmarkEnd w:id="1967"/>
      <w:bookmarkEnd w:id="1968"/>
    </w:p>
    <w:p w14:paraId="3E7E167E" w14:textId="77777777" w:rsidR="00DA1AB0" w:rsidRDefault="00DA1AB0" w:rsidP="00346E16">
      <w:pPr>
        <w:pStyle w:val="3"/>
        <w:ind w:firstLine="482"/>
        <w:rPr>
          <w:rFonts w:hint="eastAsia"/>
        </w:rPr>
        <w:pPrChange w:id="1969" w:author="mico1999@foxmail.com" w:date="2021-03-23T23:04:00Z">
          <w:pPr/>
        </w:pPrChange>
      </w:pPr>
    </w:p>
    <w:p w14:paraId="4609F2C4" w14:textId="77777777" w:rsidR="00884FDB" w:rsidRDefault="00902EDC">
      <w:r>
        <w:rPr>
          <w:rFonts w:hint="eastAsia"/>
        </w:rPr>
        <w:t>现在本公司的试点范围还在怀化市，业务面比较小。未来公司将会往更大的平台发展，从怀化市到周边城市，乃至湖南省，实现跨省合作推广至全国。这便需要公司通过不断学习和实践提升能力，才能打造更大的服务平台。提升的过程必定是长久且艰辛的，但追求推广业务的同时也要不忘初心、量力而行，专注于满足老年人的养老需求，以老年人群体的需求满足为出发点和落脚点。养老行业正在蓬勃发展，本公司未来发展趋势也无限好，我们有时间也有耐心潜心学习，提升能力，等待质的飞跃。</w:t>
      </w:r>
    </w:p>
    <w:p w14:paraId="06B313FC" w14:textId="0631C169" w:rsidR="00884FDB" w:rsidDel="00346E16" w:rsidRDefault="00902EDC" w:rsidP="00DA1AB0">
      <w:pPr>
        <w:pStyle w:val="3"/>
        <w:ind w:firstLine="482"/>
        <w:rPr>
          <w:del w:id="1970" w:author="mico1999@foxmail.com" w:date="2021-03-23T23:04:00Z"/>
        </w:rPr>
      </w:pPr>
      <w:bookmarkStart w:id="1971" w:name="_Toc67356021"/>
      <w:bookmarkStart w:id="1972" w:name="_Toc67433131"/>
      <w:bookmarkStart w:id="1973" w:name="_Toc67433192"/>
      <w:r>
        <w:rPr>
          <w:rFonts w:hint="eastAsia"/>
        </w:rPr>
        <w:t>趋势三：积极创新，拓宽领域</w:t>
      </w:r>
      <w:bookmarkEnd w:id="1971"/>
      <w:bookmarkEnd w:id="1972"/>
      <w:bookmarkEnd w:id="1973"/>
    </w:p>
    <w:p w14:paraId="3DD58042" w14:textId="77777777" w:rsidR="00DA1AB0" w:rsidRDefault="00DA1AB0" w:rsidP="00346E16">
      <w:pPr>
        <w:pStyle w:val="3"/>
        <w:ind w:firstLine="482"/>
        <w:rPr>
          <w:rFonts w:hint="eastAsia"/>
        </w:rPr>
        <w:pPrChange w:id="1974" w:author="mico1999@foxmail.com" w:date="2021-03-23T23:04:00Z">
          <w:pPr/>
        </w:pPrChange>
      </w:pPr>
    </w:p>
    <w:p w14:paraId="1F1268AA" w14:textId="77777777" w:rsidR="00884FDB" w:rsidDel="00E31101" w:rsidRDefault="00902EDC">
      <w:pPr>
        <w:rPr>
          <w:del w:id="1975" w:author="mico1999@foxmail.com" w:date="2021-03-23T22:59:00Z"/>
        </w:rPr>
      </w:pPr>
      <w:r>
        <w:rPr>
          <w:rFonts w:hint="eastAsia"/>
        </w:rPr>
        <w:t>在“老伴儿”</w:t>
      </w:r>
      <w:r>
        <w:rPr>
          <w:rFonts w:hint="eastAsia"/>
        </w:rPr>
        <w:t>APP</w:t>
      </w:r>
      <w:r>
        <w:rPr>
          <w:rFonts w:hint="eastAsia"/>
        </w:rPr>
        <w:t>运行以及公司运营过程中，不断发现问题，解决问题。当公司的各个部门都呈现出一种正增长的趋势，并保持平稳发展时，我们将积极寻</w:t>
      </w:r>
      <w:r>
        <w:rPr>
          <w:rFonts w:hint="eastAsia"/>
        </w:rPr>
        <w:lastRenderedPageBreak/>
        <w:t>求其他领域的创新，如留守儿童、乡村教师等，立足于社会最需要的方面。通过互联网构建相应的平台，力求解决社会的痛点、难点问题，为公众提供满意的服务，为国家各项举措贡献出自己的一份力量。</w:t>
      </w:r>
    </w:p>
    <w:p w14:paraId="20460B7D" w14:textId="77777777" w:rsidR="00884FDB" w:rsidDel="00E31101" w:rsidRDefault="00884FDB">
      <w:pPr>
        <w:rPr>
          <w:del w:id="1976" w:author="mico1999@foxmail.com" w:date="2021-03-23T22:59:00Z"/>
          <w:rFonts w:hint="eastAsia"/>
        </w:rPr>
      </w:pPr>
    </w:p>
    <w:p w14:paraId="3A338A0F" w14:textId="77777777" w:rsidR="00884FDB" w:rsidDel="00E31101" w:rsidRDefault="00884FDB">
      <w:pPr>
        <w:rPr>
          <w:del w:id="1977" w:author="mico1999@foxmail.com" w:date="2021-03-23T22:59:00Z"/>
          <w:rFonts w:hint="eastAsia"/>
        </w:rPr>
      </w:pPr>
    </w:p>
    <w:p w14:paraId="66443E82" w14:textId="642702A1" w:rsidR="00884FDB" w:rsidDel="00E31101" w:rsidRDefault="00884FDB" w:rsidP="00E31101">
      <w:pPr>
        <w:ind w:firstLineChars="0" w:firstLine="0"/>
        <w:rPr>
          <w:del w:id="1978" w:author="mico1999@foxmail.com" w:date="2021-03-23T22:59:00Z"/>
          <w:rFonts w:hint="eastAsia"/>
        </w:rPr>
        <w:pPrChange w:id="1979" w:author="mico1999@foxmail.com" w:date="2021-03-23T22:59:00Z">
          <w:pPr/>
        </w:pPrChange>
      </w:pPr>
    </w:p>
    <w:p w14:paraId="631EF1FE" w14:textId="479CD2D3" w:rsidR="00884FDB" w:rsidDel="00E31101" w:rsidRDefault="00884FDB" w:rsidP="00E31101">
      <w:pPr>
        <w:ind w:firstLineChars="0" w:firstLine="0"/>
        <w:rPr>
          <w:del w:id="1980" w:author="mico1999@foxmail.com" w:date="2021-03-23T22:59:00Z"/>
        </w:rPr>
        <w:pPrChange w:id="1981" w:author="mico1999@foxmail.com" w:date="2021-03-23T22:59:00Z">
          <w:pPr/>
        </w:pPrChange>
      </w:pPr>
    </w:p>
    <w:p w14:paraId="35368546" w14:textId="6650B78D" w:rsidR="00884FDB" w:rsidDel="00E31101" w:rsidRDefault="00884FDB" w:rsidP="00E31101">
      <w:pPr>
        <w:ind w:firstLineChars="0" w:firstLine="0"/>
        <w:rPr>
          <w:del w:id="1982" w:author="mico1999@foxmail.com" w:date="2021-03-23T22:59:00Z"/>
        </w:rPr>
        <w:pPrChange w:id="1983" w:author="mico1999@foxmail.com" w:date="2021-03-23T22:59:00Z">
          <w:pPr/>
        </w:pPrChange>
      </w:pPr>
    </w:p>
    <w:p w14:paraId="07A3ACC5" w14:textId="77777777" w:rsidR="00884FDB" w:rsidRDefault="00884FDB" w:rsidP="00E31101">
      <w:pPr>
        <w:pPrChange w:id="1984" w:author="mico1999@foxmail.com" w:date="2021-03-23T22:59:00Z">
          <w:pPr/>
        </w:pPrChange>
      </w:pPr>
    </w:p>
    <w:p w14:paraId="2D27A8FB" w14:textId="77777777" w:rsidR="00884FDB" w:rsidRDefault="00884FDB"/>
    <w:p w14:paraId="658A6D7D" w14:textId="77777777" w:rsidR="00884FDB" w:rsidRDefault="00884FDB"/>
    <w:p w14:paraId="0A97391E" w14:textId="77777777" w:rsidR="00884FDB" w:rsidRDefault="00884FDB"/>
    <w:p w14:paraId="6676EC2B" w14:textId="77777777" w:rsidR="00884FDB" w:rsidRDefault="00884FDB"/>
    <w:p w14:paraId="7B4F1744" w14:textId="77777777" w:rsidR="00884FDB" w:rsidRDefault="00884FDB"/>
    <w:p w14:paraId="243C9041" w14:textId="0A2F6610" w:rsidR="00884FDB" w:rsidRDefault="00902EDC" w:rsidP="00F5387F">
      <w:pPr>
        <w:pStyle w:val="2"/>
        <w:rPr>
          <w:bCs/>
          <w:szCs w:val="28"/>
        </w:rPr>
      </w:pPr>
      <w:bookmarkStart w:id="1985" w:name="_Toc67356022"/>
      <w:bookmarkStart w:id="1986" w:name="_Toc67433132"/>
      <w:bookmarkStart w:id="1987" w:name="_Toc67433193"/>
      <w:r>
        <w:rPr>
          <w:rFonts w:hint="eastAsia"/>
        </w:rPr>
        <w:t>附录</w:t>
      </w:r>
      <w:r>
        <w:rPr>
          <w:rFonts w:hint="eastAsia"/>
        </w:rPr>
        <w:t>1</w:t>
      </w:r>
      <w:r>
        <w:rPr>
          <w:rFonts w:hint="eastAsia"/>
        </w:rPr>
        <w:t>：公司章程</w:t>
      </w:r>
      <w:bookmarkEnd w:id="1985"/>
      <w:bookmarkEnd w:id="1986"/>
      <w:bookmarkEnd w:id="1987"/>
    </w:p>
    <w:p w14:paraId="30F13B6D" w14:textId="77777777" w:rsidR="00275207" w:rsidRPr="00D92A29" w:rsidRDefault="00275207" w:rsidP="00275207">
      <w:pPr>
        <w:rPr>
          <w:ins w:id="1988" w:author="mico1999@foxmail.com" w:date="2021-03-23T22:58:00Z"/>
          <w:rFonts w:hint="eastAsia"/>
        </w:rPr>
      </w:pPr>
      <w:ins w:id="1989" w:author="mico1999@foxmail.com" w:date="2021-03-23T22:58:00Z">
        <w:r>
          <w:rPr>
            <w:rFonts w:hint="eastAsia"/>
          </w:rPr>
          <w:t>为节约</w:t>
        </w:r>
        <w:proofErr w:type="gramStart"/>
        <w:r>
          <w:rPr>
            <w:rFonts w:hint="eastAsia"/>
          </w:rPr>
          <w:t>面试官您的</w:t>
        </w:r>
        <w:proofErr w:type="gramEnd"/>
        <w:r>
          <w:rPr>
            <w:rFonts w:hint="eastAsia"/>
          </w:rPr>
          <w:t>时间，故略。</w:t>
        </w:r>
      </w:ins>
    </w:p>
    <w:p w14:paraId="4276CD87" w14:textId="6476B203" w:rsidR="00884FDB" w:rsidDel="00275207" w:rsidRDefault="00902EDC">
      <w:pPr>
        <w:ind w:firstLine="482"/>
        <w:jc w:val="center"/>
        <w:rPr>
          <w:del w:id="1990" w:author="mico1999@foxmail.com" w:date="2021-03-23T22:58:00Z"/>
          <w:b/>
          <w:bCs/>
        </w:rPr>
      </w:pPr>
      <w:del w:id="1991" w:author="mico1999@foxmail.com" w:date="2021-03-23T22:58:00Z">
        <w:r w:rsidDel="00275207">
          <w:rPr>
            <w:rFonts w:hint="eastAsia"/>
            <w:b/>
            <w:bCs/>
          </w:rPr>
          <w:delText>第一章</w:delText>
        </w:r>
        <w:r w:rsidDel="00275207">
          <w:rPr>
            <w:rFonts w:hint="eastAsia"/>
            <w:b/>
            <w:bCs/>
          </w:rPr>
          <w:delText xml:space="preserve">  </w:delText>
        </w:r>
        <w:r w:rsidDel="00275207">
          <w:rPr>
            <w:rFonts w:hint="eastAsia"/>
            <w:b/>
            <w:bCs/>
          </w:rPr>
          <w:delText>总</w:delText>
        </w:r>
        <w:r w:rsidDel="00275207">
          <w:rPr>
            <w:rFonts w:hint="eastAsia"/>
            <w:b/>
            <w:bCs/>
          </w:rPr>
          <w:delText xml:space="preserve">  </w:delText>
        </w:r>
        <w:r w:rsidDel="00275207">
          <w:rPr>
            <w:rFonts w:hint="eastAsia"/>
            <w:b/>
            <w:bCs/>
          </w:rPr>
          <w:delText>则</w:delText>
        </w:r>
      </w:del>
    </w:p>
    <w:p w14:paraId="62B78B8F" w14:textId="2554A2BB" w:rsidR="00884FDB" w:rsidDel="00275207" w:rsidRDefault="00902EDC">
      <w:pPr>
        <w:rPr>
          <w:del w:id="1992" w:author="mico1999@foxmail.com" w:date="2021-03-23T22:58:00Z"/>
        </w:rPr>
      </w:pPr>
      <w:del w:id="1993" w:author="mico1999@foxmail.com" w:date="2021-03-23T22:58:00Z">
        <w:r w:rsidDel="00275207">
          <w:rPr>
            <w:rFonts w:hint="eastAsia"/>
          </w:rPr>
          <w:delText>第一条</w:delText>
        </w:r>
        <w:r w:rsidDel="00275207">
          <w:rPr>
            <w:rFonts w:hint="eastAsia"/>
          </w:rPr>
          <w:delText xml:space="preserve">  </w:delText>
        </w:r>
        <w:r w:rsidDel="00275207">
          <w:rPr>
            <w:rFonts w:hint="eastAsia"/>
          </w:rPr>
          <w:delText>依据《中华人民共和国公司法》、《中华人民共和国公司登记管理条例》及有关法律、法规的规定，制定本公司章程。本公司章程对公司股东、董事、监事、经理均具有约束力。</w:delText>
        </w:r>
      </w:del>
    </w:p>
    <w:p w14:paraId="3671CCC9" w14:textId="2F7EBCE4" w:rsidR="00884FDB" w:rsidDel="00275207" w:rsidRDefault="00902EDC">
      <w:pPr>
        <w:rPr>
          <w:del w:id="1994" w:author="mico1999@foxmail.com" w:date="2021-03-23T22:58:00Z"/>
        </w:rPr>
      </w:pPr>
      <w:del w:id="1995" w:author="mico1999@foxmail.com" w:date="2021-03-23T22:58:00Z">
        <w:r w:rsidDel="00275207">
          <w:rPr>
            <w:rFonts w:hint="eastAsia"/>
          </w:rPr>
          <w:delText>第二条公司经公司登记机关核准登记并领取法人营业执照后即告成立。</w:delText>
        </w:r>
      </w:del>
    </w:p>
    <w:p w14:paraId="46C9FAB5" w14:textId="2F835E72" w:rsidR="00884FDB" w:rsidDel="00275207" w:rsidRDefault="00902EDC">
      <w:pPr>
        <w:rPr>
          <w:del w:id="1996" w:author="mico1999@foxmail.com" w:date="2021-03-23T22:58:00Z"/>
        </w:rPr>
      </w:pPr>
      <w:del w:id="1997" w:author="mico1999@foxmail.com" w:date="2021-03-23T22:58:00Z">
        <w:r w:rsidDel="00275207">
          <w:rPr>
            <w:rFonts w:hint="eastAsia"/>
          </w:rPr>
          <w:delText>第三条</w:delText>
        </w:r>
        <w:r w:rsidDel="00275207">
          <w:rPr>
            <w:rFonts w:hint="eastAsia"/>
          </w:rPr>
          <w:delText xml:space="preserve"> </w:delText>
        </w:r>
        <w:r w:rsidDel="00275207">
          <w:rPr>
            <w:rFonts w:hint="eastAsia"/>
          </w:rPr>
          <w:delText>公司名称：</w:delText>
        </w:r>
        <w:r w:rsidDel="00275207">
          <w:rPr>
            <w:rFonts w:hint="eastAsia"/>
          </w:rPr>
          <w:delText>______</w:delText>
        </w:r>
        <w:r w:rsidDel="00275207">
          <w:rPr>
            <w:rFonts w:hint="eastAsia"/>
          </w:rPr>
          <w:delText>有限公司。</w:delText>
        </w:r>
        <w:r w:rsidDel="00275207">
          <w:rPr>
            <w:rFonts w:hint="eastAsia"/>
          </w:rPr>
          <w:delText>(</w:delText>
        </w:r>
        <w:r w:rsidDel="00275207">
          <w:rPr>
            <w:rFonts w:hint="eastAsia"/>
          </w:rPr>
          <w:delText>以预先核准登记的名称为准</w:delText>
        </w:r>
        <w:r w:rsidDel="00275207">
          <w:rPr>
            <w:rFonts w:hint="eastAsia"/>
          </w:rPr>
          <w:delText>)</w:delText>
        </w:r>
      </w:del>
    </w:p>
    <w:p w14:paraId="4DA3DABA" w14:textId="2392FA19" w:rsidR="00884FDB" w:rsidDel="00275207" w:rsidRDefault="00902EDC">
      <w:pPr>
        <w:rPr>
          <w:del w:id="1998" w:author="mico1999@foxmail.com" w:date="2021-03-23T22:58:00Z"/>
        </w:rPr>
      </w:pPr>
      <w:del w:id="1999" w:author="mico1999@foxmail.com" w:date="2021-03-23T22:58:00Z">
        <w:r w:rsidDel="00275207">
          <w:rPr>
            <w:rFonts w:hint="eastAsia"/>
          </w:rPr>
          <w:delText xml:space="preserve">　　公司住所：</w:delText>
        </w:r>
        <w:r w:rsidDel="00275207">
          <w:rPr>
            <w:rFonts w:hint="eastAsia"/>
          </w:rPr>
          <w:delText>______</w:delText>
        </w:r>
        <w:r w:rsidDel="00275207">
          <w:rPr>
            <w:rFonts w:hint="eastAsia"/>
          </w:rPr>
          <w:delText>市</w:delText>
        </w:r>
        <w:r w:rsidDel="00275207">
          <w:rPr>
            <w:rFonts w:hint="eastAsia"/>
          </w:rPr>
          <w:delText>(</w:delText>
        </w:r>
        <w:r w:rsidDel="00275207">
          <w:rPr>
            <w:rFonts w:hint="eastAsia"/>
          </w:rPr>
          <w:delText>县镇</w:delText>
        </w:r>
        <w:r w:rsidDel="00275207">
          <w:rPr>
            <w:rFonts w:hint="eastAsia"/>
          </w:rPr>
          <w:delText>)______</w:delText>
        </w:r>
        <w:r w:rsidDel="00275207">
          <w:rPr>
            <w:rFonts w:hint="eastAsia"/>
          </w:rPr>
          <w:delText>路</w:delText>
        </w:r>
        <w:r w:rsidDel="00275207">
          <w:rPr>
            <w:rFonts w:hint="eastAsia"/>
          </w:rPr>
          <w:delText>______(</w:delText>
        </w:r>
        <w:r w:rsidDel="00275207">
          <w:rPr>
            <w:rFonts w:hint="eastAsia"/>
          </w:rPr>
          <w:delText>街</w:delText>
        </w:r>
        <w:r w:rsidDel="00275207">
          <w:rPr>
            <w:rFonts w:hint="eastAsia"/>
          </w:rPr>
          <w:delText>)</w:delText>
        </w:r>
        <w:r w:rsidDel="00275207">
          <w:rPr>
            <w:rFonts w:hint="eastAsia"/>
          </w:rPr>
          <w:delText>号。</w:delText>
        </w:r>
      </w:del>
    </w:p>
    <w:p w14:paraId="220AFDC5" w14:textId="3E47C4B9" w:rsidR="00884FDB" w:rsidDel="00275207" w:rsidRDefault="00902EDC">
      <w:pPr>
        <w:rPr>
          <w:del w:id="2000" w:author="mico1999@foxmail.com" w:date="2021-03-23T22:58:00Z"/>
        </w:rPr>
      </w:pPr>
      <w:del w:id="2001" w:author="mico1999@foxmail.com" w:date="2021-03-23T22:58:00Z">
        <w:r w:rsidDel="00275207">
          <w:rPr>
            <w:rFonts w:hint="eastAsia"/>
          </w:rPr>
          <w:delText>第四条</w:delText>
        </w:r>
        <w:r w:rsidDel="00275207">
          <w:rPr>
            <w:rFonts w:hint="eastAsia"/>
          </w:rPr>
          <w:delText xml:space="preserve">  </w:delText>
        </w:r>
        <w:r w:rsidDel="00275207">
          <w:rPr>
            <w:rFonts w:hint="eastAsia"/>
          </w:rPr>
          <w:delText>公司的经营范围为：</w:delText>
        </w:r>
        <w:r w:rsidDel="00275207">
          <w:rPr>
            <w:rFonts w:hint="eastAsia"/>
          </w:rPr>
          <w:delText xml:space="preserve"> </w:delText>
        </w:r>
      </w:del>
    </w:p>
    <w:p w14:paraId="1AB62D22" w14:textId="1DBBFCBF" w:rsidR="00884FDB" w:rsidDel="00275207" w:rsidRDefault="00902EDC">
      <w:pPr>
        <w:rPr>
          <w:del w:id="2002" w:author="mico1999@foxmail.com" w:date="2021-03-23T22:58:00Z"/>
        </w:rPr>
      </w:pPr>
      <w:del w:id="2003" w:author="mico1999@foxmail.com" w:date="2021-03-23T22:58:00Z">
        <w:r w:rsidDel="00275207">
          <w:rPr>
            <w:rFonts w:hint="eastAsia"/>
          </w:rPr>
          <w:delText>一般经营项目可以自主经营，许可经营项目凭批准文件、证件经营。</w:delText>
        </w:r>
      </w:del>
    </w:p>
    <w:p w14:paraId="59EE3E87" w14:textId="45824219" w:rsidR="00884FDB" w:rsidDel="00275207" w:rsidRDefault="00902EDC">
      <w:pPr>
        <w:rPr>
          <w:del w:id="2004" w:author="mico1999@foxmail.com" w:date="2021-03-23T22:58:00Z"/>
        </w:rPr>
      </w:pPr>
      <w:del w:id="2005" w:author="mico1999@foxmail.com" w:date="2021-03-23T22:58:00Z">
        <w:r w:rsidDel="00275207">
          <w:rPr>
            <w:rFonts w:hint="eastAsia"/>
          </w:rPr>
          <w:delText>一般经营项目：</w:delText>
        </w:r>
      </w:del>
    </w:p>
    <w:p w14:paraId="23E19E55" w14:textId="42F86116" w:rsidR="00884FDB" w:rsidDel="00275207" w:rsidRDefault="00902EDC">
      <w:pPr>
        <w:rPr>
          <w:del w:id="2006" w:author="mico1999@foxmail.com" w:date="2021-03-23T22:58:00Z"/>
        </w:rPr>
      </w:pPr>
      <w:del w:id="2007" w:author="mico1999@foxmail.com" w:date="2021-03-23T22:58:00Z">
        <w:r w:rsidDel="00275207">
          <w:rPr>
            <w:rFonts w:hint="eastAsia"/>
          </w:rPr>
          <w:delText>许可经营项目：</w:delText>
        </w:r>
        <w:r w:rsidDel="00275207">
          <w:rPr>
            <w:rFonts w:hint="eastAsia"/>
          </w:rPr>
          <w:delText>___________________________________</w:delText>
        </w:r>
        <w:r w:rsidDel="00275207">
          <w:rPr>
            <w:rFonts w:hint="eastAsia"/>
          </w:rPr>
          <w:delText>（注：许可经营项目取得相关部门许可后方可经营，按照相关许可文件的内容进行表述，若不经营许可经营项目，则无需填写）</w:delText>
        </w:r>
      </w:del>
    </w:p>
    <w:p w14:paraId="2183DBD4" w14:textId="27CD86B3" w:rsidR="00884FDB" w:rsidDel="00275207" w:rsidRDefault="00902EDC">
      <w:pPr>
        <w:rPr>
          <w:del w:id="2008" w:author="mico1999@foxmail.com" w:date="2021-03-23T22:58:00Z"/>
        </w:rPr>
      </w:pPr>
      <w:del w:id="2009" w:author="mico1999@foxmail.com" w:date="2021-03-23T22:58:00Z">
        <w:r w:rsidDel="00275207">
          <w:rPr>
            <w:rFonts w:hint="eastAsia"/>
          </w:rPr>
          <w:delText>公司应当在章程规定的经营范围内从事经营活动。</w:delText>
        </w:r>
      </w:del>
    </w:p>
    <w:p w14:paraId="5A95094A" w14:textId="18994085" w:rsidR="00884FDB" w:rsidDel="00275207" w:rsidRDefault="00902EDC">
      <w:pPr>
        <w:rPr>
          <w:del w:id="2010" w:author="mico1999@foxmail.com" w:date="2021-03-23T22:58:00Z"/>
        </w:rPr>
      </w:pPr>
      <w:del w:id="2011" w:author="mico1999@foxmail.com" w:date="2021-03-23T22:58:00Z">
        <w:r w:rsidDel="00275207">
          <w:rPr>
            <w:rFonts w:hint="eastAsia"/>
          </w:rPr>
          <w:delText>第五条</w:delText>
        </w:r>
        <w:r w:rsidDel="00275207">
          <w:rPr>
            <w:rFonts w:hint="eastAsia"/>
          </w:rPr>
          <w:delText xml:space="preserve"> </w:delText>
        </w:r>
        <w:r w:rsidDel="00275207">
          <w:rPr>
            <w:rFonts w:hint="eastAsia"/>
          </w:rPr>
          <w:delText>公司根据业务需要，可以对外投资，设立子公司和分公司。</w:delText>
        </w:r>
      </w:del>
    </w:p>
    <w:p w14:paraId="22923B58" w14:textId="7FA6EBBE" w:rsidR="00884FDB" w:rsidDel="00275207" w:rsidRDefault="00902EDC">
      <w:pPr>
        <w:rPr>
          <w:del w:id="2012" w:author="mico1999@foxmail.com" w:date="2021-03-23T22:58:00Z"/>
        </w:rPr>
      </w:pPr>
      <w:del w:id="2013" w:author="mico1999@foxmail.com" w:date="2021-03-23T22:58:00Z">
        <w:r w:rsidDel="00275207">
          <w:rPr>
            <w:rFonts w:hint="eastAsia"/>
          </w:rPr>
          <w:delText>第六条</w:delText>
        </w:r>
        <w:r w:rsidDel="00275207">
          <w:rPr>
            <w:rFonts w:hint="eastAsia"/>
          </w:rPr>
          <w:delText xml:space="preserve"> </w:delText>
        </w:r>
        <w:r w:rsidDel="00275207">
          <w:rPr>
            <w:rFonts w:hint="eastAsia"/>
          </w:rPr>
          <w:delText>公司永续经营（注：有营业期限的，表述为“公司的营业期限为</w:delText>
        </w:r>
        <w:r w:rsidDel="00275207">
          <w:rPr>
            <w:rFonts w:hint="eastAsia"/>
          </w:rPr>
          <w:delText>XX</w:delText>
        </w:r>
        <w:r w:rsidDel="00275207">
          <w:rPr>
            <w:rFonts w:hint="eastAsia"/>
          </w:rPr>
          <w:delText>年，自公司成立之日起计算”）。</w:delText>
        </w:r>
      </w:del>
    </w:p>
    <w:p w14:paraId="5EFB622E" w14:textId="1BEDFE1D" w:rsidR="00884FDB" w:rsidDel="00275207" w:rsidRDefault="00902EDC">
      <w:pPr>
        <w:rPr>
          <w:del w:id="2014" w:author="mico1999@foxmail.com" w:date="2021-03-23T22:58:00Z"/>
          <w:b/>
          <w:bCs/>
        </w:rPr>
      </w:pPr>
      <w:del w:id="2015" w:author="mico1999@foxmail.com" w:date="2021-03-23T22:58:00Z">
        <w:r w:rsidDel="00275207">
          <w:rPr>
            <w:rFonts w:hint="eastAsia"/>
          </w:rPr>
          <w:delText>第七条</w:delText>
        </w:r>
        <w:r w:rsidDel="00275207">
          <w:rPr>
            <w:rFonts w:hint="eastAsia"/>
          </w:rPr>
          <w:delText xml:space="preserve"> </w:delText>
        </w:r>
        <w:r w:rsidDel="00275207">
          <w:rPr>
            <w:rFonts w:hint="eastAsia"/>
          </w:rPr>
          <w:delText>公司应确定一名工作人员负责保管公司法律文件，股东会决议、董事会决议等法律文件必须存放在公司，以备查阅。</w:delText>
        </w:r>
      </w:del>
    </w:p>
    <w:p w14:paraId="6CF255ED" w14:textId="67B1AC86" w:rsidR="00884FDB" w:rsidDel="00275207" w:rsidRDefault="00902EDC">
      <w:pPr>
        <w:ind w:firstLine="482"/>
        <w:jc w:val="center"/>
        <w:rPr>
          <w:del w:id="2016" w:author="mico1999@foxmail.com" w:date="2021-03-23T22:58:00Z"/>
          <w:b/>
          <w:bCs/>
        </w:rPr>
      </w:pPr>
      <w:del w:id="2017" w:author="mico1999@foxmail.com" w:date="2021-03-23T22:58:00Z">
        <w:r w:rsidDel="00275207">
          <w:rPr>
            <w:rFonts w:hint="eastAsia"/>
            <w:b/>
            <w:bCs/>
          </w:rPr>
          <w:delText>第二章</w:delText>
        </w:r>
        <w:r w:rsidDel="00275207">
          <w:rPr>
            <w:rFonts w:hint="eastAsia"/>
            <w:b/>
            <w:bCs/>
          </w:rPr>
          <w:delText xml:space="preserve">  </w:delText>
        </w:r>
        <w:r w:rsidDel="00275207">
          <w:rPr>
            <w:rFonts w:hint="eastAsia"/>
            <w:b/>
            <w:bCs/>
          </w:rPr>
          <w:delText>股</w:delText>
        </w:r>
        <w:r w:rsidDel="00275207">
          <w:rPr>
            <w:rFonts w:hint="eastAsia"/>
            <w:b/>
            <w:bCs/>
          </w:rPr>
          <w:delText xml:space="preserve">  </w:delText>
        </w:r>
        <w:r w:rsidDel="00275207">
          <w:rPr>
            <w:rFonts w:hint="eastAsia"/>
            <w:b/>
            <w:bCs/>
          </w:rPr>
          <w:delText>东</w:delText>
        </w:r>
      </w:del>
    </w:p>
    <w:p w14:paraId="27D74F6C" w14:textId="0361C327" w:rsidR="00884FDB" w:rsidDel="00275207" w:rsidRDefault="00902EDC">
      <w:pPr>
        <w:rPr>
          <w:del w:id="2018" w:author="mico1999@foxmail.com" w:date="2021-03-23T22:58:00Z"/>
        </w:rPr>
      </w:pPr>
      <w:del w:id="2019" w:author="mico1999@foxmail.com" w:date="2021-03-23T22:58:00Z">
        <w:r w:rsidDel="00275207">
          <w:rPr>
            <w:rFonts w:hint="eastAsia"/>
          </w:rPr>
          <w:delText>第八条</w:delText>
        </w:r>
        <w:r w:rsidDel="00275207">
          <w:rPr>
            <w:rFonts w:hint="eastAsia"/>
          </w:rPr>
          <w:delText xml:space="preserve">  </w:delText>
        </w:r>
        <w:r w:rsidDel="00275207">
          <w:rPr>
            <w:rFonts w:hint="eastAsia"/>
          </w:rPr>
          <w:delText>公司股东共</w:delText>
        </w:r>
        <w:r w:rsidDel="00275207">
          <w:rPr>
            <w:rFonts w:hint="eastAsia"/>
          </w:rPr>
          <w:delText>______</w:delText>
        </w:r>
        <w:r w:rsidDel="00275207">
          <w:rPr>
            <w:rFonts w:hint="eastAsia"/>
          </w:rPr>
          <w:delText>个：</w:delText>
        </w:r>
      </w:del>
    </w:p>
    <w:p w14:paraId="0A0EB27C" w14:textId="1D48B7E3" w:rsidR="00884FDB" w:rsidDel="00275207" w:rsidRDefault="00902EDC">
      <w:pPr>
        <w:rPr>
          <w:del w:id="2020" w:author="mico1999@foxmail.com" w:date="2021-03-23T22:58:00Z"/>
        </w:rPr>
      </w:pPr>
      <w:del w:id="2021" w:author="mico1999@foxmail.com" w:date="2021-03-23T22:58:00Z">
        <w:r w:rsidDel="00275207">
          <w:rPr>
            <w:rFonts w:hint="eastAsia"/>
          </w:rPr>
          <w:delText>1</w:delText>
        </w:r>
        <w:r w:rsidDel="00275207">
          <w:rPr>
            <w:rFonts w:hint="eastAsia"/>
          </w:rPr>
          <w:delText>、股东姓名或名称：</w:delText>
        </w:r>
      </w:del>
    </w:p>
    <w:p w14:paraId="70E20720" w14:textId="2271AE9D" w:rsidR="00884FDB" w:rsidDel="00275207" w:rsidRDefault="00902EDC">
      <w:pPr>
        <w:rPr>
          <w:del w:id="2022" w:author="mico1999@foxmail.com" w:date="2021-03-23T22:58:00Z"/>
        </w:rPr>
      </w:pPr>
      <w:del w:id="2023" w:author="mico1999@foxmail.com" w:date="2021-03-23T22:58:00Z">
        <w:r w:rsidDel="00275207">
          <w:rPr>
            <w:rFonts w:hint="eastAsia"/>
          </w:rPr>
          <w:delText>股东住所：</w:delText>
        </w:r>
      </w:del>
    </w:p>
    <w:p w14:paraId="2A384CCA" w14:textId="229E9333" w:rsidR="00884FDB" w:rsidDel="00275207" w:rsidRDefault="00902EDC">
      <w:pPr>
        <w:rPr>
          <w:del w:id="2024" w:author="mico1999@foxmail.com" w:date="2021-03-23T22:58:00Z"/>
        </w:rPr>
      </w:pPr>
      <w:del w:id="2025" w:author="mico1999@foxmail.com" w:date="2021-03-23T22:58:00Z">
        <w:r w:rsidDel="00275207">
          <w:rPr>
            <w:rFonts w:hint="eastAsia"/>
          </w:rPr>
          <w:delText>股东的主体资格证明：</w:delText>
        </w:r>
      </w:del>
    </w:p>
    <w:p w14:paraId="4CE6A617" w14:textId="0212E92C" w:rsidR="00884FDB" w:rsidDel="00275207" w:rsidRDefault="00902EDC">
      <w:pPr>
        <w:rPr>
          <w:del w:id="2026" w:author="mico1999@foxmail.com" w:date="2021-03-23T22:58:00Z"/>
        </w:rPr>
      </w:pPr>
      <w:del w:id="2027" w:author="mico1999@foxmail.com" w:date="2021-03-23T22:58:00Z">
        <w:r w:rsidDel="00275207">
          <w:rPr>
            <w:rFonts w:hint="eastAsia"/>
          </w:rPr>
          <w:delText>2</w:delText>
        </w:r>
        <w:r w:rsidDel="00275207">
          <w:rPr>
            <w:rFonts w:hint="eastAsia"/>
          </w:rPr>
          <w:delText>、股东姓名或名称：</w:delText>
        </w:r>
      </w:del>
    </w:p>
    <w:p w14:paraId="477EAFD9" w14:textId="3B77182C" w:rsidR="00884FDB" w:rsidDel="00275207" w:rsidRDefault="00902EDC">
      <w:pPr>
        <w:rPr>
          <w:del w:id="2028" w:author="mico1999@foxmail.com" w:date="2021-03-23T22:58:00Z"/>
        </w:rPr>
      </w:pPr>
      <w:del w:id="2029" w:author="mico1999@foxmail.com" w:date="2021-03-23T22:58:00Z">
        <w:r w:rsidDel="00275207">
          <w:rPr>
            <w:rFonts w:hint="eastAsia"/>
          </w:rPr>
          <w:delText>股东住所：</w:delText>
        </w:r>
      </w:del>
    </w:p>
    <w:p w14:paraId="622CFC75" w14:textId="58CF1A3D" w:rsidR="00884FDB" w:rsidDel="00275207" w:rsidRDefault="00902EDC">
      <w:pPr>
        <w:rPr>
          <w:del w:id="2030" w:author="mico1999@foxmail.com" w:date="2021-03-23T22:58:00Z"/>
        </w:rPr>
      </w:pPr>
      <w:del w:id="2031" w:author="mico1999@foxmail.com" w:date="2021-03-23T22:58:00Z">
        <w:r w:rsidDel="00275207">
          <w:rPr>
            <w:rFonts w:hint="eastAsia"/>
          </w:rPr>
          <w:delText>股东的主体资格证明：</w:delText>
        </w:r>
      </w:del>
    </w:p>
    <w:p w14:paraId="72DE1288" w14:textId="7150B2E6" w:rsidR="00884FDB" w:rsidDel="00275207" w:rsidRDefault="00902EDC">
      <w:pPr>
        <w:rPr>
          <w:del w:id="2032" w:author="mico1999@foxmail.com" w:date="2021-03-23T22:58:00Z"/>
        </w:rPr>
      </w:pPr>
      <w:del w:id="2033" w:author="mico1999@foxmail.com" w:date="2021-03-23T22:58:00Z">
        <w:r w:rsidDel="00275207">
          <w:rPr>
            <w:rFonts w:hint="eastAsia"/>
          </w:rPr>
          <w:delText>第九条</w:delText>
        </w:r>
        <w:r w:rsidDel="00275207">
          <w:rPr>
            <w:rFonts w:hint="eastAsia"/>
          </w:rPr>
          <w:delText xml:space="preserve">  </w:delText>
        </w:r>
        <w:r w:rsidDel="00275207">
          <w:rPr>
            <w:rFonts w:hint="eastAsia"/>
          </w:rPr>
          <w:delText>股东享有下列权利：</w:delText>
        </w:r>
      </w:del>
    </w:p>
    <w:p w14:paraId="4C79D92D" w14:textId="5CFB0DB6" w:rsidR="00884FDB" w:rsidDel="00275207" w:rsidRDefault="00902EDC">
      <w:pPr>
        <w:rPr>
          <w:del w:id="2034" w:author="mico1999@foxmail.com" w:date="2021-03-23T22:58:00Z"/>
        </w:rPr>
      </w:pPr>
      <w:del w:id="2035" w:author="mico1999@foxmail.com" w:date="2021-03-23T22:58:00Z">
        <w:r w:rsidDel="00275207">
          <w:rPr>
            <w:rFonts w:hint="eastAsia"/>
          </w:rPr>
          <w:delText>（一）有选举和被选举为公司董事、监事的权利；</w:delText>
        </w:r>
      </w:del>
    </w:p>
    <w:p w14:paraId="798D713B" w14:textId="7ACA1886" w:rsidR="00884FDB" w:rsidDel="00275207" w:rsidRDefault="00902EDC">
      <w:pPr>
        <w:rPr>
          <w:del w:id="2036" w:author="mico1999@foxmail.com" w:date="2021-03-23T22:58:00Z"/>
        </w:rPr>
      </w:pPr>
      <w:del w:id="2037" w:author="mico1999@foxmail.com" w:date="2021-03-23T22:58:00Z">
        <w:r w:rsidDel="00275207">
          <w:rPr>
            <w:rFonts w:hint="eastAsia"/>
          </w:rPr>
          <w:delText>（二）根据法律法规和本章程的规定要求召开股东会；</w:delText>
        </w:r>
      </w:del>
    </w:p>
    <w:p w14:paraId="423DD520" w14:textId="64D49D28" w:rsidR="00884FDB" w:rsidDel="00275207" w:rsidRDefault="00902EDC">
      <w:pPr>
        <w:rPr>
          <w:del w:id="2038" w:author="mico1999@foxmail.com" w:date="2021-03-23T22:58:00Z"/>
        </w:rPr>
      </w:pPr>
      <w:del w:id="2039" w:author="mico1999@foxmail.com" w:date="2021-03-23T22:58:00Z">
        <w:r w:rsidDel="00275207">
          <w:rPr>
            <w:rFonts w:hint="eastAsia"/>
          </w:rPr>
          <w:delText>（三）对公司的经营活动和日常管理进行监督；</w:delText>
        </w:r>
      </w:del>
    </w:p>
    <w:p w14:paraId="59260DA8" w14:textId="07BE32EE" w:rsidR="00884FDB" w:rsidDel="00275207" w:rsidRDefault="00902EDC">
      <w:pPr>
        <w:rPr>
          <w:del w:id="2040" w:author="mico1999@foxmail.com" w:date="2021-03-23T22:58:00Z"/>
        </w:rPr>
      </w:pPr>
      <w:del w:id="2041" w:author="mico1999@foxmail.com" w:date="2021-03-23T22:58:00Z">
        <w:r w:rsidDel="00275207">
          <w:rPr>
            <w:rFonts w:hint="eastAsia"/>
          </w:rPr>
          <w:delText>（四）有权查阅公司章程、股东会会议记录和公司财务会计报告，对公司的经营提出建议和质询；</w:delText>
        </w:r>
      </w:del>
    </w:p>
    <w:p w14:paraId="23E6C87D" w14:textId="784E22A8" w:rsidR="00884FDB" w:rsidDel="00275207" w:rsidRDefault="00902EDC">
      <w:pPr>
        <w:rPr>
          <w:del w:id="2042" w:author="mico1999@foxmail.com" w:date="2021-03-23T22:58:00Z"/>
        </w:rPr>
      </w:pPr>
      <w:del w:id="2043" w:author="mico1999@foxmail.com" w:date="2021-03-23T22:58:00Z">
        <w:r w:rsidDel="00275207">
          <w:rPr>
            <w:rFonts w:hint="eastAsia"/>
          </w:rPr>
          <w:delText>（五）按出资比例分取红利，公司新增资本时，有优先认缴权；</w:delText>
        </w:r>
      </w:del>
    </w:p>
    <w:p w14:paraId="67A630CF" w14:textId="235D0E68" w:rsidR="00884FDB" w:rsidDel="00275207" w:rsidRDefault="00902EDC">
      <w:pPr>
        <w:rPr>
          <w:del w:id="2044" w:author="mico1999@foxmail.com" w:date="2021-03-23T22:58:00Z"/>
        </w:rPr>
      </w:pPr>
      <w:del w:id="2045" w:author="mico1999@foxmail.com" w:date="2021-03-23T22:58:00Z">
        <w:r w:rsidDel="00275207">
          <w:rPr>
            <w:rFonts w:hint="eastAsia"/>
          </w:rPr>
          <w:delText>（六）公司清盘解散后，按出资比例分享剩余资产；</w:delText>
        </w:r>
      </w:del>
    </w:p>
    <w:p w14:paraId="6DAB6763" w14:textId="151FA488" w:rsidR="00884FDB" w:rsidDel="00275207" w:rsidRDefault="00902EDC">
      <w:pPr>
        <w:rPr>
          <w:del w:id="2046" w:author="mico1999@foxmail.com" w:date="2021-03-23T22:58:00Z"/>
        </w:rPr>
      </w:pPr>
      <w:del w:id="2047" w:author="mico1999@foxmail.com" w:date="2021-03-23T22:58:00Z">
        <w:r w:rsidDel="00275207">
          <w:rPr>
            <w:rFonts w:hint="eastAsia"/>
          </w:rPr>
          <w:delText>（七）公司侵害其合法权益时，有权向有管辖权的人民法院提出要求，纠正该行为，造成经济损失的，可要求公司予以赔偿。</w:delText>
        </w:r>
      </w:del>
    </w:p>
    <w:p w14:paraId="63AA3A46" w14:textId="17A8D046" w:rsidR="00884FDB" w:rsidDel="00275207" w:rsidRDefault="00902EDC">
      <w:pPr>
        <w:rPr>
          <w:del w:id="2048" w:author="mico1999@foxmail.com" w:date="2021-03-23T22:58:00Z"/>
        </w:rPr>
      </w:pPr>
      <w:del w:id="2049" w:author="mico1999@foxmail.com" w:date="2021-03-23T22:58:00Z">
        <w:r w:rsidDel="00275207">
          <w:rPr>
            <w:rFonts w:hint="eastAsia"/>
          </w:rPr>
          <w:delText>第十条</w:delText>
        </w:r>
        <w:r w:rsidDel="00275207">
          <w:rPr>
            <w:rFonts w:hint="eastAsia"/>
          </w:rPr>
          <w:delText xml:space="preserve">  </w:delText>
        </w:r>
        <w:r w:rsidDel="00275207">
          <w:rPr>
            <w:rFonts w:hint="eastAsia"/>
          </w:rPr>
          <w:delText>股东应依法履行下列义务：</w:delText>
        </w:r>
      </w:del>
    </w:p>
    <w:p w14:paraId="148A6C45" w14:textId="4D2CE408" w:rsidR="00884FDB" w:rsidDel="00275207" w:rsidRDefault="00902EDC">
      <w:pPr>
        <w:rPr>
          <w:del w:id="2050" w:author="mico1999@foxmail.com" w:date="2021-03-23T22:58:00Z"/>
        </w:rPr>
      </w:pPr>
      <w:del w:id="2051" w:author="mico1999@foxmail.com" w:date="2021-03-23T22:58:00Z">
        <w:r w:rsidDel="00275207">
          <w:rPr>
            <w:rFonts w:hint="eastAsia"/>
          </w:rPr>
          <w:delText>（一）按章程规定缴纳所认缴的出资；</w:delText>
        </w:r>
      </w:del>
    </w:p>
    <w:p w14:paraId="1D684891" w14:textId="60A12E66" w:rsidR="00884FDB" w:rsidDel="00275207" w:rsidRDefault="00902EDC">
      <w:pPr>
        <w:rPr>
          <w:del w:id="2052" w:author="mico1999@foxmail.com" w:date="2021-03-23T22:58:00Z"/>
        </w:rPr>
      </w:pPr>
      <w:del w:id="2053" w:author="mico1999@foxmail.com" w:date="2021-03-23T22:58:00Z">
        <w:r w:rsidDel="00275207">
          <w:rPr>
            <w:rFonts w:hint="eastAsia"/>
          </w:rPr>
          <w:delText>（二）以认缴的出资额为限对公司承担责任；</w:delText>
        </w:r>
      </w:del>
    </w:p>
    <w:p w14:paraId="44B4B0AD" w14:textId="521BCDAC" w:rsidR="00884FDB" w:rsidDel="00275207" w:rsidRDefault="00902EDC">
      <w:pPr>
        <w:rPr>
          <w:del w:id="2054" w:author="mico1999@foxmail.com" w:date="2021-03-23T22:58:00Z"/>
        </w:rPr>
      </w:pPr>
      <w:del w:id="2055" w:author="mico1999@foxmail.com" w:date="2021-03-23T22:58:00Z">
        <w:r w:rsidDel="00275207">
          <w:rPr>
            <w:rFonts w:hint="eastAsia"/>
          </w:rPr>
          <w:delText>（三）公司经核准登记注册后，不得抽回出资；</w:delText>
        </w:r>
      </w:del>
    </w:p>
    <w:p w14:paraId="62EABA0F" w14:textId="253C54C2" w:rsidR="00884FDB" w:rsidDel="00275207" w:rsidRDefault="00902EDC">
      <w:pPr>
        <w:rPr>
          <w:del w:id="2056" w:author="mico1999@foxmail.com" w:date="2021-03-23T22:58:00Z"/>
        </w:rPr>
      </w:pPr>
      <w:del w:id="2057" w:author="mico1999@foxmail.com" w:date="2021-03-23T22:58:00Z">
        <w:r w:rsidDel="00275207">
          <w:rPr>
            <w:rFonts w:hint="eastAsia"/>
          </w:rPr>
          <w:delText>（四）遵守公司章程，保守公司秘密；</w:delText>
        </w:r>
      </w:del>
    </w:p>
    <w:p w14:paraId="61F0A9CA" w14:textId="208A9578" w:rsidR="00884FDB" w:rsidDel="00275207" w:rsidRDefault="00902EDC">
      <w:pPr>
        <w:rPr>
          <w:del w:id="2058" w:author="mico1999@foxmail.com" w:date="2021-03-23T22:58:00Z"/>
        </w:rPr>
      </w:pPr>
      <w:del w:id="2059" w:author="mico1999@foxmail.com" w:date="2021-03-23T22:58:00Z">
        <w:r w:rsidDel="00275207">
          <w:rPr>
            <w:rFonts w:hint="eastAsia"/>
          </w:rPr>
          <w:delText>（五）支持公司的经营管理，提出合理化建议，促进公司业务发展。</w:delText>
        </w:r>
      </w:del>
    </w:p>
    <w:p w14:paraId="68AE8A24" w14:textId="02896CBB" w:rsidR="00884FDB" w:rsidDel="00275207" w:rsidRDefault="00902EDC">
      <w:pPr>
        <w:rPr>
          <w:del w:id="2060" w:author="mico1999@foxmail.com" w:date="2021-03-23T22:58:00Z"/>
        </w:rPr>
      </w:pPr>
      <w:del w:id="2061" w:author="mico1999@foxmail.com" w:date="2021-03-23T22:58:00Z">
        <w:r w:rsidDel="00275207">
          <w:rPr>
            <w:rFonts w:hint="eastAsia"/>
          </w:rPr>
          <w:delText>第十一条</w:delText>
        </w:r>
        <w:r w:rsidDel="00275207">
          <w:rPr>
            <w:rFonts w:hint="eastAsia"/>
          </w:rPr>
          <w:delText xml:space="preserve">  </w:delText>
        </w:r>
        <w:r w:rsidDel="00275207">
          <w:rPr>
            <w:rFonts w:hint="eastAsia"/>
          </w:rPr>
          <w:delText>公司置备股东名册，记载下列事项：</w:delText>
        </w:r>
      </w:del>
    </w:p>
    <w:p w14:paraId="0AF6662A" w14:textId="09506239" w:rsidR="00884FDB" w:rsidDel="00275207" w:rsidRDefault="00902EDC">
      <w:pPr>
        <w:rPr>
          <w:del w:id="2062" w:author="mico1999@foxmail.com" w:date="2021-03-23T22:58:00Z"/>
        </w:rPr>
      </w:pPr>
      <w:del w:id="2063" w:author="mico1999@foxmail.com" w:date="2021-03-23T22:58:00Z">
        <w:r w:rsidDel="00275207">
          <w:rPr>
            <w:rFonts w:hint="eastAsia"/>
          </w:rPr>
          <w:delText>（一）股东的姓名或名称及住所；</w:delText>
        </w:r>
      </w:del>
    </w:p>
    <w:p w14:paraId="29BA1FFE" w14:textId="5DC16867" w:rsidR="00884FDB" w:rsidDel="00275207" w:rsidRDefault="00902EDC">
      <w:pPr>
        <w:rPr>
          <w:del w:id="2064" w:author="mico1999@foxmail.com" w:date="2021-03-23T22:58:00Z"/>
        </w:rPr>
      </w:pPr>
      <w:del w:id="2065" w:author="mico1999@foxmail.com" w:date="2021-03-23T22:58:00Z">
        <w:r w:rsidDel="00275207">
          <w:rPr>
            <w:rFonts w:hint="eastAsia"/>
          </w:rPr>
          <w:delText>（二）股东的出资额；</w:delText>
        </w:r>
      </w:del>
    </w:p>
    <w:p w14:paraId="646A18BB" w14:textId="27AD4D71" w:rsidR="00884FDB" w:rsidDel="00275207" w:rsidRDefault="00902EDC">
      <w:pPr>
        <w:rPr>
          <w:del w:id="2066" w:author="mico1999@foxmail.com" w:date="2021-03-23T22:58:00Z"/>
        </w:rPr>
      </w:pPr>
      <w:del w:id="2067" w:author="mico1999@foxmail.com" w:date="2021-03-23T22:58:00Z">
        <w:r w:rsidDel="00275207">
          <w:rPr>
            <w:rFonts w:hint="eastAsia"/>
          </w:rPr>
          <w:delText>（三）出资证明书编号。</w:delText>
        </w:r>
      </w:del>
    </w:p>
    <w:p w14:paraId="5543A662" w14:textId="7F1A43C2" w:rsidR="00884FDB" w:rsidDel="00275207" w:rsidRDefault="00902EDC">
      <w:pPr>
        <w:ind w:firstLine="482"/>
        <w:jc w:val="center"/>
        <w:rPr>
          <w:del w:id="2068" w:author="mico1999@foxmail.com" w:date="2021-03-23T22:58:00Z"/>
          <w:b/>
          <w:bCs/>
        </w:rPr>
      </w:pPr>
      <w:del w:id="2069" w:author="mico1999@foxmail.com" w:date="2021-03-23T22:58:00Z">
        <w:r w:rsidDel="00275207">
          <w:rPr>
            <w:rFonts w:hint="eastAsia"/>
            <w:b/>
            <w:bCs/>
          </w:rPr>
          <w:delText>第三章</w:delText>
        </w:r>
        <w:r w:rsidDel="00275207">
          <w:rPr>
            <w:rFonts w:hint="eastAsia"/>
            <w:b/>
            <w:bCs/>
          </w:rPr>
          <w:delText xml:space="preserve">  </w:delText>
        </w:r>
        <w:r w:rsidDel="00275207">
          <w:rPr>
            <w:rFonts w:hint="eastAsia"/>
            <w:b/>
            <w:bCs/>
          </w:rPr>
          <w:delText>注册资本</w:delText>
        </w:r>
      </w:del>
    </w:p>
    <w:p w14:paraId="1F52DF63" w14:textId="1614E72A" w:rsidR="00884FDB" w:rsidDel="00275207" w:rsidRDefault="00902EDC">
      <w:pPr>
        <w:rPr>
          <w:del w:id="2070" w:author="mico1999@foxmail.com" w:date="2021-03-23T22:58:00Z"/>
        </w:rPr>
      </w:pPr>
      <w:del w:id="2071" w:author="mico1999@foxmail.com" w:date="2021-03-23T22:58:00Z">
        <w:r w:rsidDel="00275207">
          <w:rPr>
            <w:rFonts w:hint="eastAsia"/>
          </w:rPr>
          <w:delText>第十二条</w:delText>
        </w:r>
        <w:r w:rsidDel="00275207">
          <w:rPr>
            <w:rFonts w:hint="eastAsia"/>
          </w:rPr>
          <w:delText xml:space="preserve">  </w:delText>
        </w:r>
        <w:r w:rsidDel="00275207">
          <w:rPr>
            <w:rFonts w:hint="eastAsia"/>
          </w:rPr>
          <w:delText>公司全体股东认缴的注册资本总额为人民币</w:delText>
        </w:r>
        <w:r w:rsidDel="00275207">
          <w:rPr>
            <w:rFonts w:hint="eastAsia"/>
          </w:rPr>
          <w:delText>XX</w:delText>
        </w:r>
        <w:r w:rsidDel="00275207">
          <w:rPr>
            <w:rFonts w:hint="eastAsia"/>
          </w:rPr>
          <w:delText>万元，各股东认缴出资情况如下：</w:delText>
        </w:r>
      </w:del>
    </w:p>
    <w:p w14:paraId="49508E04" w14:textId="019C8756" w:rsidR="00884FDB" w:rsidDel="00275207" w:rsidRDefault="00902EDC">
      <w:pPr>
        <w:rPr>
          <w:del w:id="2072" w:author="mico1999@foxmail.com" w:date="2021-03-23T22:58:00Z"/>
        </w:rPr>
      </w:pPr>
      <w:del w:id="2073" w:author="mico1999@foxmail.com" w:date="2021-03-23T22:58:00Z">
        <w:r w:rsidDel="00275207">
          <w:rPr>
            <w:rFonts w:hint="eastAsia"/>
          </w:rPr>
          <w:delText>1</w:delText>
        </w:r>
        <w:r w:rsidDel="00275207">
          <w:rPr>
            <w:rFonts w:hint="eastAsia"/>
          </w:rPr>
          <w:delText>、股东姓名或名称：</w:delText>
        </w:r>
      </w:del>
    </w:p>
    <w:p w14:paraId="3264FA02" w14:textId="7B84C132" w:rsidR="00884FDB" w:rsidDel="00275207" w:rsidRDefault="00902EDC">
      <w:pPr>
        <w:rPr>
          <w:del w:id="2074" w:author="mico1999@foxmail.com" w:date="2021-03-23T22:58:00Z"/>
        </w:rPr>
      </w:pPr>
      <w:del w:id="2075" w:author="mico1999@foxmail.com" w:date="2021-03-23T22:58:00Z">
        <w:r w:rsidDel="00275207">
          <w:rPr>
            <w:rFonts w:hint="eastAsia"/>
          </w:rPr>
          <w:delText>认缴出资额：人民币</w:delText>
        </w:r>
        <w:r w:rsidDel="00275207">
          <w:rPr>
            <w:rFonts w:hint="eastAsia"/>
          </w:rPr>
          <w:delText>____________</w:delText>
        </w:r>
        <w:r w:rsidDel="00275207">
          <w:rPr>
            <w:rFonts w:hint="eastAsia"/>
          </w:rPr>
          <w:delText>万元</w:delText>
        </w:r>
      </w:del>
    </w:p>
    <w:p w14:paraId="66D7EE4C" w14:textId="5A7BF274" w:rsidR="00884FDB" w:rsidDel="00275207" w:rsidRDefault="00902EDC">
      <w:pPr>
        <w:rPr>
          <w:del w:id="2076" w:author="mico1999@foxmail.com" w:date="2021-03-23T22:58:00Z"/>
        </w:rPr>
      </w:pPr>
      <w:del w:id="2077" w:author="mico1999@foxmail.com" w:date="2021-03-23T22:58:00Z">
        <w:r w:rsidDel="00275207">
          <w:rPr>
            <w:rFonts w:hint="eastAsia"/>
          </w:rPr>
          <w:delText>出资比例：</w:delText>
        </w:r>
        <w:r w:rsidDel="00275207">
          <w:rPr>
            <w:rFonts w:hint="eastAsia"/>
          </w:rPr>
          <w:delText>________%</w:delText>
        </w:r>
      </w:del>
    </w:p>
    <w:p w14:paraId="04DDD612" w14:textId="4A6C4776" w:rsidR="00884FDB" w:rsidDel="00275207" w:rsidRDefault="00902EDC">
      <w:pPr>
        <w:rPr>
          <w:del w:id="2078" w:author="mico1999@foxmail.com" w:date="2021-03-23T22:58:00Z"/>
        </w:rPr>
      </w:pPr>
      <w:del w:id="2079" w:author="mico1999@foxmail.com" w:date="2021-03-23T22:58:00Z">
        <w:r w:rsidDel="00275207">
          <w:rPr>
            <w:rFonts w:hint="eastAsia"/>
          </w:rPr>
          <w:delText>出资方式：</w:delText>
        </w:r>
        <w:r w:rsidDel="00275207">
          <w:rPr>
            <w:rFonts w:hint="eastAsia"/>
          </w:rPr>
          <w:delText>__________________</w:delText>
        </w:r>
      </w:del>
    </w:p>
    <w:p w14:paraId="4D6A18B3" w14:textId="7D567170" w:rsidR="00884FDB" w:rsidDel="00275207" w:rsidRDefault="00902EDC">
      <w:pPr>
        <w:rPr>
          <w:del w:id="2080" w:author="mico1999@foxmail.com" w:date="2021-03-23T22:58:00Z"/>
        </w:rPr>
      </w:pPr>
      <w:del w:id="2081" w:author="mico1999@foxmail.com" w:date="2021-03-23T22:58:00Z">
        <w:r w:rsidDel="00275207">
          <w:rPr>
            <w:rFonts w:hint="eastAsia"/>
          </w:rPr>
          <w:delText>2</w:delText>
        </w:r>
        <w:r w:rsidDel="00275207">
          <w:rPr>
            <w:rFonts w:hint="eastAsia"/>
          </w:rPr>
          <w:delText>、股东姓名或名称：</w:delText>
        </w:r>
      </w:del>
    </w:p>
    <w:p w14:paraId="7A4272A6" w14:textId="5CF11BE9" w:rsidR="00884FDB" w:rsidDel="00275207" w:rsidRDefault="00902EDC">
      <w:pPr>
        <w:rPr>
          <w:del w:id="2082" w:author="mico1999@foxmail.com" w:date="2021-03-23T22:58:00Z"/>
        </w:rPr>
      </w:pPr>
      <w:del w:id="2083" w:author="mico1999@foxmail.com" w:date="2021-03-23T22:58:00Z">
        <w:r w:rsidDel="00275207">
          <w:rPr>
            <w:rFonts w:hint="eastAsia"/>
          </w:rPr>
          <w:delText>认缴出资额：人民币</w:delText>
        </w:r>
        <w:r w:rsidDel="00275207">
          <w:rPr>
            <w:rFonts w:hint="eastAsia"/>
          </w:rPr>
          <w:delText>____________</w:delText>
        </w:r>
        <w:r w:rsidDel="00275207">
          <w:rPr>
            <w:rFonts w:hint="eastAsia"/>
          </w:rPr>
          <w:delText>万元</w:delText>
        </w:r>
      </w:del>
    </w:p>
    <w:p w14:paraId="62355286" w14:textId="4945BF3A" w:rsidR="00884FDB" w:rsidDel="00275207" w:rsidRDefault="00902EDC">
      <w:pPr>
        <w:rPr>
          <w:del w:id="2084" w:author="mico1999@foxmail.com" w:date="2021-03-23T22:58:00Z"/>
        </w:rPr>
      </w:pPr>
      <w:del w:id="2085" w:author="mico1999@foxmail.com" w:date="2021-03-23T22:58:00Z">
        <w:r w:rsidDel="00275207">
          <w:rPr>
            <w:rFonts w:hint="eastAsia"/>
          </w:rPr>
          <w:delText>出资比例：</w:delText>
        </w:r>
        <w:r w:rsidDel="00275207">
          <w:rPr>
            <w:rFonts w:hint="eastAsia"/>
          </w:rPr>
          <w:delText>______ %</w:delText>
        </w:r>
      </w:del>
    </w:p>
    <w:p w14:paraId="32ABC136" w14:textId="299B6875" w:rsidR="00884FDB" w:rsidDel="00275207" w:rsidRDefault="00902EDC">
      <w:pPr>
        <w:rPr>
          <w:del w:id="2086" w:author="mico1999@foxmail.com" w:date="2021-03-23T22:58:00Z"/>
        </w:rPr>
      </w:pPr>
      <w:del w:id="2087" w:author="mico1999@foxmail.com" w:date="2021-03-23T22:58:00Z">
        <w:r w:rsidDel="00275207">
          <w:rPr>
            <w:rFonts w:hint="eastAsia"/>
          </w:rPr>
          <w:delText>出资方式：</w:delText>
        </w:r>
      </w:del>
    </w:p>
    <w:p w14:paraId="022008FE" w14:textId="088FA3A3" w:rsidR="00884FDB" w:rsidDel="00275207" w:rsidRDefault="00902EDC">
      <w:pPr>
        <w:rPr>
          <w:del w:id="2088" w:author="mico1999@foxmail.com" w:date="2021-03-23T22:58:00Z"/>
        </w:rPr>
      </w:pPr>
      <w:del w:id="2089" w:author="mico1999@foxmail.com" w:date="2021-03-23T22:58:00Z">
        <w:r w:rsidDel="00275207">
          <w:rPr>
            <w:rFonts w:hint="eastAsia"/>
          </w:rPr>
          <w:delText>第十三条</w:delText>
        </w:r>
        <w:r w:rsidDel="00275207">
          <w:rPr>
            <w:rFonts w:hint="eastAsia"/>
          </w:rPr>
          <w:delText xml:space="preserve">  </w:delText>
        </w:r>
        <w:r w:rsidDel="00275207">
          <w:rPr>
            <w:rFonts w:hint="eastAsia"/>
          </w:rPr>
          <w:delText>经全体股东一致约定，各股东认缴的出资额按下列出资计划予以缴足：</w:delText>
        </w:r>
      </w:del>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80"/>
        <w:gridCol w:w="1096"/>
        <w:gridCol w:w="1073"/>
        <w:gridCol w:w="1019"/>
        <w:gridCol w:w="1132"/>
        <w:gridCol w:w="951"/>
        <w:gridCol w:w="987"/>
        <w:gridCol w:w="1122"/>
      </w:tblGrid>
      <w:tr w:rsidR="00884FDB" w:rsidDel="00275207" w14:paraId="01752B97" w14:textId="304CE076">
        <w:trPr>
          <w:del w:id="2090" w:author="mico1999@foxmail.com" w:date="2021-03-23T22:58:00Z"/>
        </w:trPr>
        <w:tc>
          <w:tcPr>
            <w:tcW w:w="1008" w:type="dxa"/>
            <w:vMerge w:val="restart"/>
            <w:vAlign w:val="center"/>
          </w:tcPr>
          <w:p w14:paraId="2205999E" w14:textId="5C4E09CA" w:rsidR="00884FDB" w:rsidDel="00275207" w:rsidRDefault="00902EDC">
            <w:pPr>
              <w:rPr>
                <w:del w:id="2091" w:author="mico1999@foxmail.com" w:date="2021-03-23T22:58:00Z"/>
              </w:rPr>
            </w:pPr>
            <w:del w:id="2092" w:author="mico1999@foxmail.com" w:date="2021-03-23T22:58:00Z">
              <w:r w:rsidDel="00275207">
                <w:rPr>
                  <w:rFonts w:hint="eastAsia"/>
                </w:rPr>
                <w:delText>股东</w:delText>
              </w:r>
            </w:del>
          </w:p>
          <w:p w14:paraId="4BE315B8" w14:textId="2ECEB380" w:rsidR="00884FDB" w:rsidDel="00275207" w:rsidRDefault="00902EDC">
            <w:pPr>
              <w:rPr>
                <w:del w:id="2093" w:author="mico1999@foxmail.com" w:date="2021-03-23T22:58:00Z"/>
              </w:rPr>
            </w:pPr>
            <w:del w:id="2094" w:author="mico1999@foxmail.com" w:date="2021-03-23T22:58:00Z">
              <w:r w:rsidDel="00275207">
                <w:rPr>
                  <w:rFonts w:hint="eastAsia"/>
                </w:rPr>
                <w:delText>姓名</w:delText>
              </w:r>
              <w:r w:rsidDel="00275207">
                <w:rPr>
                  <w:rFonts w:hint="eastAsia"/>
                </w:rPr>
                <w:delText>(</w:delText>
              </w:r>
              <w:r w:rsidDel="00275207">
                <w:rPr>
                  <w:rFonts w:hint="eastAsia"/>
                </w:rPr>
                <w:delText>名称</w:delText>
              </w:r>
              <w:r w:rsidDel="00275207">
                <w:rPr>
                  <w:rFonts w:hint="eastAsia"/>
                </w:rPr>
                <w:delText>)</w:delText>
              </w:r>
            </w:del>
          </w:p>
        </w:tc>
        <w:tc>
          <w:tcPr>
            <w:tcW w:w="1080" w:type="dxa"/>
            <w:vMerge w:val="restart"/>
            <w:vAlign w:val="center"/>
          </w:tcPr>
          <w:p w14:paraId="61C52416" w14:textId="1A30FE64" w:rsidR="00884FDB" w:rsidDel="00275207" w:rsidRDefault="00902EDC">
            <w:pPr>
              <w:rPr>
                <w:del w:id="2095" w:author="mico1999@foxmail.com" w:date="2021-03-23T22:58:00Z"/>
              </w:rPr>
            </w:pPr>
            <w:del w:id="2096" w:author="mico1999@foxmail.com" w:date="2021-03-23T22:58:00Z">
              <w:r w:rsidDel="00275207">
                <w:rPr>
                  <w:rFonts w:hint="eastAsia"/>
                </w:rPr>
                <w:delText>认缴的出资额</w:delText>
              </w:r>
            </w:del>
          </w:p>
        </w:tc>
        <w:tc>
          <w:tcPr>
            <w:tcW w:w="7380" w:type="dxa"/>
            <w:gridSpan w:val="7"/>
            <w:vAlign w:val="center"/>
          </w:tcPr>
          <w:p w14:paraId="63063D93" w14:textId="4DE6F4DF" w:rsidR="00884FDB" w:rsidDel="00275207" w:rsidRDefault="00902EDC">
            <w:pPr>
              <w:rPr>
                <w:del w:id="2097" w:author="mico1999@foxmail.com" w:date="2021-03-23T22:58:00Z"/>
              </w:rPr>
            </w:pPr>
            <w:del w:id="2098" w:author="mico1999@foxmail.com" w:date="2021-03-23T22:58:00Z">
              <w:r w:rsidDel="00275207">
                <w:rPr>
                  <w:rFonts w:hint="eastAsia"/>
                </w:rPr>
                <w:delText>出资计划</w:delText>
              </w:r>
            </w:del>
          </w:p>
        </w:tc>
      </w:tr>
      <w:tr w:rsidR="00884FDB" w:rsidDel="00275207" w14:paraId="5C5658B7" w14:textId="7C93647F">
        <w:trPr>
          <w:del w:id="2099" w:author="mico1999@foxmail.com" w:date="2021-03-23T22:58:00Z"/>
        </w:trPr>
        <w:tc>
          <w:tcPr>
            <w:tcW w:w="1008" w:type="dxa"/>
            <w:vMerge/>
            <w:vAlign w:val="center"/>
          </w:tcPr>
          <w:p w14:paraId="0715E4A6" w14:textId="104BD35B" w:rsidR="00884FDB" w:rsidDel="00275207" w:rsidRDefault="00884FDB">
            <w:pPr>
              <w:rPr>
                <w:del w:id="2100" w:author="mico1999@foxmail.com" w:date="2021-03-23T22:58:00Z"/>
              </w:rPr>
            </w:pPr>
          </w:p>
        </w:tc>
        <w:tc>
          <w:tcPr>
            <w:tcW w:w="1080" w:type="dxa"/>
            <w:vMerge/>
            <w:vAlign w:val="center"/>
          </w:tcPr>
          <w:p w14:paraId="6DF16EE6" w14:textId="47F7FE49" w:rsidR="00884FDB" w:rsidDel="00275207" w:rsidRDefault="00884FDB">
            <w:pPr>
              <w:rPr>
                <w:del w:id="2101" w:author="mico1999@foxmail.com" w:date="2021-03-23T22:58:00Z"/>
              </w:rPr>
            </w:pPr>
          </w:p>
        </w:tc>
        <w:tc>
          <w:tcPr>
            <w:tcW w:w="2169" w:type="dxa"/>
            <w:gridSpan w:val="2"/>
            <w:vAlign w:val="center"/>
          </w:tcPr>
          <w:p w14:paraId="6238548B" w14:textId="12AFE55A" w:rsidR="00884FDB" w:rsidDel="00275207" w:rsidRDefault="00902EDC">
            <w:pPr>
              <w:rPr>
                <w:del w:id="2102" w:author="mico1999@foxmail.com" w:date="2021-03-23T22:58:00Z"/>
              </w:rPr>
            </w:pPr>
            <w:del w:id="2103" w:author="mico1999@foxmail.com" w:date="2021-03-23T22:58:00Z">
              <w:r w:rsidDel="00275207">
                <w:rPr>
                  <w:rFonts w:hint="eastAsia"/>
                </w:rPr>
                <w:delText>首期</w:delText>
              </w:r>
            </w:del>
          </w:p>
        </w:tc>
        <w:tc>
          <w:tcPr>
            <w:tcW w:w="2151" w:type="dxa"/>
            <w:gridSpan w:val="2"/>
            <w:vAlign w:val="center"/>
          </w:tcPr>
          <w:p w14:paraId="261038C8" w14:textId="38B4D43C" w:rsidR="00884FDB" w:rsidDel="00275207" w:rsidRDefault="00902EDC">
            <w:pPr>
              <w:rPr>
                <w:del w:id="2104" w:author="mico1999@foxmail.com" w:date="2021-03-23T22:58:00Z"/>
              </w:rPr>
            </w:pPr>
            <w:del w:id="2105" w:author="mico1999@foxmail.com" w:date="2021-03-23T22:58:00Z">
              <w:r w:rsidDel="00275207">
                <w:rPr>
                  <w:rFonts w:hint="eastAsia"/>
                </w:rPr>
                <w:delText>二期</w:delText>
              </w:r>
            </w:del>
          </w:p>
        </w:tc>
        <w:tc>
          <w:tcPr>
            <w:tcW w:w="951" w:type="dxa"/>
            <w:vMerge w:val="restart"/>
            <w:vAlign w:val="center"/>
          </w:tcPr>
          <w:p w14:paraId="575F13CA" w14:textId="6406A7A2" w:rsidR="00884FDB" w:rsidDel="00275207" w:rsidRDefault="00902EDC">
            <w:pPr>
              <w:rPr>
                <w:del w:id="2106" w:author="mico1999@foxmail.com" w:date="2021-03-23T22:58:00Z"/>
              </w:rPr>
            </w:pPr>
            <w:del w:id="2107" w:author="mico1999@foxmail.com" w:date="2021-03-23T22:58:00Z">
              <w:r w:rsidDel="00275207">
                <w:rPr>
                  <w:rFonts w:hint="eastAsia"/>
                </w:rPr>
                <w:delText>……</w:delText>
              </w:r>
            </w:del>
          </w:p>
        </w:tc>
        <w:tc>
          <w:tcPr>
            <w:tcW w:w="2109" w:type="dxa"/>
            <w:gridSpan w:val="2"/>
            <w:vAlign w:val="center"/>
          </w:tcPr>
          <w:p w14:paraId="758722FE" w14:textId="064412D7" w:rsidR="00884FDB" w:rsidDel="00275207" w:rsidRDefault="00902EDC">
            <w:pPr>
              <w:rPr>
                <w:del w:id="2108" w:author="mico1999@foxmail.com" w:date="2021-03-23T22:58:00Z"/>
              </w:rPr>
            </w:pPr>
            <w:del w:id="2109" w:author="mico1999@foxmail.com" w:date="2021-03-23T22:58:00Z">
              <w:r w:rsidDel="00275207">
                <w:rPr>
                  <w:rFonts w:hint="eastAsia"/>
                </w:rPr>
                <w:delText>末期</w:delText>
              </w:r>
            </w:del>
          </w:p>
        </w:tc>
      </w:tr>
      <w:tr w:rsidR="00884FDB" w:rsidDel="00275207" w14:paraId="6DFF8B1B" w14:textId="02AF3929">
        <w:trPr>
          <w:del w:id="2110" w:author="mico1999@foxmail.com" w:date="2021-03-23T22:58:00Z"/>
        </w:trPr>
        <w:tc>
          <w:tcPr>
            <w:tcW w:w="1008" w:type="dxa"/>
            <w:vMerge/>
            <w:vAlign w:val="center"/>
          </w:tcPr>
          <w:p w14:paraId="77965ACA" w14:textId="3D83444A" w:rsidR="00884FDB" w:rsidDel="00275207" w:rsidRDefault="00884FDB">
            <w:pPr>
              <w:rPr>
                <w:del w:id="2111" w:author="mico1999@foxmail.com" w:date="2021-03-23T22:58:00Z"/>
              </w:rPr>
            </w:pPr>
          </w:p>
        </w:tc>
        <w:tc>
          <w:tcPr>
            <w:tcW w:w="1080" w:type="dxa"/>
            <w:vMerge/>
            <w:vAlign w:val="center"/>
          </w:tcPr>
          <w:p w14:paraId="5E25F051" w14:textId="6FDF90F0" w:rsidR="00884FDB" w:rsidDel="00275207" w:rsidRDefault="00884FDB">
            <w:pPr>
              <w:rPr>
                <w:del w:id="2112" w:author="mico1999@foxmail.com" w:date="2021-03-23T22:58:00Z"/>
              </w:rPr>
            </w:pPr>
          </w:p>
        </w:tc>
        <w:tc>
          <w:tcPr>
            <w:tcW w:w="1096" w:type="dxa"/>
            <w:vAlign w:val="center"/>
          </w:tcPr>
          <w:p w14:paraId="708133DB" w14:textId="13734425" w:rsidR="00884FDB" w:rsidDel="00275207" w:rsidRDefault="00902EDC">
            <w:pPr>
              <w:rPr>
                <w:del w:id="2113" w:author="mico1999@foxmail.com" w:date="2021-03-23T22:58:00Z"/>
              </w:rPr>
            </w:pPr>
            <w:del w:id="2114" w:author="mico1999@foxmail.com" w:date="2021-03-23T22:58:00Z">
              <w:r w:rsidDel="00275207">
                <w:rPr>
                  <w:rFonts w:hint="eastAsia"/>
                </w:rPr>
                <w:delText>缴付</w:delText>
              </w:r>
            </w:del>
          </w:p>
          <w:p w14:paraId="27AF4FFF" w14:textId="4381D2F8" w:rsidR="00884FDB" w:rsidDel="00275207" w:rsidRDefault="00902EDC">
            <w:pPr>
              <w:rPr>
                <w:del w:id="2115" w:author="mico1999@foxmail.com" w:date="2021-03-23T22:58:00Z"/>
              </w:rPr>
            </w:pPr>
            <w:del w:id="2116" w:author="mico1999@foxmail.com" w:date="2021-03-23T22:58:00Z">
              <w:r w:rsidDel="00275207">
                <w:rPr>
                  <w:rFonts w:hint="eastAsia"/>
                </w:rPr>
                <w:delText>数额</w:delText>
              </w:r>
            </w:del>
          </w:p>
        </w:tc>
        <w:tc>
          <w:tcPr>
            <w:tcW w:w="1073" w:type="dxa"/>
            <w:vAlign w:val="center"/>
          </w:tcPr>
          <w:p w14:paraId="0B9CB1CC" w14:textId="71C54479" w:rsidR="00884FDB" w:rsidDel="00275207" w:rsidRDefault="00902EDC">
            <w:pPr>
              <w:rPr>
                <w:del w:id="2117" w:author="mico1999@foxmail.com" w:date="2021-03-23T22:58:00Z"/>
              </w:rPr>
            </w:pPr>
            <w:del w:id="2118" w:author="mico1999@foxmail.com" w:date="2021-03-23T22:58:00Z">
              <w:r w:rsidDel="00275207">
                <w:rPr>
                  <w:rFonts w:hint="eastAsia"/>
                </w:rPr>
                <w:delText>缴付</w:delText>
              </w:r>
            </w:del>
          </w:p>
          <w:p w14:paraId="155D8F84" w14:textId="46C13D6F" w:rsidR="00884FDB" w:rsidDel="00275207" w:rsidRDefault="00902EDC">
            <w:pPr>
              <w:rPr>
                <w:del w:id="2119" w:author="mico1999@foxmail.com" w:date="2021-03-23T22:58:00Z"/>
              </w:rPr>
            </w:pPr>
            <w:del w:id="2120" w:author="mico1999@foxmail.com" w:date="2021-03-23T22:58:00Z">
              <w:r w:rsidDel="00275207">
                <w:rPr>
                  <w:rFonts w:hint="eastAsia"/>
                </w:rPr>
                <w:delText>时间</w:delText>
              </w:r>
            </w:del>
          </w:p>
        </w:tc>
        <w:tc>
          <w:tcPr>
            <w:tcW w:w="1019" w:type="dxa"/>
            <w:vAlign w:val="center"/>
          </w:tcPr>
          <w:p w14:paraId="41577B77" w14:textId="12AD8E82" w:rsidR="00884FDB" w:rsidDel="00275207" w:rsidRDefault="00902EDC">
            <w:pPr>
              <w:rPr>
                <w:del w:id="2121" w:author="mico1999@foxmail.com" w:date="2021-03-23T22:58:00Z"/>
              </w:rPr>
            </w:pPr>
            <w:del w:id="2122" w:author="mico1999@foxmail.com" w:date="2021-03-23T22:58:00Z">
              <w:r w:rsidDel="00275207">
                <w:rPr>
                  <w:rFonts w:hint="eastAsia"/>
                </w:rPr>
                <w:delText>缴付</w:delText>
              </w:r>
            </w:del>
          </w:p>
          <w:p w14:paraId="54286D21" w14:textId="7A20468F" w:rsidR="00884FDB" w:rsidDel="00275207" w:rsidRDefault="00902EDC">
            <w:pPr>
              <w:rPr>
                <w:del w:id="2123" w:author="mico1999@foxmail.com" w:date="2021-03-23T22:58:00Z"/>
              </w:rPr>
            </w:pPr>
            <w:del w:id="2124" w:author="mico1999@foxmail.com" w:date="2021-03-23T22:58:00Z">
              <w:r w:rsidDel="00275207">
                <w:rPr>
                  <w:rFonts w:hint="eastAsia"/>
                </w:rPr>
                <w:delText>数额</w:delText>
              </w:r>
            </w:del>
          </w:p>
        </w:tc>
        <w:tc>
          <w:tcPr>
            <w:tcW w:w="1132" w:type="dxa"/>
            <w:vAlign w:val="center"/>
          </w:tcPr>
          <w:p w14:paraId="2DEF7038" w14:textId="052F876F" w:rsidR="00884FDB" w:rsidDel="00275207" w:rsidRDefault="00902EDC">
            <w:pPr>
              <w:rPr>
                <w:del w:id="2125" w:author="mico1999@foxmail.com" w:date="2021-03-23T22:58:00Z"/>
              </w:rPr>
            </w:pPr>
            <w:del w:id="2126" w:author="mico1999@foxmail.com" w:date="2021-03-23T22:58:00Z">
              <w:r w:rsidDel="00275207">
                <w:rPr>
                  <w:rFonts w:hint="eastAsia"/>
                </w:rPr>
                <w:delText>缴付</w:delText>
              </w:r>
            </w:del>
          </w:p>
          <w:p w14:paraId="55B0D707" w14:textId="323980F7" w:rsidR="00884FDB" w:rsidDel="00275207" w:rsidRDefault="00902EDC">
            <w:pPr>
              <w:rPr>
                <w:del w:id="2127" w:author="mico1999@foxmail.com" w:date="2021-03-23T22:58:00Z"/>
              </w:rPr>
            </w:pPr>
            <w:del w:id="2128" w:author="mico1999@foxmail.com" w:date="2021-03-23T22:58:00Z">
              <w:r w:rsidDel="00275207">
                <w:rPr>
                  <w:rFonts w:hint="eastAsia"/>
                </w:rPr>
                <w:delText>时间</w:delText>
              </w:r>
            </w:del>
          </w:p>
        </w:tc>
        <w:tc>
          <w:tcPr>
            <w:tcW w:w="951" w:type="dxa"/>
            <w:vMerge/>
            <w:vAlign w:val="center"/>
          </w:tcPr>
          <w:p w14:paraId="7C361AB4" w14:textId="63154511" w:rsidR="00884FDB" w:rsidDel="00275207" w:rsidRDefault="00884FDB">
            <w:pPr>
              <w:rPr>
                <w:del w:id="2129" w:author="mico1999@foxmail.com" w:date="2021-03-23T22:58:00Z"/>
              </w:rPr>
            </w:pPr>
          </w:p>
        </w:tc>
        <w:tc>
          <w:tcPr>
            <w:tcW w:w="987" w:type="dxa"/>
            <w:vAlign w:val="center"/>
          </w:tcPr>
          <w:p w14:paraId="42AB7290" w14:textId="35AC8C43" w:rsidR="00884FDB" w:rsidDel="00275207" w:rsidRDefault="00902EDC">
            <w:pPr>
              <w:rPr>
                <w:del w:id="2130" w:author="mico1999@foxmail.com" w:date="2021-03-23T22:58:00Z"/>
              </w:rPr>
            </w:pPr>
            <w:del w:id="2131" w:author="mico1999@foxmail.com" w:date="2021-03-23T22:58:00Z">
              <w:r w:rsidDel="00275207">
                <w:rPr>
                  <w:rFonts w:hint="eastAsia"/>
                </w:rPr>
                <w:delText>缴付</w:delText>
              </w:r>
            </w:del>
          </w:p>
          <w:p w14:paraId="4656CBDD" w14:textId="5138573B" w:rsidR="00884FDB" w:rsidDel="00275207" w:rsidRDefault="00902EDC">
            <w:pPr>
              <w:rPr>
                <w:del w:id="2132" w:author="mico1999@foxmail.com" w:date="2021-03-23T22:58:00Z"/>
              </w:rPr>
            </w:pPr>
            <w:del w:id="2133" w:author="mico1999@foxmail.com" w:date="2021-03-23T22:58:00Z">
              <w:r w:rsidDel="00275207">
                <w:rPr>
                  <w:rFonts w:hint="eastAsia"/>
                </w:rPr>
                <w:delText>数额</w:delText>
              </w:r>
            </w:del>
          </w:p>
        </w:tc>
        <w:tc>
          <w:tcPr>
            <w:tcW w:w="1122" w:type="dxa"/>
            <w:vAlign w:val="center"/>
          </w:tcPr>
          <w:p w14:paraId="0AD7B70E" w14:textId="724858FE" w:rsidR="00884FDB" w:rsidDel="00275207" w:rsidRDefault="00902EDC">
            <w:pPr>
              <w:rPr>
                <w:del w:id="2134" w:author="mico1999@foxmail.com" w:date="2021-03-23T22:58:00Z"/>
              </w:rPr>
            </w:pPr>
            <w:del w:id="2135" w:author="mico1999@foxmail.com" w:date="2021-03-23T22:58:00Z">
              <w:r w:rsidDel="00275207">
                <w:rPr>
                  <w:rFonts w:hint="eastAsia"/>
                </w:rPr>
                <w:delText>缴付</w:delText>
              </w:r>
            </w:del>
          </w:p>
          <w:p w14:paraId="1096386E" w14:textId="5C8C052B" w:rsidR="00884FDB" w:rsidDel="00275207" w:rsidRDefault="00902EDC">
            <w:pPr>
              <w:rPr>
                <w:del w:id="2136" w:author="mico1999@foxmail.com" w:date="2021-03-23T22:58:00Z"/>
              </w:rPr>
            </w:pPr>
            <w:del w:id="2137" w:author="mico1999@foxmail.com" w:date="2021-03-23T22:58:00Z">
              <w:r w:rsidDel="00275207">
                <w:rPr>
                  <w:rFonts w:hint="eastAsia"/>
                </w:rPr>
                <w:delText>时间</w:delText>
              </w:r>
            </w:del>
          </w:p>
        </w:tc>
      </w:tr>
      <w:tr w:rsidR="00884FDB" w:rsidDel="00275207" w14:paraId="66C1C3CB" w14:textId="2AE99248">
        <w:trPr>
          <w:del w:id="2138" w:author="mico1999@foxmail.com" w:date="2021-03-23T22:58:00Z"/>
        </w:trPr>
        <w:tc>
          <w:tcPr>
            <w:tcW w:w="1008" w:type="dxa"/>
            <w:vAlign w:val="center"/>
          </w:tcPr>
          <w:p w14:paraId="7F887F05" w14:textId="17309B03" w:rsidR="00884FDB" w:rsidDel="00275207" w:rsidRDefault="00884FDB">
            <w:pPr>
              <w:rPr>
                <w:del w:id="2139" w:author="mico1999@foxmail.com" w:date="2021-03-23T22:58:00Z"/>
              </w:rPr>
            </w:pPr>
          </w:p>
        </w:tc>
        <w:tc>
          <w:tcPr>
            <w:tcW w:w="1080" w:type="dxa"/>
            <w:vAlign w:val="center"/>
          </w:tcPr>
          <w:p w14:paraId="327DD888" w14:textId="0D92B3A9" w:rsidR="00884FDB" w:rsidDel="00275207" w:rsidRDefault="00902EDC">
            <w:pPr>
              <w:rPr>
                <w:del w:id="2140" w:author="mico1999@foxmail.com" w:date="2021-03-23T22:58:00Z"/>
              </w:rPr>
            </w:pPr>
            <w:del w:id="2141" w:author="mico1999@foxmail.com" w:date="2021-03-23T22:58:00Z">
              <w:r w:rsidDel="00275207">
                <w:rPr>
                  <w:rFonts w:hint="eastAsia"/>
                </w:rPr>
                <w:delText>___</w:delText>
              </w:r>
              <w:r w:rsidDel="00275207">
                <w:rPr>
                  <w:rFonts w:hint="eastAsia"/>
                </w:rPr>
                <w:delText>万元</w:delText>
              </w:r>
            </w:del>
          </w:p>
        </w:tc>
        <w:tc>
          <w:tcPr>
            <w:tcW w:w="1096" w:type="dxa"/>
            <w:vAlign w:val="center"/>
          </w:tcPr>
          <w:p w14:paraId="20E89AAC" w14:textId="7C6BE8EA" w:rsidR="00884FDB" w:rsidDel="00275207" w:rsidRDefault="00902EDC">
            <w:pPr>
              <w:rPr>
                <w:del w:id="2142" w:author="mico1999@foxmail.com" w:date="2021-03-23T22:58:00Z"/>
              </w:rPr>
            </w:pPr>
            <w:del w:id="2143" w:author="mico1999@foxmail.com" w:date="2021-03-23T22:58:00Z">
              <w:r w:rsidDel="00275207">
                <w:rPr>
                  <w:rFonts w:hint="eastAsia"/>
                </w:rPr>
                <w:delText>___</w:delText>
              </w:r>
              <w:r w:rsidDel="00275207">
                <w:rPr>
                  <w:rFonts w:hint="eastAsia"/>
                </w:rPr>
                <w:delText>万元</w:delText>
              </w:r>
            </w:del>
          </w:p>
        </w:tc>
        <w:tc>
          <w:tcPr>
            <w:tcW w:w="1073" w:type="dxa"/>
            <w:vAlign w:val="center"/>
          </w:tcPr>
          <w:p w14:paraId="168273FB" w14:textId="36E534A2" w:rsidR="00884FDB" w:rsidDel="00275207" w:rsidRDefault="00902EDC">
            <w:pPr>
              <w:rPr>
                <w:del w:id="2144" w:author="mico1999@foxmail.com" w:date="2021-03-23T22:58:00Z"/>
              </w:rPr>
            </w:pPr>
            <w:del w:id="2145" w:author="mico1999@foxmail.com" w:date="2021-03-23T22:58:00Z">
              <w:r w:rsidDel="00275207">
                <w:rPr>
                  <w:rFonts w:hint="eastAsia"/>
                </w:rPr>
                <w:delText>_____</w:delText>
              </w:r>
              <w:r w:rsidDel="00275207">
                <w:rPr>
                  <w:rFonts w:hint="eastAsia"/>
                </w:rPr>
                <w:delText>年</w:delText>
              </w:r>
              <w:r w:rsidDel="00275207">
                <w:rPr>
                  <w:rFonts w:hint="eastAsia"/>
                </w:rPr>
                <w:delText>_____</w:delText>
              </w:r>
              <w:r w:rsidDel="00275207">
                <w:rPr>
                  <w:rFonts w:hint="eastAsia"/>
                </w:rPr>
                <w:delText>月</w:delText>
              </w:r>
              <w:r w:rsidDel="00275207">
                <w:rPr>
                  <w:rFonts w:hint="eastAsia"/>
                </w:rPr>
                <w:delText>___</w:delText>
              </w:r>
              <w:r w:rsidDel="00275207">
                <w:rPr>
                  <w:rFonts w:hint="eastAsia"/>
                </w:rPr>
                <w:delText>日前</w:delText>
              </w:r>
            </w:del>
          </w:p>
        </w:tc>
        <w:tc>
          <w:tcPr>
            <w:tcW w:w="1019" w:type="dxa"/>
            <w:vAlign w:val="center"/>
          </w:tcPr>
          <w:p w14:paraId="25A82034" w14:textId="597A37F8" w:rsidR="00884FDB" w:rsidDel="00275207" w:rsidRDefault="00902EDC">
            <w:pPr>
              <w:rPr>
                <w:del w:id="2146" w:author="mico1999@foxmail.com" w:date="2021-03-23T22:58:00Z"/>
              </w:rPr>
            </w:pPr>
            <w:del w:id="2147" w:author="mico1999@foxmail.com" w:date="2021-03-23T22:58:00Z">
              <w:r w:rsidDel="00275207">
                <w:rPr>
                  <w:rFonts w:hint="eastAsia"/>
                </w:rPr>
                <w:delText>__</w:delText>
              </w:r>
              <w:r w:rsidDel="00275207">
                <w:rPr>
                  <w:rFonts w:hint="eastAsia"/>
                </w:rPr>
                <w:delText>万元</w:delText>
              </w:r>
            </w:del>
          </w:p>
        </w:tc>
        <w:tc>
          <w:tcPr>
            <w:tcW w:w="1132" w:type="dxa"/>
            <w:vAlign w:val="center"/>
          </w:tcPr>
          <w:p w14:paraId="3DE83153" w14:textId="69D8BB4F" w:rsidR="00884FDB" w:rsidDel="00275207" w:rsidRDefault="00902EDC">
            <w:pPr>
              <w:rPr>
                <w:del w:id="2148" w:author="mico1999@foxmail.com" w:date="2021-03-23T22:58:00Z"/>
              </w:rPr>
            </w:pPr>
            <w:del w:id="2149" w:author="mico1999@foxmail.com" w:date="2021-03-23T22:58:00Z">
              <w:r w:rsidDel="00275207">
                <w:rPr>
                  <w:rFonts w:hint="eastAsia"/>
                </w:rPr>
                <w:delText>___</w:delText>
              </w:r>
              <w:r w:rsidDel="00275207">
                <w:rPr>
                  <w:rFonts w:hint="eastAsia"/>
                </w:rPr>
                <w:delText>年</w:delText>
              </w:r>
              <w:r w:rsidDel="00275207">
                <w:rPr>
                  <w:rFonts w:hint="eastAsia"/>
                </w:rPr>
                <w:delText>_____</w:delText>
              </w:r>
              <w:r w:rsidDel="00275207">
                <w:rPr>
                  <w:rFonts w:hint="eastAsia"/>
                </w:rPr>
                <w:delText>月</w:delText>
              </w:r>
              <w:r w:rsidDel="00275207">
                <w:rPr>
                  <w:rFonts w:hint="eastAsia"/>
                </w:rPr>
                <w:delText>___</w:delText>
              </w:r>
              <w:r w:rsidDel="00275207">
                <w:rPr>
                  <w:rFonts w:hint="eastAsia"/>
                </w:rPr>
                <w:delText>日前</w:delText>
              </w:r>
            </w:del>
          </w:p>
        </w:tc>
        <w:tc>
          <w:tcPr>
            <w:tcW w:w="951" w:type="dxa"/>
            <w:vAlign w:val="center"/>
          </w:tcPr>
          <w:p w14:paraId="0FB90D1B" w14:textId="4219A449" w:rsidR="00884FDB" w:rsidDel="00275207" w:rsidRDefault="00902EDC">
            <w:pPr>
              <w:rPr>
                <w:del w:id="2150" w:author="mico1999@foxmail.com" w:date="2021-03-23T22:58:00Z"/>
              </w:rPr>
            </w:pPr>
            <w:del w:id="2151" w:author="mico1999@foxmail.com" w:date="2021-03-23T22:58:00Z">
              <w:r w:rsidDel="00275207">
                <w:rPr>
                  <w:rFonts w:hint="eastAsia"/>
                </w:rPr>
                <w:delText>……</w:delText>
              </w:r>
            </w:del>
          </w:p>
        </w:tc>
        <w:tc>
          <w:tcPr>
            <w:tcW w:w="987" w:type="dxa"/>
            <w:vAlign w:val="center"/>
          </w:tcPr>
          <w:p w14:paraId="49387104" w14:textId="52039F72" w:rsidR="00884FDB" w:rsidDel="00275207" w:rsidRDefault="00902EDC">
            <w:pPr>
              <w:rPr>
                <w:del w:id="2152" w:author="mico1999@foxmail.com" w:date="2021-03-23T22:58:00Z"/>
              </w:rPr>
            </w:pPr>
            <w:del w:id="2153" w:author="mico1999@foxmail.com" w:date="2021-03-23T22:58:00Z">
              <w:r w:rsidDel="00275207">
                <w:rPr>
                  <w:rFonts w:hint="eastAsia"/>
                </w:rPr>
                <w:delText>__</w:delText>
              </w:r>
              <w:r w:rsidDel="00275207">
                <w:rPr>
                  <w:rFonts w:hint="eastAsia"/>
                </w:rPr>
                <w:delText>万元</w:delText>
              </w:r>
            </w:del>
          </w:p>
        </w:tc>
        <w:tc>
          <w:tcPr>
            <w:tcW w:w="1122" w:type="dxa"/>
            <w:vAlign w:val="center"/>
          </w:tcPr>
          <w:p w14:paraId="155486BD" w14:textId="47F55C7A" w:rsidR="00884FDB" w:rsidDel="00275207" w:rsidRDefault="00902EDC">
            <w:pPr>
              <w:rPr>
                <w:del w:id="2154" w:author="mico1999@foxmail.com" w:date="2021-03-23T22:58:00Z"/>
              </w:rPr>
            </w:pPr>
            <w:del w:id="2155" w:author="mico1999@foxmail.com" w:date="2021-03-23T22:58:00Z">
              <w:r w:rsidDel="00275207">
                <w:rPr>
                  <w:rFonts w:hint="eastAsia"/>
                </w:rPr>
                <w:delText>____</w:delText>
              </w:r>
              <w:r w:rsidDel="00275207">
                <w:rPr>
                  <w:rFonts w:hint="eastAsia"/>
                </w:rPr>
                <w:delText>年</w:delText>
              </w:r>
              <w:r w:rsidDel="00275207">
                <w:rPr>
                  <w:rFonts w:hint="eastAsia"/>
                </w:rPr>
                <w:delText>_____</w:delText>
              </w:r>
              <w:r w:rsidDel="00275207">
                <w:rPr>
                  <w:rFonts w:hint="eastAsia"/>
                </w:rPr>
                <w:delText>月</w:delText>
              </w:r>
              <w:r w:rsidDel="00275207">
                <w:rPr>
                  <w:rFonts w:hint="eastAsia"/>
                </w:rPr>
                <w:delText>___</w:delText>
              </w:r>
              <w:r w:rsidDel="00275207">
                <w:rPr>
                  <w:rFonts w:hint="eastAsia"/>
                </w:rPr>
                <w:delText>日前</w:delText>
              </w:r>
            </w:del>
          </w:p>
        </w:tc>
      </w:tr>
      <w:tr w:rsidR="00884FDB" w:rsidDel="00275207" w14:paraId="5AC7277A" w14:textId="10BFBAF0">
        <w:trPr>
          <w:del w:id="2156" w:author="mico1999@foxmail.com" w:date="2021-03-23T22:58:00Z"/>
        </w:trPr>
        <w:tc>
          <w:tcPr>
            <w:tcW w:w="1008" w:type="dxa"/>
            <w:vAlign w:val="center"/>
          </w:tcPr>
          <w:p w14:paraId="3281395C" w14:textId="5D9DA574" w:rsidR="00884FDB" w:rsidDel="00275207" w:rsidRDefault="00884FDB">
            <w:pPr>
              <w:rPr>
                <w:del w:id="2157" w:author="mico1999@foxmail.com" w:date="2021-03-23T22:58:00Z"/>
              </w:rPr>
            </w:pPr>
          </w:p>
        </w:tc>
        <w:tc>
          <w:tcPr>
            <w:tcW w:w="1080" w:type="dxa"/>
            <w:vAlign w:val="center"/>
          </w:tcPr>
          <w:p w14:paraId="22824681" w14:textId="3F622277" w:rsidR="00884FDB" w:rsidDel="00275207" w:rsidRDefault="00902EDC">
            <w:pPr>
              <w:rPr>
                <w:del w:id="2158" w:author="mico1999@foxmail.com" w:date="2021-03-23T22:58:00Z"/>
              </w:rPr>
            </w:pPr>
            <w:del w:id="2159" w:author="mico1999@foxmail.com" w:date="2021-03-23T22:58:00Z">
              <w:r w:rsidDel="00275207">
                <w:rPr>
                  <w:rFonts w:hint="eastAsia"/>
                </w:rPr>
                <w:delText>___</w:delText>
              </w:r>
              <w:r w:rsidDel="00275207">
                <w:rPr>
                  <w:rFonts w:hint="eastAsia"/>
                </w:rPr>
                <w:delText>万元</w:delText>
              </w:r>
            </w:del>
          </w:p>
        </w:tc>
        <w:tc>
          <w:tcPr>
            <w:tcW w:w="1096" w:type="dxa"/>
            <w:vAlign w:val="center"/>
          </w:tcPr>
          <w:p w14:paraId="7AD792A9" w14:textId="14627853" w:rsidR="00884FDB" w:rsidDel="00275207" w:rsidRDefault="00902EDC">
            <w:pPr>
              <w:rPr>
                <w:del w:id="2160" w:author="mico1999@foxmail.com" w:date="2021-03-23T22:58:00Z"/>
              </w:rPr>
            </w:pPr>
            <w:del w:id="2161" w:author="mico1999@foxmail.com" w:date="2021-03-23T22:58:00Z">
              <w:r w:rsidDel="00275207">
                <w:rPr>
                  <w:rFonts w:hint="eastAsia"/>
                </w:rPr>
                <w:delText>__</w:delText>
              </w:r>
              <w:r w:rsidDel="00275207">
                <w:rPr>
                  <w:rFonts w:hint="eastAsia"/>
                </w:rPr>
                <w:delText>万元</w:delText>
              </w:r>
            </w:del>
          </w:p>
        </w:tc>
        <w:tc>
          <w:tcPr>
            <w:tcW w:w="1073" w:type="dxa"/>
            <w:vAlign w:val="center"/>
          </w:tcPr>
          <w:p w14:paraId="3B224865" w14:textId="1E169B98" w:rsidR="00884FDB" w:rsidDel="00275207" w:rsidRDefault="00902EDC">
            <w:pPr>
              <w:rPr>
                <w:del w:id="2162" w:author="mico1999@foxmail.com" w:date="2021-03-23T22:58:00Z"/>
              </w:rPr>
            </w:pPr>
            <w:del w:id="2163" w:author="mico1999@foxmail.com" w:date="2021-03-23T22:58:00Z">
              <w:r w:rsidDel="00275207">
                <w:rPr>
                  <w:rFonts w:hint="eastAsia"/>
                </w:rPr>
                <w:delText>_____</w:delText>
              </w:r>
              <w:r w:rsidDel="00275207">
                <w:rPr>
                  <w:rFonts w:hint="eastAsia"/>
                </w:rPr>
                <w:delText>年</w:delText>
              </w:r>
              <w:r w:rsidDel="00275207">
                <w:rPr>
                  <w:rFonts w:hint="eastAsia"/>
                </w:rPr>
                <w:delText>_____</w:delText>
              </w:r>
              <w:r w:rsidDel="00275207">
                <w:rPr>
                  <w:rFonts w:hint="eastAsia"/>
                </w:rPr>
                <w:delText>月</w:delText>
              </w:r>
              <w:r w:rsidDel="00275207">
                <w:rPr>
                  <w:rFonts w:hint="eastAsia"/>
                </w:rPr>
                <w:delText>___</w:delText>
              </w:r>
              <w:r w:rsidDel="00275207">
                <w:rPr>
                  <w:rFonts w:hint="eastAsia"/>
                </w:rPr>
                <w:delText>日前</w:delText>
              </w:r>
            </w:del>
          </w:p>
        </w:tc>
        <w:tc>
          <w:tcPr>
            <w:tcW w:w="1019" w:type="dxa"/>
            <w:vAlign w:val="center"/>
          </w:tcPr>
          <w:p w14:paraId="2D400CDB" w14:textId="331E6344" w:rsidR="00884FDB" w:rsidDel="00275207" w:rsidRDefault="00902EDC">
            <w:pPr>
              <w:rPr>
                <w:del w:id="2164" w:author="mico1999@foxmail.com" w:date="2021-03-23T22:58:00Z"/>
              </w:rPr>
            </w:pPr>
            <w:del w:id="2165" w:author="mico1999@foxmail.com" w:date="2021-03-23T22:58:00Z">
              <w:r w:rsidDel="00275207">
                <w:rPr>
                  <w:rFonts w:hint="eastAsia"/>
                </w:rPr>
                <w:delText>——万元</w:delText>
              </w:r>
            </w:del>
          </w:p>
        </w:tc>
        <w:tc>
          <w:tcPr>
            <w:tcW w:w="1132" w:type="dxa"/>
            <w:vAlign w:val="center"/>
          </w:tcPr>
          <w:p w14:paraId="0D39EFF3" w14:textId="44D36B3B" w:rsidR="00884FDB" w:rsidDel="00275207" w:rsidRDefault="00902EDC">
            <w:pPr>
              <w:rPr>
                <w:del w:id="2166" w:author="mico1999@foxmail.com" w:date="2021-03-23T22:58:00Z"/>
              </w:rPr>
            </w:pPr>
            <w:del w:id="2167" w:author="mico1999@foxmail.com" w:date="2021-03-23T22:58:00Z">
              <w:r w:rsidDel="00275207">
                <w:rPr>
                  <w:rFonts w:hint="eastAsia"/>
                </w:rPr>
                <w:delText>___</w:delText>
              </w:r>
              <w:r w:rsidDel="00275207">
                <w:rPr>
                  <w:rFonts w:hint="eastAsia"/>
                </w:rPr>
                <w:delText>年</w:delText>
              </w:r>
              <w:r w:rsidDel="00275207">
                <w:rPr>
                  <w:rFonts w:hint="eastAsia"/>
                </w:rPr>
                <w:delText>____</w:delText>
              </w:r>
              <w:r w:rsidDel="00275207">
                <w:rPr>
                  <w:rFonts w:hint="eastAsia"/>
                </w:rPr>
                <w:delText>月</w:delText>
              </w:r>
              <w:r w:rsidDel="00275207">
                <w:rPr>
                  <w:rFonts w:hint="eastAsia"/>
                </w:rPr>
                <w:delText>___</w:delText>
              </w:r>
              <w:r w:rsidDel="00275207">
                <w:rPr>
                  <w:rFonts w:hint="eastAsia"/>
                </w:rPr>
                <w:delText>日前</w:delText>
              </w:r>
            </w:del>
          </w:p>
        </w:tc>
        <w:tc>
          <w:tcPr>
            <w:tcW w:w="951" w:type="dxa"/>
            <w:vAlign w:val="center"/>
          </w:tcPr>
          <w:p w14:paraId="02B6EE36" w14:textId="202E143E" w:rsidR="00884FDB" w:rsidDel="00275207" w:rsidRDefault="00902EDC">
            <w:pPr>
              <w:rPr>
                <w:del w:id="2168" w:author="mico1999@foxmail.com" w:date="2021-03-23T22:58:00Z"/>
              </w:rPr>
            </w:pPr>
            <w:del w:id="2169" w:author="mico1999@foxmail.com" w:date="2021-03-23T22:58:00Z">
              <w:r w:rsidDel="00275207">
                <w:rPr>
                  <w:rFonts w:hint="eastAsia"/>
                </w:rPr>
                <w:delText>……</w:delText>
              </w:r>
            </w:del>
          </w:p>
        </w:tc>
        <w:tc>
          <w:tcPr>
            <w:tcW w:w="987" w:type="dxa"/>
            <w:vAlign w:val="center"/>
          </w:tcPr>
          <w:p w14:paraId="3EDD322F" w14:textId="10BEC0A0" w:rsidR="00884FDB" w:rsidDel="00275207" w:rsidRDefault="00902EDC">
            <w:pPr>
              <w:rPr>
                <w:del w:id="2170" w:author="mico1999@foxmail.com" w:date="2021-03-23T22:58:00Z"/>
              </w:rPr>
            </w:pPr>
            <w:del w:id="2171" w:author="mico1999@foxmail.com" w:date="2021-03-23T22:58:00Z">
              <w:r w:rsidDel="00275207">
                <w:rPr>
                  <w:rFonts w:hint="eastAsia"/>
                </w:rPr>
                <w:delText>______</w:delText>
              </w:r>
              <w:r w:rsidDel="00275207">
                <w:rPr>
                  <w:rFonts w:hint="eastAsia"/>
                </w:rPr>
                <w:delText>万元</w:delText>
              </w:r>
            </w:del>
          </w:p>
        </w:tc>
        <w:tc>
          <w:tcPr>
            <w:tcW w:w="1122" w:type="dxa"/>
            <w:vAlign w:val="center"/>
          </w:tcPr>
          <w:p w14:paraId="46DB0121" w14:textId="2D116E43" w:rsidR="00884FDB" w:rsidDel="00275207" w:rsidRDefault="00902EDC">
            <w:pPr>
              <w:rPr>
                <w:del w:id="2172" w:author="mico1999@foxmail.com" w:date="2021-03-23T22:58:00Z"/>
              </w:rPr>
            </w:pPr>
            <w:del w:id="2173" w:author="mico1999@foxmail.com" w:date="2021-03-23T22:58:00Z">
              <w:r w:rsidDel="00275207">
                <w:rPr>
                  <w:rFonts w:hint="eastAsia"/>
                </w:rPr>
                <w:delText>___</w:delText>
              </w:r>
              <w:r w:rsidDel="00275207">
                <w:rPr>
                  <w:rFonts w:hint="eastAsia"/>
                </w:rPr>
                <w:delText>年</w:delText>
              </w:r>
              <w:r w:rsidDel="00275207">
                <w:rPr>
                  <w:rFonts w:hint="eastAsia"/>
                </w:rPr>
                <w:delText>_____</w:delText>
              </w:r>
              <w:r w:rsidDel="00275207">
                <w:rPr>
                  <w:rFonts w:hint="eastAsia"/>
                </w:rPr>
                <w:delText>月</w:delText>
              </w:r>
              <w:r w:rsidDel="00275207">
                <w:rPr>
                  <w:rFonts w:hint="eastAsia"/>
                </w:rPr>
                <w:delText>___</w:delText>
              </w:r>
              <w:r w:rsidDel="00275207">
                <w:rPr>
                  <w:rFonts w:hint="eastAsia"/>
                </w:rPr>
                <w:delText>日前</w:delText>
              </w:r>
            </w:del>
          </w:p>
        </w:tc>
      </w:tr>
      <w:tr w:rsidR="00884FDB" w:rsidDel="00275207" w14:paraId="228183FD" w14:textId="0133B397">
        <w:trPr>
          <w:del w:id="2174" w:author="mico1999@foxmail.com" w:date="2021-03-23T22:58:00Z"/>
        </w:trPr>
        <w:tc>
          <w:tcPr>
            <w:tcW w:w="1008" w:type="dxa"/>
            <w:vAlign w:val="center"/>
          </w:tcPr>
          <w:p w14:paraId="25426104" w14:textId="2E2A5496" w:rsidR="00884FDB" w:rsidDel="00275207" w:rsidRDefault="00902EDC">
            <w:pPr>
              <w:rPr>
                <w:del w:id="2175" w:author="mico1999@foxmail.com" w:date="2021-03-23T22:58:00Z"/>
              </w:rPr>
            </w:pPr>
            <w:del w:id="2176" w:author="mico1999@foxmail.com" w:date="2021-03-23T22:58:00Z">
              <w:r w:rsidDel="00275207">
                <w:rPr>
                  <w:rFonts w:hint="eastAsia"/>
                </w:rPr>
                <w:delText>……</w:delText>
              </w:r>
            </w:del>
          </w:p>
        </w:tc>
        <w:tc>
          <w:tcPr>
            <w:tcW w:w="1080" w:type="dxa"/>
            <w:vAlign w:val="center"/>
          </w:tcPr>
          <w:p w14:paraId="7E90AD4B" w14:textId="5E7F1F61" w:rsidR="00884FDB" w:rsidDel="00275207" w:rsidRDefault="00902EDC">
            <w:pPr>
              <w:rPr>
                <w:del w:id="2177" w:author="mico1999@foxmail.com" w:date="2021-03-23T22:58:00Z"/>
              </w:rPr>
            </w:pPr>
            <w:del w:id="2178" w:author="mico1999@foxmail.com" w:date="2021-03-23T22:58:00Z">
              <w:r w:rsidDel="00275207">
                <w:rPr>
                  <w:rFonts w:hint="eastAsia"/>
                </w:rPr>
                <w:delText>……</w:delText>
              </w:r>
            </w:del>
          </w:p>
        </w:tc>
        <w:tc>
          <w:tcPr>
            <w:tcW w:w="1096" w:type="dxa"/>
            <w:vAlign w:val="center"/>
          </w:tcPr>
          <w:p w14:paraId="0F550418" w14:textId="34EDB655" w:rsidR="00884FDB" w:rsidDel="00275207" w:rsidRDefault="00902EDC">
            <w:pPr>
              <w:rPr>
                <w:del w:id="2179" w:author="mico1999@foxmail.com" w:date="2021-03-23T22:58:00Z"/>
              </w:rPr>
            </w:pPr>
            <w:del w:id="2180" w:author="mico1999@foxmail.com" w:date="2021-03-23T22:58:00Z">
              <w:r w:rsidDel="00275207">
                <w:rPr>
                  <w:rFonts w:hint="eastAsia"/>
                </w:rPr>
                <w:delText>……</w:delText>
              </w:r>
            </w:del>
          </w:p>
        </w:tc>
        <w:tc>
          <w:tcPr>
            <w:tcW w:w="1073" w:type="dxa"/>
            <w:vAlign w:val="center"/>
          </w:tcPr>
          <w:p w14:paraId="4B8ACB49" w14:textId="137579AA" w:rsidR="00884FDB" w:rsidDel="00275207" w:rsidRDefault="00902EDC">
            <w:pPr>
              <w:rPr>
                <w:del w:id="2181" w:author="mico1999@foxmail.com" w:date="2021-03-23T22:58:00Z"/>
              </w:rPr>
            </w:pPr>
            <w:del w:id="2182" w:author="mico1999@foxmail.com" w:date="2021-03-23T22:58:00Z">
              <w:r w:rsidDel="00275207">
                <w:rPr>
                  <w:rFonts w:hint="eastAsia"/>
                </w:rPr>
                <w:delText>……</w:delText>
              </w:r>
            </w:del>
          </w:p>
        </w:tc>
        <w:tc>
          <w:tcPr>
            <w:tcW w:w="1019" w:type="dxa"/>
            <w:vAlign w:val="center"/>
          </w:tcPr>
          <w:p w14:paraId="26A57CB3" w14:textId="6A197624" w:rsidR="00884FDB" w:rsidDel="00275207" w:rsidRDefault="00902EDC">
            <w:pPr>
              <w:rPr>
                <w:del w:id="2183" w:author="mico1999@foxmail.com" w:date="2021-03-23T22:58:00Z"/>
              </w:rPr>
            </w:pPr>
            <w:del w:id="2184" w:author="mico1999@foxmail.com" w:date="2021-03-23T22:58:00Z">
              <w:r w:rsidDel="00275207">
                <w:rPr>
                  <w:rFonts w:hint="eastAsia"/>
                </w:rPr>
                <w:delText>……</w:delText>
              </w:r>
            </w:del>
          </w:p>
        </w:tc>
        <w:tc>
          <w:tcPr>
            <w:tcW w:w="1132" w:type="dxa"/>
            <w:vAlign w:val="center"/>
          </w:tcPr>
          <w:p w14:paraId="35AD95F3" w14:textId="4D1712E7" w:rsidR="00884FDB" w:rsidDel="00275207" w:rsidRDefault="00902EDC">
            <w:pPr>
              <w:rPr>
                <w:del w:id="2185" w:author="mico1999@foxmail.com" w:date="2021-03-23T22:58:00Z"/>
              </w:rPr>
            </w:pPr>
            <w:del w:id="2186" w:author="mico1999@foxmail.com" w:date="2021-03-23T22:58:00Z">
              <w:r w:rsidDel="00275207">
                <w:rPr>
                  <w:rFonts w:hint="eastAsia"/>
                </w:rPr>
                <w:delText>……</w:delText>
              </w:r>
            </w:del>
          </w:p>
        </w:tc>
        <w:tc>
          <w:tcPr>
            <w:tcW w:w="951" w:type="dxa"/>
            <w:vAlign w:val="center"/>
          </w:tcPr>
          <w:p w14:paraId="5F5E6A96" w14:textId="025CD977" w:rsidR="00884FDB" w:rsidDel="00275207" w:rsidRDefault="00902EDC">
            <w:pPr>
              <w:rPr>
                <w:del w:id="2187" w:author="mico1999@foxmail.com" w:date="2021-03-23T22:58:00Z"/>
              </w:rPr>
            </w:pPr>
            <w:del w:id="2188" w:author="mico1999@foxmail.com" w:date="2021-03-23T22:58:00Z">
              <w:r w:rsidDel="00275207">
                <w:rPr>
                  <w:rFonts w:hint="eastAsia"/>
                </w:rPr>
                <w:delText>……</w:delText>
              </w:r>
            </w:del>
          </w:p>
        </w:tc>
        <w:tc>
          <w:tcPr>
            <w:tcW w:w="987" w:type="dxa"/>
            <w:vAlign w:val="center"/>
          </w:tcPr>
          <w:p w14:paraId="442BD821" w14:textId="4C98EE45" w:rsidR="00884FDB" w:rsidDel="00275207" w:rsidRDefault="00902EDC">
            <w:pPr>
              <w:rPr>
                <w:del w:id="2189" w:author="mico1999@foxmail.com" w:date="2021-03-23T22:58:00Z"/>
              </w:rPr>
            </w:pPr>
            <w:del w:id="2190" w:author="mico1999@foxmail.com" w:date="2021-03-23T22:58:00Z">
              <w:r w:rsidDel="00275207">
                <w:rPr>
                  <w:rFonts w:hint="eastAsia"/>
                </w:rPr>
                <w:delText>……</w:delText>
              </w:r>
            </w:del>
          </w:p>
        </w:tc>
        <w:tc>
          <w:tcPr>
            <w:tcW w:w="1122" w:type="dxa"/>
            <w:vAlign w:val="center"/>
          </w:tcPr>
          <w:p w14:paraId="610F4972" w14:textId="0456637F" w:rsidR="00884FDB" w:rsidDel="00275207" w:rsidRDefault="00902EDC">
            <w:pPr>
              <w:rPr>
                <w:del w:id="2191" w:author="mico1999@foxmail.com" w:date="2021-03-23T22:58:00Z"/>
              </w:rPr>
            </w:pPr>
            <w:del w:id="2192" w:author="mico1999@foxmail.com" w:date="2021-03-23T22:58:00Z">
              <w:r w:rsidDel="00275207">
                <w:rPr>
                  <w:rFonts w:hint="eastAsia"/>
                </w:rPr>
                <w:delText>……</w:delText>
              </w:r>
            </w:del>
          </w:p>
        </w:tc>
      </w:tr>
    </w:tbl>
    <w:p w14:paraId="5DB15820" w14:textId="377D6107" w:rsidR="00884FDB" w:rsidDel="00275207" w:rsidRDefault="00884FDB">
      <w:pPr>
        <w:rPr>
          <w:del w:id="2193" w:author="mico1999@foxmail.com" w:date="2021-03-23T22:58:00Z"/>
        </w:rPr>
      </w:pPr>
    </w:p>
    <w:p w14:paraId="778EADF2" w14:textId="4A604B7B" w:rsidR="00884FDB" w:rsidDel="00275207" w:rsidRDefault="00902EDC">
      <w:pPr>
        <w:rPr>
          <w:del w:id="2194" w:author="mico1999@foxmail.com" w:date="2021-03-23T22:58:00Z"/>
        </w:rPr>
      </w:pPr>
      <w:del w:id="2195" w:author="mico1999@foxmail.com" w:date="2021-03-23T22:58:00Z">
        <w:r w:rsidDel="00275207">
          <w:rPr>
            <w:rFonts w:hint="eastAsia"/>
          </w:rPr>
          <w:delText>(</w:delText>
        </w:r>
        <w:r w:rsidDel="00275207">
          <w:rPr>
            <w:rFonts w:hint="eastAsia"/>
          </w:rPr>
          <w:delText>注：一次性缴足的，可不分首期、二期……，股东亦可不在章程中规定出资期限，由股东根据公司实际经营需要决定出资计划</w:delText>
        </w:r>
        <w:r w:rsidDel="00275207">
          <w:rPr>
            <w:rFonts w:hint="eastAsia"/>
          </w:rPr>
          <w:delText>)</w:delText>
        </w:r>
      </w:del>
    </w:p>
    <w:p w14:paraId="37B41374" w14:textId="761CB463" w:rsidR="00884FDB" w:rsidDel="00275207" w:rsidRDefault="00902EDC">
      <w:pPr>
        <w:rPr>
          <w:del w:id="2196" w:author="mico1999@foxmail.com" w:date="2021-03-23T22:58:00Z"/>
        </w:rPr>
      </w:pPr>
      <w:del w:id="2197" w:author="mico1999@foxmail.com" w:date="2021-03-23T22:58:00Z">
        <w:r w:rsidDel="00275207">
          <w:rPr>
            <w:rFonts w:hint="eastAsia"/>
          </w:rPr>
          <w:delText>第十四条</w:delText>
        </w:r>
        <w:r w:rsidDel="00275207">
          <w:rPr>
            <w:rFonts w:hint="eastAsia"/>
          </w:rPr>
          <w:delText xml:space="preserve">  </w:delText>
        </w:r>
        <w:r w:rsidDel="00275207">
          <w:rPr>
            <w:rFonts w:hint="eastAsia"/>
          </w:rPr>
          <w:delText>公司成立后应当向已缴纳出资的股东签发出资证明书，出资证明书载明下列事项：</w:delText>
        </w:r>
      </w:del>
    </w:p>
    <w:p w14:paraId="125B0A68" w14:textId="4B620368" w:rsidR="00884FDB" w:rsidDel="00275207" w:rsidRDefault="00902EDC">
      <w:pPr>
        <w:rPr>
          <w:del w:id="2198" w:author="mico1999@foxmail.com" w:date="2021-03-23T22:58:00Z"/>
        </w:rPr>
      </w:pPr>
      <w:del w:id="2199" w:author="mico1999@foxmail.com" w:date="2021-03-23T22:58:00Z">
        <w:r w:rsidDel="00275207">
          <w:rPr>
            <w:rFonts w:hint="eastAsia"/>
          </w:rPr>
          <w:delText>（一）公司名称；</w:delText>
        </w:r>
      </w:del>
    </w:p>
    <w:p w14:paraId="49AAF346" w14:textId="787CD825" w:rsidR="00884FDB" w:rsidDel="00275207" w:rsidRDefault="00902EDC">
      <w:pPr>
        <w:rPr>
          <w:del w:id="2200" w:author="mico1999@foxmail.com" w:date="2021-03-23T22:58:00Z"/>
        </w:rPr>
      </w:pPr>
      <w:del w:id="2201" w:author="mico1999@foxmail.com" w:date="2021-03-23T22:58:00Z">
        <w:r w:rsidDel="00275207">
          <w:rPr>
            <w:rFonts w:hint="eastAsia"/>
          </w:rPr>
          <w:delText>（二）公司成立日期；</w:delText>
        </w:r>
      </w:del>
    </w:p>
    <w:p w14:paraId="3E43A6D0" w14:textId="1B1C2F7E" w:rsidR="00884FDB" w:rsidDel="00275207" w:rsidRDefault="00902EDC">
      <w:pPr>
        <w:rPr>
          <w:del w:id="2202" w:author="mico1999@foxmail.com" w:date="2021-03-23T22:58:00Z"/>
        </w:rPr>
      </w:pPr>
      <w:del w:id="2203" w:author="mico1999@foxmail.com" w:date="2021-03-23T22:58:00Z">
        <w:r w:rsidDel="00275207">
          <w:rPr>
            <w:rFonts w:hint="eastAsia"/>
          </w:rPr>
          <w:delText>（三）公司注册资本；</w:delText>
        </w:r>
      </w:del>
    </w:p>
    <w:p w14:paraId="44633FFF" w14:textId="7DF7BE5C" w:rsidR="00884FDB" w:rsidDel="00275207" w:rsidRDefault="00902EDC">
      <w:pPr>
        <w:rPr>
          <w:del w:id="2204" w:author="mico1999@foxmail.com" w:date="2021-03-23T22:58:00Z"/>
        </w:rPr>
      </w:pPr>
      <w:del w:id="2205" w:author="mico1999@foxmail.com" w:date="2021-03-23T22:58:00Z">
        <w:r w:rsidDel="00275207">
          <w:rPr>
            <w:rFonts w:hint="eastAsia"/>
          </w:rPr>
          <w:delText>（四）股东的姓名或名称，缴纳的出资额和出资日期；</w:delText>
        </w:r>
        <w:r w:rsidDel="00275207">
          <w:rPr>
            <w:rFonts w:hint="eastAsia"/>
          </w:rPr>
          <w:delText xml:space="preserve"> </w:delText>
        </w:r>
      </w:del>
    </w:p>
    <w:p w14:paraId="2E9AE996" w14:textId="7E96FDD5" w:rsidR="00884FDB" w:rsidDel="00275207" w:rsidRDefault="00902EDC">
      <w:pPr>
        <w:rPr>
          <w:del w:id="2206" w:author="mico1999@foxmail.com" w:date="2021-03-23T22:58:00Z"/>
        </w:rPr>
      </w:pPr>
      <w:del w:id="2207" w:author="mico1999@foxmail.com" w:date="2021-03-23T22:58:00Z">
        <w:r w:rsidDel="00275207">
          <w:rPr>
            <w:rFonts w:hint="eastAsia"/>
          </w:rPr>
          <w:delText>（五）出资证明书的编号和核发日期。</w:delText>
        </w:r>
      </w:del>
    </w:p>
    <w:p w14:paraId="07FFF211" w14:textId="47753563" w:rsidR="00884FDB" w:rsidDel="00275207" w:rsidRDefault="00902EDC">
      <w:pPr>
        <w:rPr>
          <w:del w:id="2208" w:author="mico1999@foxmail.com" w:date="2021-03-23T22:58:00Z"/>
        </w:rPr>
      </w:pPr>
      <w:del w:id="2209" w:author="mico1999@foxmail.com" w:date="2021-03-23T22:58:00Z">
        <w:r w:rsidDel="00275207">
          <w:rPr>
            <w:rFonts w:hint="eastAsia"/>
          </w:rPr>
          <w:delText>出资证明书应当由公司全体股东签名（未签字的股东应注明理由），并加盖公司公章。</w:delText>
        </w:r>
      </w:del>
    </w:p>
    <w:p w14:paraId="00F63019" w14:textId="5F6874D2" w:rsidR="00884FDB" w:rsidDel="00275207" w:rsidRDefault="00902EDC">
      <w:pPr>
        <w:rPr>
          <w:del w:id="2210" w:author="mico1999@foxmail.com" w:date="2021-03-23T22:58:00Z"/>
        </w:rPr>
      </w:pPr>
      <w:del w:id="2211" w:author="mico1999@foxmail.com" w:date="2021-03-23T22:58:00Z">
        <w:r w:rsidDel="00275207">
          <w:rPr>
            <w:rFonts w:hint="eastAsia"/>
          </w:rPr>
          <w:delText>第十五条</w:delText>
        </w:r>
        <w:r w:rsidDel="00275207">
          <w:rPr>
            <w:rFonts w:hint="eastAsia"/>
          </w:rPr>
          <w:delText xml:space="preserve">  </w:delText>
        </w:r>
        <w:r w:rsidDel="00275207">
          <w:rPr>
            <w:rFonts w:hint="eastAsia"/>
          </w:rPr>
          <w:delText>各股东应当按章程的规定按期足额缴纳各自所认缴的出资额。股东不缴纳所认缴出资的，应当向已足额缴纳出资的股东承担违约责任。</w:delText>
        </w:r>
      </w:del>
    </w:p>
    <w:p w14:paraId="7F9FF237" w14:textId="279AC210" w:rsidR="00884FDB" w:rsidDel="00275207" w:rsidRDefault="00902EDC">
      <w:pPr>
        <w:rPr>
          <w:del w:id="2212" w:author="mico1999@foxmail.com" w:date="2021-03-23T22:58:00Z"/>
        </w:rPr>
      </w:pPr>
      <w:del w:id="2213" w:author="mico1999@foxmail.com" w:date="2021-03-23T22:58:00Z">
        <w:r w:rsidDel="00275207">
          <w:rPr>
            <w:rFonts w:hint="eastAsia"/>
          </w:rPr>
          <w:delText>第十六条</w:delText>
        </w:r>
        <w:r w:rsidDel="00275207">
          <w:rPr>
            <w:rFonts w:hint="eastAsia"/>
          </w:rPr>
          <w:delText xml:space="preserve">  </w:delText>
        </w:r>
        <w:r w:rsidDel="00275207">
          <w:rPr>
            <w:rFonts w:hint="eastAsia"/>
          </w:rPr>
          <w:delText>股东以非货币出资的，应当由专业资产评估机构评估作价或由全体股东协商作价，核实财产，不得高估或者低估作价，并应当依法办理其财产权的转移手续。法律、行政法规对评估作价有规定的，从其规定。</w:delText>
        </w:r>
      </w:del>
    </w:p>
    <w:p w14:paraId="361C1E98" w14:textId="77611D42" w:rsidR="00884FDB" w:rsidDel="00275207" w:rsidRDefault="00902EDC">
      <w:pPr>
        <w:rPr>
          <w:del w:id="2214" w:author="mico1999@foxmail.com" w:date="2021-03-23T22:58:00Z"/>
        </w:rPr>
      </w:pPr>
      <w:del w:id="2215" w:author="mico1999@foxmail.com" w:date="2021-03-23T22:58:00Z">
        <w:r w:rsidDel="00275207">
          <w:rPr>
            <w:rFonts w:hint="eastAsia"/>
          </w:rPr>
          <w:delText>第十七条</w:delText>
        </w:r>
        <w:r w:rsidDel="00275207">
          <w:rPr>
            <w:rFonts w:hint="eastAsia"/>
          </w:rPr>
          <w:delText xml:space="preserve"> </w:delText>
        </w:r>
        <w:r w:rsidDel="00275207">
          <w:rPr>
            <w:rFonts w:hint="eastAsia"/>
          </w:rPr>
          <w:delText>公司可（注：或“应当”）将注册资本实收情况向商事登记机关申请备案。</w:delText>
        </w:r>
      </w:del>
    </w:p>
    <w:p w14:paraId="6FCE80E9" w14:textId="3202D96B" w:rsidR="00884FDB" w:rsidDel="00275207" w:rsidRDefault="00902EDC">
      <w:pPr>
        <w:ind w:firstLine="482"/>
        <w:jc w:val="center"/>
        <w:rPr>
          <w:del w:id="2216" w:author="mico1999@foxmail.com" w:date="2021-03-23T22:58:00Z"/>
          <w:b/>
          <w:bCs/>
        </w:rPr>
      </w:pPr>
      <w:del w:id="2217" w:author="mico1999@foxmail.com" w:date="2021-03-23T22:58:00Z">
        <w:r w:rsidDel="00275207">
          <w:rPr>
            <w:rFonts w:hint="eastAsia"/>
            <w:b/>
            <w:bCs/>
          </w:rPr>
          <w:delText>第四章</w:delText>
        </w:r>
        <w:r w:rsidDel="00275207">
          <w:rPr>
            <w:rFonts w:hint="eastAsia"/>
            <w:b/>
            <w:bCs/>
          </w:rPr>
          <w:delText xml:space="preserve">  </w:delText>
        </w:r>
        <w:r w:rsidDel="00275207">
          <w:rPr>
            <w:rFonts w:hint="eastAsia"/>
            <w:b/>
            <w:bCs/>
          </w:rPr>
          <w:delText>股权转让</w:delText>
        </w:r>
      </w:del>
    </w:p>
    <w:p w14:paraId="603466B9" w14:textId="5F48FC42" w:rsidR="00884FDB" w:rsidDel="00275207" w:rsidRDefault="00902EDC">
      <w:pPr>
        <w:rPr>
          <w:del w:id="2218" w:author="mico1999@foxmail.com" w:date="2021-03-23T22:58:00Z"/>
        </w:rPr>
      </w:pPr>
      <w:del w:id="2219" w:author="mico1999@foxmail.com" w:date="2021-03-23T22:58:00Z">
        <w:r w:rsidDel="00275207">
          <w:rPr>
            <w:rFonts w:hint="eastAsia"/>
          </w:rPr>
          <w:delText>第十八条</w:delText>
        </w:r>
        <w:r w:rsidDel="00275207">
          <w:rPr>
            <w:rFonts w:hint="eastAsia"/>
          </w:rPr>
          <w:delText xml:space="preserve">  </w:delText>
        </w:r>
        <w:r w:rsidDel="00275207">
          <w:rPr>
            <w:rFonts w:hint="eastAsia"/>
          </w:rPr>
          <w:delText>公司的股东之间可以相互转让其全部或者部分股权。</w:delText>
        </w:r>
        <w:r w:rsidDel="00275207">
          <w:rPr>
            <w:rFonts w:hint="eastAsia"/>
          </w:rPr>
          <w:delText xml:space="preserve"> </w:delText>
        </w:r>
      </w:del>
    </w:p>
    <w:p w14:paraId="5555BF9E" w14:textId="6CB892AC" w:rsidR="00884FDB" w:rsidDel="00275207" w:rsidRDefault="00902EDC">
      <w:pPr>
        <w:rPr>
          <w:del w:id="2220" w:author="mico1999@foxmail.com" w:date="2021-03-23T22:58:00Z"/>
        </w:rPr>
      </w:pPr>
      <w:del w:id="2221" w:author="mico1999@foxmail.com" w:date="2021-03-23T22:58:00Z">
        <w:r w:rsidDel="00275207">
          <w:rPr>
            <w:rFonts w:hint="eastAsia"/>
          </w:rPr>
          <w:delText>股东向股东以外的人转让股权，应当经其他股东过半数同意。股东应就其股权转让事项书面通知其他股东征求同意，其他股东自接到书面通知之日起满三十日未答复的，视为同意转让。其他股东半数以上不同意转让的，不同意的股东应当购买该转让的股权；不购买的，视为同意转让。</w:delText>
        </w:r>
        <w:r w:rsidDel="00275207">
          <w:rPr>
            <w:rFonts w:hint="eastAsia"/>
          </w:rPr>
          <w:delText xml:space="preserve"> </w:delText>
        </w:r>
      </w:del>
    </w:p>
    <w:p w14:paraId="55A4E644" w14:textId="7832D863" w:rsidR="00884FDB" w:rsidDel="00275207" w:rsidRDefault="00902EDC">
      <w:pPr>
        <w:rPr>
          <w:del w:id="2222" w:author="mico1999@foxmail.com" w:date="2021-03-23T22:58:00Z"/>
        </w:rPr>
      </w:pPr>
      <w:del w:id="2223" w:author="mico1999@foxmail.com" w:date="2021-03-23T22:58:00Z">
        <w:r w:rsidDel="00275207">
          <w:rPr>
            <w:rFonts w:hint="eastAsia"/>
          </w:rPr>
          <w:delText>经股东同意转让的股权，在同等条件下，其他股东有优先购买权。两个以上股东主张行使优先购买权的，协商确定各自的购买比例；协商不成的，按照转让时各自的出资比例行使优先购买权。</w:delText>
        </w:r>
        <w:r w:rsidDel="00275207">
          <w:rPr>
            <w:rFonts w:hint="eastAsia"/>
          </w:rPr>
          <w:delText xml:space="preserve"> </w:delText>
        </w:r>
      </w:del>
    </w:p>
    <w:p w14:paraId="32229EB0" w14:textId="7CB5FFC2" w:rsidR="00884FDB" w:rsidDel="00275207" w:rsidRDefault="00902EDC">
      <w:pPr>
        <w:rPr>
          <w:del w:id="2224" w:author="mico1999@foxmail.com" w:date="2021-03-23T22:58:00Z"/>
        </w:rPr>
      </w:pPr>
      <w:del w:id="2225" w:author="mico1999@foxmail.com" w:date="2021-03-23T22:58:00Z">
        <w:r w:rsidDel="00275207">
          <w:rPr>
            <w:rFonts w:hint="eastAsia"/>
          </w:rPr>
          <w:delText>第十九条</w:delText>
        </w:r>
        <w:r w:rsidDel="00275207">
          <w:rPr>
            <w:rFonts w:hint="eastAsia"/>
          </w:rPr>
          <w:delText xml:space="preserve">  </w:delText>
        </w:r>
        <w:r w:rsidDel="00275207">
          <w:rPr>
            <w:rFonts w:hint="eastAsia"/>
          </w:rPr>
          <w:delText>人民法院依照法律规定的强制执行程序转让股东的股权时，应当通知公司及全体股东，其他股东在同等条件下有优先购买权。其他股东自人民法院通知之日起满二十日不行使优先购买权的，视为放弃优先购买权。</w:delText>
        </w:r>
        <w:r w:rsidDel="00275207">
          <w:rPr>
            <w:rFonts w:hint="eastAsia"/>
          </w:rPr>
          <w:delText xml:space="preserve"> </w:delText>
        </w:r>
      </w:del>
    </w:p>
    <w:p w14:paraId="752E938F" w14:textId="548C28C1" w:rsidR="00884FDB" w:rsidDel="00275207" w:rsidRDefault="00902EDC">
      <w:pPr>
        <w:rPr>
          <w:del w:id="2226" w:author="mico1999@foxmail.com" w:date="2021-03-23T22:58:00Z"/>
        </w:rPr>
      </w:pPr>
      <w:del w:id="2227" w:author="mico1999@foxmail.com" w:date="2021-03-23T22:58:00Z">
        <w:r w:rsidDel="00275207">
          <w:rPr>
            <w:rFonts w:hint="eastAsia"/>
          </w:rPr>
          <w:delText>第二十条</w:delText>
        </w:r>
        <w:r w:rsidDel="00275207">
          <w:rPr>
            <w:rFonts w:hint="eastAsia"/>
          </w:rPr>
          <w:delText xml:space="preserve">  </w:delText>
        </w:r>
        <w:r w:rsidDel="00275207">
          <w:rPr>
            <w:rFonts w:hint="eastAsia"/>
          </w:rPr>
          <w:delText>依照前两条转让股权后，公司应当注销原股东的出资证明书，向新股东签发出资证明书，并相应修改公司章程和股东名册中有关股东及其出资额的记载。</w:delText>
        </w:r>
      </w:del>
    </w:p>
    <w:p w14:paraId="16DFDC0C" w14:textId="27779D08" w:rsidR="00884FDB" w:rsidDel="00275207" w:rsidRDefault="00902EDC">
      <w:pPr>
        <w:rPr>
          <w:del w:id="2228" w:author="mico1999@foxmail.com" w:date="2021-03-23T22:58:00Z"/>
        </w:rPr>
      </w:pPr>
      <w:del w:id="2229" w:author="mico1999@foxmail.com" w:date="2021-03-23T22:58:00Z">
        <w:r w:rsidDel="00275207">
          <w:rPr>
            <w:rFonts w:hint="eastAsia"/>
          </w:rPr>
          <w:delText>第二十一条</w:delText>
        </w:r>
        <w:r w:rsidDel="00275207">
          <w:rPr>
            <w:rFonts w:hint="eastAsia"/>
          </w:rPr>
          <w:delText xml:space="preserve">  </w:delText>
        </w:r>
        <w:r w:rsidDel="00275207">
          <w:rPr>
            <w:rFonts w:hint="eastAsia"/>
          </w:rPr>
          <w:delText>有下列情形之一的，对股东会该项决议投反对票的股东可以请求公司按照合理的价格收购其股权：</w:delText>
        </w:r>
        <w:r w:rsidDel="00275207">
          <w:rPr>
            <w:rFonts w:hint="eastAsia"/>
          </w:rPr>
          <w:delText xml:space="preserve"> </w:delText>
        </w:r>
      </w:del>
    </w:p>
    <w:p w14:paraId="25097F05" w14:textId="7EC58B0E" w:rsidR="00884FDB" w:rsidDel="00275207" w:rsidRDefault="00902EDC">
      <w:pPr>
        <w:rPr>
          <w:del w:id="2230" w:author="mico1999@foxmail.com" w:date="2021-03-23T22:58:00Z"/>
        </w:rPr>
      </w:pPr>
      <w:del w:id="2231" w:author="mico1999@foxmail.com" w:date="2021-03-23T22:58:00Z">
        <w:r w:rsidDel="00275207">
          <w:rPr>
            <w:rFonts w:hint="eastAsia"/>
          </w:rPr>
          <w:delText>(</w:delText>
        </w:r>
        <w:r w:rsidDel="00275207">
          <w:rPr>
            <w:rFonts w:hint="eastAsia"/>
          </w:rPr>
          <w:delText>一</w:delText>
        </w:r>
        <w:r w:rsidDel="00275207">
          <w:rPr>
            <w:rFonts w:hint="eastAsia"/>
          </w:rPr>
          <w:delText>)</w:delText>
        </w:r>
        <w:r w:rsidDel="00275207">
          <w:rPr>
            <w:rFonts w:hint="eastAsia"/>
          </w:rPr>
          <w:delText>公司连续五年不向股东分配利润，而公司该五年连续盈利，并且符合公司法规定的分配利润条件的；</w:delText>
        </w:r>
        <w:r w:rsidDel="00275207">
          <w:rPr>
            <w:rFonts w:hint="eastAsia"/>
          </w:rPr>
          <w:delText xml:space="preserve"> </w:delText>
        </w:r>
      </w:del>
    </w:p>
    <w:p w14:paraId="785AA14E" w14:textId="0FE4D783" w:rsidR="00884FDB" w:rsidDel="00275207" w:rsidRDefault="00902EDC">
      <w:pPr>
        <w:rPr>
          <w:del w:id="2232" w:author="mico1999@foxmail.com" w:date="2021-03-23T22:58:00Z"/>
        </w:rPr>
      </w:pPr>
      <w:del w:id="2233" w:author="mico1999@foxmail.com" w:date="2021-03-23T22:58:00Z">
        <w:r w:rsidDel="00275207">
          <w:rPr>
            <w:rFonts w:hint="eastAsia"/>
          </w:rPr>
          <w:delText>(</w:delText>
        </w:r>
        <w:r w:rsidDel="00275207">
          <w:rPr>
            <w:rFonts w:hint="eastAsia"/>
          </w:rPr>
          <w:delText>二</w:delText>
        </w:r>
        <w:r w:rsidDel="00275207">
          <w:rPr>
            <w:rFonts w:hint="eastAsia"/>
          </w:rPr>
          <w:delText>)</w:delText>
        </w:r>
        <w:r w:rsidDel="00275207">
          <w:rPr>
            <w:rFonts w:hint="eastAsia"/>
          </w:rPr>
          <w:delText>公司合并、分立、转让主要财产的；</w:delText>
        </w:r>
        <w:r w:rsidDel="00275207">
          <w:rPr>
            <w:rFonts w:hint="eastAsia"/>
          </w:rPr>
          <w:delText xml:space="preserve"> </w:delText>
        </w:r>
      </w:del>
    </w:p>
    <w:p w14:paraId="47EB19E8" w14:textId="03C9A44E" w:rsidR="00884FDB" w:rsidDel="00275207" w:rsidRDefault="00902EDC">
      <w:pPr>
        <w:rPr>
          <w:del w:id="2234" w:author="mico1999@foxmail.com" w:date="2021-03-23T22:58:00Z"/>
        </w:rPr>
      </w:pPr>
      <w:del w:id="2235" w:author="mico1999@foxmail.com" w:date="2021-03-23T22:58:00Z">
        <w:r w:rsidDel="00275207">
          <w:rPr>
            <w:rFonts w:hint="eastAsia"/>
          </w:rPr>
          <w:delText>(</w:delText>
        </w:r>
        <w:r w:rsidDel="00275207">
          <w:rPr>
            <w:rFonts w:hint="eastAsia"/>
          </w:rPr>
          <w:delText>三</w:delText>
        </w:r>
        <w:r w:rsidDel="00275207">
          <w:rPr>
            <w:rFonts w:hint="eastAsia"/>
          </w:rPr>
          <w:delText>)</w:delText>
        </w:r>
        <w:r w:rsidDel="00275207">
          <w:rPr>
            <w:rFonts w:hint="eastAsia"/>
          </w:rPr>
          <w:delText>公司章程规定的营业期限届满或者章程规定的其他解散事由出现，股东会会议通过决议修改章程使公司存续的；</w:delText>
        </w:r>
        <w:r w:rsidDel="00275207">
          <w:rPr>
            <w:rFonts w:hint="eastAsia"/>
          </w:rPr>
          <w:delText xml:space="preserve"> </w:delText>
        </w:r>
      </w:del>
    </w:p>
    <w:p w14:paraId="214DBAC4" w14:textId="4547F66C" w:rsidR="00884FDB" w:rsidDel="00275207" w:rsidRDefault="00902EDC">
      <w:pPr>
        <w:rPr>
          <w:del w:id="2236" w:author="mico1999@foxmail.com" w:date="2021-03-23T22:58:00Z"/>
        </w:rPr>
      </w:pPr>
      <w:del w:id="2237" w:author="mico1999@foxmail.com" w:date="2021-03-23T22:58:00Z">
        <w:r w:rsidDel="00275207">
          <w:rPr>
            <w:rFonts w:hint="eastAsia"/>
          </w:rPr>
          <w:delText>（四）由股东会约定的其他情形。</w:delText>
        </w:r>
      </w:del>
    </w:p>
    <w:p w14:paraId="3E02B0BE" w14:textId="5C4F16D3" w:rsidR="00884FDB" w:rsidDel="00275207" w:rsidRDefault="00902EDC">
      <w:pPr>
        <w:rPr>
          <w:del w:id="2238" w:author="mico1999@foxmail.com" w:date="2021-03-23T22:58:00Z"/>
        </w:rPr>
      </w:pPr>
      <w:del w:id="2239" w:author="mico1999@foxmail.com" w:date="2021-03-23T22:58:00Z">
        <w:r w:rsidDel="00275207">
          <w:rPr>
            <w:rFonts w:hint="eastAsia"/>
          </w:rPr>
          <w:delText>自股东会会议决议通过之日起六十日内，股东与公司不能达成股权收购协议的，股东可以自股东会会议决议通过之日起九十日内向人民法院提起诉讼。</w:delText>
        </w:r>
        <w:r w:rsidDel="00275207">
          <w:rPr>
            <w:rFonts w:hint="eastAsia"/>
          </w:rPr>
          <w:delText xml:space="preserve"> </w:delText>
        </w:r>
      </w:del>
    </w:p>
    <w:p w14:paraId="08434411" w14:textId="356C89C8" w:rsidR="00884FDB" w:rsidDel="00275207" w:rsidRDefault="00902EDC">
      <w:pPr>
        <w:rPr>
          <w:del w:id="2240" w:author="mico1999@foxmail.com" w:date="2021-03-23T22:58:00Z"/>
        </w:rPr>
      </w:pPr>
      <w:del w:id="2241" w:author="mico1999@foxmail.com" w:date="2021-03-23T22:58:00Z">
        <w:r w:rsidDel="00275207">
          <w:rPr>
            <w:rFonts w:hint="eastAsia"/>
          </w:rPr>
          <w:delText>第二十二条</w:delText>
        </w:r>
        <w:r w:rsidDel="00275207">
          <w:rPr>
            <w:rFonts w:hint="eastAsia"/>
          </w:rPr>
          <w:delText xml:space="preserve">  </w:delText>
        </w:r>
        <w:r w:rsidDel="00275207">
          <w:rPr>
            <w:rFonts w:hint="eastAsia"/>
          </w:rPr>
          <w:delText>自然人股东死亡后，其合法继承人可以继承股东资格。（注：股东可以自行约定继承条件）</w:delText>
        </w:r>
        <w:r w:rsidDel="00275207">
          <w:rPr>
            <w:rFonts w:hint="eastAsia"/>
          </w:rPr>
          <w:delText xml:space="preserve"> </w:delText>
        </w:r>
      </w:del>
    </w:p>
    <w:p w14:paraId="1796E7E4" w14:textId="35B7794E" w:rsidR="00884FDB" w:rsidDel="00275207" w:rsidRDefault="00902EDC">
      <w:pPr>
        <w:ind w:firstLine="482"/>
        <w:jc w:val="center"/>
        <w:rPr>
          <w:del w:id="2242" w:author="mico1999@foxmail.com" w:date="2021-03-23T22:58:00Z"/>
          <w:b/>
          <w:bCs/>
        </w:rPr>
      </w:pPr>
      <w:del w:id="2243" w:author="mico1999@foxmail.com" w:date="2021-03-23T22:58:00Z">
        <w:r w:rsidDel="00275207">
          <w:rPr>
            <w:rFonts w:hint="eastAsia"/>
            <w:b/>
            <w:bCs/>
          </w:rPr>
          <w:delText>第五章</w:delText>
        </w:r>
        <w:r w:rsidDel="00275207">
          <w:rPr>
            <w:rFonts w:hint="eastAsia"/>
            <w:b/>
            <w:bCs/>
          </w:rPr>
          <w:delText xml:space="preserve">  </w:delText>
        </w:r>
        <w:r w:rsidDel="00275207">
          <w:rPr>
            <w:rFonts w:hint="eastAsia"/>
            <w:b/>
            <w:bCs/>
          </w:rPr>
          <w:delText>股东会</w:delText>
        </w:r>
      </w:del>
    </w:p>
    <w:p w14:paraId="134AD3A6" w14:textId="24A8D5C0" w:rsidR="00884FDB" w:rsidDel="00275207" w:rsidRDefault="00902EDC">
      <w:pPr>
        <w:rPr>
          <w:del w:id="2244" w:author="mico1999@foxmail.com" w:date="2021-03-23T22:58:00Z"/>
        </w:rPr>
      </w:pPr>
      <w:del w:id="2245" w:author="mico1999@foxmail.com" w:date="2021-03-23T22:58:00Z">
        <w:r w:rsidDel="00275207">
          <w:rPr>
            <w:rFonts w:hint="eastAsia"/>
          </w:rPr>
          <w:delText>第二十三条</w:delText>
        </w:r>
        <w:r w:rsidDel="00275207">
          <w:rPr>
            <w:rFonts w:hint="eastAsia"/>
          </w:rPr>
          <w:delText xml:space="preserve">  </w:delText>
        </w:r>
        <w:r w:rsidDel="00275207">
          <w:rPr>
            <w:rFonts w:hint="eastAsia"/>
          </w:rPr>
          <w:delText>公司设股东会，股东会由全体股东组成，股东会是公司的最高权力机构。</w:delText>
        </w:r>
      </w:del>
    </w:p>
    <w:p w14:paraId="38A63529" w14:textId="64EC5666" w:rsidR="00884FDB" w:rsidDel="00275207" w:rsidRDefault="00902EDC">
      <w:pPr>
        <w:rPr>
          <w:del w:id="2246" w:author="mico1999@foxmail.com" w:date="2021-03-23T22:58:00Z"/>
        </w:rPr>
      </w:pPr>
      <w:del w:id="2247" w:author="mico1999@foxmail.com" w:date="2021-03-23T22:58:00Z">
        <w:r w:rsidDel="00275207">
          <w:rPr>
            <w:rFonts w:hint="eastAsia"/>
          </w:rPr>
          <w:delText>第二十四条</w:delText>
        </w:r>
        <w:r w:rsidDel="00275207">
          <w:rPr>
            <w:rFonts w:hint="eastAsia"/>
          </w:rPr>
          <w:delText xml:space="preserve">  </w:delText>
        </w:r>
        <w:r w:rsidDel="00275207">
          <w:rPr>
            <w:rFonts w:hint="eastAsia"/>
          </w:rPr>
          <w:delText>股东会行使下列职权：</w:delText>
        </w:r>
      </w:del>
    </w:p>
    <w:p w14:paraId="5B524607" w14:textId="0A12C2B9" w:rsidR="00884FDB" w:rsidDel="00275207" w:rsidRDefault="00902EDC">
      <w:pPr>
        <w:rPr>
          <w:del w:id="2248" w:author="mico1999@foxmail.com" w:date="2021-03-23T22:58:00Z"/>
        </w:rPr>
      </w:pPr>
      <w:del w:id="2249" w:author="mico1999@foxmail.com" w:date="2021-03-23T22:58:00Z">
        <w:r w:rsidDel="00275207">
          <w:rPr>
            <w:rFonts w:hint="eastAsia"/>
          </w:rPr>
          <w:delText>（一）决定公司的经营方针和投资计划；</w:delText>
        </w:r>
      </w:del>
    </w:p>
    <w:p w14:paraId="7E55561A" w14:textId="77236CA4" w:rsidR="00884FDB" w:rsidDel="00275207" w:rsidRDefault="00902EDC">
      <w:pPr>
        <w:rPr>
          <w:del w:id="2250" w:author="mico1999@foxmail.com" w:date="2021-03-23T22:58:00Z"/>
        </w:rPr>
      </w:pPr>
      <w:del w:id="2251" w:author="mico1999@foxmail.com" w:date="2021-03-23T22:58:00Z">
        <w:r w:rsidDel="00275207">
          <w:rPr>
            <w:rFonts w:hint="eastAsia"/>
          </w:rPr>
          <w:delText>（二）选举和更换董事，决定有关董事的报酬事项；</w:delText>
        </w:r>
      </w:del>
    </w:p>
    <w:p w14:paraId="2AD5224D" w14:textId="7909BB16" w:rsidR="00884FDB" w:rsidDel="00275207" w:rsidRDefault="00902EDC">
      <w:pPr>
        <w:rPr>
          <w:del w:id="2252" w:author="mico1999@foxmail.com" w:date="2021-03-23T22:58:00Z"/>
        </w:rPr>
      </w:pPr>
      <w:del w:id="2253" w:author="mico1999@foxmail.com" w:date="2021-03-23T22:58:00Z">
        <w:r w:rsidDel="00275207">
          <w:rPr>
            <w:rFonts w:hint="eastAsia"/>
          </w:rPr>
          <w:delText>（三）选举和更换由股东代表出任的监事，决定有关监事的报酬事项；</w:delText>
        </w:r>
      </w:del>
    </w:p>
    <w:p w14:paraId="4D91AB61" w14:textId="188A7873" w:rsidR="00884FDB" w:rsidDel="00275207" w:rsidRDefault="00902EDC">
      <w:pPr>
        <w:rPr>
          <w:del w:id="2254" w:author="mico1999@foxmail.com" w:date="2021-03-23T22:58:00Z"/>
        </w:rPr>
      </w:pPr>
      <w:del w:id="2255" w:author="mico1999@foxmail.com" w:date="2021-03-23T22:58:00Z">
        <w:r w:rsidDel="00275207">
          <w:rPr>
            <w:rFonts w:hint="eastAsia"/>
          </w:rPr>
          <w:delText>（四）审议批准董事会的报告；</w:delText>
        </w:r>
      </w:del>
    </w:p>
    <w:p w14:paraId="6868860C" w14:textId="6C98879A" w:rsidR="00884FDB" w:rsidDel="00275207" w:rsidRDefault="00902EDC">
      <w:pPr>
        <w:rPr>
          <w:del w:id="2256" w:author="mico1999@foxmail.com" w:date="2021-03-23T22:58:00Z"/>
        </w:rPr>
      </w:pPr>
      <w:del w:id="2257" w:author="mico1999@foxmail.com" w:date="2021-03-23T22:58:00Z">
        <w:r w:rsidDel="00275207">
          <w:rPr>
            <w:rFonts w:hint="eastAsia"/>
          </w:rPr>
          <w:delText>（五）审议批准监事会的报告；</w:delText>
        </w:r>
      </w:del>
    </w:p>
    <w:p w14:paraId="0CEB6416" w14:textId="6AE06322" w:rsidR="00884FDB" w:rsidDel="00275207" w:rsidRDefault="00902EDC">
      <w:pPr>
        <w:rPr>
          <w:del w:id="2258" w:author="mico1999@foxmail.com" w:date="2021-03-23T22:58:00Z"/>
        </w:rPr>
      </w:pPr>
      <w:del w:id="2259" w:author="mico1999@foxmail.com" w:date="2021-03-23T22:58:00Z">
        <w:r w:rsidDel="00275207">
          <w:rPr>
            <w:rFonts w:hint="eastAsia"/>
          </w:rPr>
          <w:delText>（六）审议批准公司的年度财务预算方案，决算方案；</w:delText>
        </w:r>
      </w:del>
    </w:p>
    <w:p w14:paraId="3D6B5EC8" w14:textId="0D61D0C0" w:rsidR="00884FDB" w:rsidDel="00275207" w:rsidRDefault="00902EDC">
      <w:pPr>
        <w:rPr>
          <w:del w:id="2260" w:author="mico1999@foxmail.com" w:date="2021-03-23T22:58:00Z"/>
        </w:rPr>
      </w:pPr>
      <w:del w:id="2261" w:author="mico1999@foxmail.com" w:date="2021-03-23T22:58:00Z">
        <w:r w:rsidDel="00275207">
          <w:rPr>
            <w:rFonts w:hint="eastAsia"/>
          </w:rPr>
          <w:delText>（七）审议批准公司的利润分配方案和弥补亏损方案；</w:delText>
        </w:r>
      </w:del>
    </w:p>
    <w:p w14:paraId="5B2000BC" w14:textId="0C8F442E" w:rsidR="00884FDB" w:rsidDel="00275207" w:rsidRDefault="00902EDC">
      <w:pPr>
        <w:rPr>
          <w:del w:id="2262" w:author="mico1999@foxmail.com" w:date="2021-03-23T22:58:00Z"/>
        </w:rPr>
      </w:pPr>
      <w:del w:id="2263" w:author="mico1999@foxmail.com" w:date="2021-03-23T22:58:00Z">
        <w:r w:rsidDel="00275207">
          <w:rPr>
            <w:rFonts w:hint="eastAsia"/>
          </w:rPr>
          <w:delText>（八）对公司增加或者减少认缴注册资本作出决议；</w:delText>
        </w:r>
      </w:del>
    </w:p>
    <w:p w14:paraId="75C92394" w14:textId="3A07C15D" w:rsidR="00884FDB" w:rsidDel="00275207" w:rsidRDefault="00902EDC">
      <w:pPr>
        <w:rPr>
          <w:del w:id="2264" w:author="mico1999@foxmail.com" w:date="2021-03-23T22:58:00Z"/>
        </w:rPr>
      </w:pPr>
      <w:del w:id="2265" w:author="mico1999@foxmail.com" w:date="2021-03-23T22:58:00Z">
        <w:r w:rsidDel="00275207">
          <w:rPr>
            <w:rFonts w:hint="eastAsia"/>
          </w:rPr>
          <w:delText>（九）对发行公司债券作出决议；</w:delText>
        </w:r>
      </w:del>
    </w:p>
    <w:p w14:paraId="4066EB90" w14:textId="37E7472D" w:rsidR="00884FDB" w:rsidDel="00275207" w:rsidRDefault="00902EDC">
      <w:pPr>
        <w:rPr>
          <w:del w:id="2266" w:author="mico1999@foxmail.com" w:date="2021-03-23T22:58:00Z"/>
        </w:rPr>
      </w:pPr>
      <w:del w:id="2267" w:author="mico1999@foxmail.com" w:date="2021-03-23T22:58:00Z">
        <w:r w:rsidDel="00275207">
          <w:rPr>
            <w:rFonts w:hint="eastAsia"/>
          </w:rPr>
          <w:delText>（十）对股东转让出资作出决议；</w:delText>
        </w:r>
      </w:del>
    </w:p>
    <w:p w14:paraId="4767C476" w14:textId="7400D9EC" w:rsidR="00884FDB" w:rsidDel="00275207" w:rsidRDefault="00902EDC">
      <w:pPr>
        <w:rPr>
          <w:del w:id="2268" w:author="mico1999@foxmail.com" w:date="2021-03-23T22:58:00Z"/>
        </w:rPr>
      </w:pPr>
      <w:del w:id="2269" w:author="mico1999@foxmail.com" w:date="2021-03-23T22:58:00Z">
        <w:r w:rsidDel="00275207">
          <w:rPr>
            <w:rFonts w:hint="eastAsia"/>
          </w:rPr>
          <w:delText>（十一）对公司合并、分立、变更公司组织形式、解散和清算等事项作出决议；</w:delText>
        </w:r>
      </w:del>
    </w:p>
    <w:p w14:paraId="72E8B1D7" w14:textId="421199BB" w:rsidR="00884FDB" w:rsidDel="00275207" w:rsidRDefault="00902EDC">
      <w:pPr>
        <w:rPr>
          <w:del w:id="2270" w:author="mico1999@foxmail.com" w:date="2021-03-23T22:58:00Z"/>
        </w:rPr>
      </w:pPr>
      <w:del w:id="2271" w:author="mico1999@foxmail.com" w:date="2021-03-23T22:58:00Z">
        <w:r w:rsidDel="00275207">
          <w:rPr>
            <w:rFonts w:hint="eastAsia"/>
          </w:rPr>
          <w:delText>（十二）制定和修改公司章程。</w:delText>
        </w:r>
      </w:del>
    </w:p>
    <w:p w14:paraId="63FB702D" w14:textId="00AD1642" w:rsidR="00884FDB" w:rsidDel="00275207" w:rsidRDefault="00902EDC">
      <w:pPr>
        <w:rPr>
          <w:del w:id="2272" w:author="mico1999@foxmail.com" w:date="2021-03-23T22:58:00Z"/>
        </w:rPr>
      </w:pPr>
      <w:del w:id="2273" w:author="mico1999@foxmail.com" w:date="2021-03-23T22:58:00Z">
        <w:r w:rsidDel="00275207">
          <w:rPr>
            <w:rFonts w:hint="eastAsia"/>
          </w:rPr>
          <w:delText xml:space="preserve"> </w:delText>
        </w:r>
        <w:r w:rsidDel="00275207">
          <w:rPr>
            <w:rFonts w:hint="eastAsia"/>
          </w:rPr>
          <w:delText>第二十五条</w:delText>
        </w:r>
        <w:r w:rsidDel="00275207">
          <w:rPr>
            <w:rFonts w:hint="eastAsia"/>
          </w:rPr>
          <w:delText xml:space="preserve">  </w:delText>
        </w:r>
        <w:r w:rsidDel="00275207">
          <w:rPr>
            <w:rFonts w:hint="eastAsia"/>
          </w:rPr>
          <w:delText>股东会会议一般由股东按认缴的出资比例行使表决权（注：股东亦可自行约定，并在章程中载明）。</w:delText>
        </w:r>
      </w:del>
    </w:p>
    <w:p w14:paraId="400B5DEB" w14:textId="059CAEF1" w:rsidR="00884FDB" w:rsidDel="00275207" w:rsidRDefault="00902EDC">
      <w:pPr>
        <w:rPr>
          <w:del w:id="2274" w:author="mico1999@foxmail.com" w:date="2021-03-23T22:58:00Z"/>
        </w:rPr>
      </w:pPr>
      <w:del w:id="2275" w:author="mico1999@foxmail.com" w:date="2021-03-23T22:58:00Z">
        <w:r w:rsidDel="00275207">
          <w:rPr>
            <w:rFonts w:hint="eastAsia"/>
          </w:rPr>
          <w:delText>公司增加或者减少认缴注册资本、分立、合并、解散、变更公司形式以及修改公司章程，必须经代表三分之二以上表决权的股东同意。除上述情形的股东会决议，应经全体股东人数半数以上，并且代表二分之一表决权以上的股东同意。</w:delText>
        </w:r>
      </w:del>
    </w:p>
    <w:p w14:paraId="0F1EC59C" w14:textId="71E98C0A" w:rsidR="00884FDB" w:rsidDel="00275207" w:rsidRDefault="00902EDC">
      <w:pPr>
        <w:rPr>
          <w:del w:id="2276" w:author="mico1999@foxmail.com" w:date="2021-03-23T22:58:00Z"/>
        </w:rPr>
      </w:pPr>
      <w:del w:id="2277" w:author="mico1999@foxmail.com" w:date="2021-03-23T22:58:00Z">
        <w:r w:rsidDel="00275207">
          <w:rPr>
            <w:rFonts w:hint="eastAsia"/>
          </w:rPr>
          <w:delText>公司股东会、董事会的决议内容违反法律、行政法规的无效。</w:delText>
        </w:r>
        <w:r w:rsidDel="00275207">
          <w:rPr>
            <w:rFonts w:hint="eastAsia"/>
          </w:rPr>
          <w:delText xml:space="preserve"> </w:delText>
        </w:r>
      </w:del>
    </w:p>
    <w:p w14:paraId="2A8F9EDB" w14:textId="67452FA4" w:rsidR="00884FDB" w:rsidDel="00275207" w:rsidRDefault="00902EDC">
      <w:pPr>
        <w:rPr>
          <w:del w:id="2278" w:author="mico1999@foxmail.com" w:date="2021-03-23T22:58:00Z"/>
        </w:rPr>
      </w:pPr>
      <w:del w:id="2279" w:author="mico1999@foxmail.com" w:date="2021-03-23T22:58:00Z">
        <w:r w:rsidDel="00275207">
          <w:rPr>
            <w:rFonts w:hint="eastAsia"/>
          </w:rPr>
          <w:delText>股东会、董事会的会议召集程序、表决方式违反法律、行政法规或者公司章程，或者决议内容违反公司章程的，股东可以自决议作出之日起六十日内，请求人民法院撤销。</w:delText>
        </w:r>
      </w:del>
    </w:p>
    <w:p w14:paraId="62CDFF57" w14:textId="2616B96F" w:rsidR="00884FDB" w:rsidDel="00275207" w:rsidRDefault="00902EDC">
      <w:pPr>
        <w:rPr>
          <w:del w:id="2280" w:author="mico1999@foxmail.com" w:date="2021-03-23T22:58:00Z"/>
        </w:rPr>
      </w:pPr>
      <w:del w:id="2281" w:author="mico1999@foxmail.com" w:date="2021-03-23T22:58:00Z">
        <w:r w:rsidDel="00275207">
          <w:rPr>
            <w:rFonts w:hint="eastAsia"/>
          </w:rPr>
          <w:delText>公司根据股东会、董事会决议已办理变更登记的，人民法院宣告该决议无效或者撤销该决议后，公司应当向公司登记机关申请撤销变更登记。</w:delText>
        </w:r>
        <w:r w:rsidDel="00275207">
          <w:rPr>
            <w:rFonts w:hint="eastAsia"/>
          </w:rPr>
          <w:delText xml:space="preserve"> </w:delText>
        </w:r>
      </w:del>
    </w:p>
    <w:p w14:paraId="13C986E6" w14:textId="09025C6D" w:rsidR="00884FDB" w:rsidDel="00275207" w:rsidRDefault="00902EDC">
      <w:pPr>
        <w:rPr>
          <w:del w:id="2282" w:author="mico1999@foxmail.com" w:date="2021-03-23T22:58:00Z"/>
        </w:rPr>
      </w:pPr>
      <w:del w:id="2283" w:author="mico1999@foxmail.com" w:date="2021-03-23T22:58:00Z">
        <w:r w:rsidDel="00275207">
          <w:rPr>
            <w:rFonts w:hint="eastAsia"/>
          </w:rPr>
          <w:delText>公司应当根据股东会依法议定的事项形成公司决定，经公司法定代表人签署并加盖公章后向登记机关申请办理相关事项的变更或备案登记。</w:delText>
        </w:r>
      </w:del>
    </w:p>
    <w:p w14:paraId="3548D450" w14:textId="07CB7145" w:rsidR="00884FDB" w:rsidDel="00275207" w:rsidRDefault="00902EDC">
      <w:pPr>
        <w:rPr>
          <w:del w:id="2284" w:author="mico1999@foxmail.com" w:date="2021-03-23T22:58:00Z"/>
        </w:rPr>
      </w:pPr>
      <w:del w:id="2285" w:author="mico1999@foxmail.com" w:date="2021-03-23T22:58:00Z">
        <w:r w:rsidDel="00275207">
          <w:rPr>
            <w:rFonts w:hint="eastAsia"/>
          </w:rPr>
          <w:delText>第二十六条</w:delText>
        </w:r>
        <w:r w:rsidDel="00275207">
          <w:rPr>
            <w:rFonts w:hint="eastAsia"/>
          </w:rPr>
          <w:delText xml:space="preserve">  </w:delText>
        </w:r>
        <w:r w:rsidDel="00275207">
          <w:rPr>
            <w:rFonts w:hint="eastAsia"/>
          </w:rPr>
          <w:delText>股东会会议分为定期会议和临时会议。（注：定期会议应当依照公司章程的规定按时召开。）股东会每年召开一次年会。公司发生重大问题，经代表十分之一以上表决权的股东、三分之一以上的董事，监事会或者不设监事会的公司的监事提议，应召开临时会议。</w:delText>
        </w:r>
      </w:del>
    </w:p>
    <w:p w14:paraId="4605C1BA" w14:textId="38C394BB" w:rsidR="00884FDB" w:rsidDel="00275207" w:rsidRDefault="00902EDC">
      <w:pPr>
        <w:rPr>
          <w:del w:id="2286" w:author="mico1999@foxmail.com" w:date="2021-03-23T22:58:00Z"/>
        </w:rPr>
      </w:pPr>
      <w:del w:id="2287" w:author="mico1999@foxmail.com" w:date="2021-03-23T22:58:00Z">
        <w:r w:rsidDel="00275207">
          <w:rPr>
            <w:rFonts w:hint="eastAsia"/>
          </w:rPr>
          <w:delText>第二十七条</w:delText>
        </w:r>
        <w:r w:rsidDel="00275207">
          <w:rPr>
            <w:rFonts w:hint="eastAsia"/>
          </w:rPr>
          <w:delText xml:space="preserve">  </w:delText>
        </w:r>
        <w:r w:rsidDel="00275207">
          <w:rPr>
            <w:rFonts w:hint="eastAsia"/>
          </w:rPr>
          <w:delText>股东会会议由董事会召集，董事长主持，董事长因特殊原因不能履行职务时，由董事长（注：书面</w:delText>
        </w:r>
        <w:r w:rsidDel="00275207">
          <w:rPr>
            <w:rFonts w:hint="eastAsia"/>
          </w:rPr>
          <w:delText>/</w:delText>
        </w:r>
        <w:r w:rsidDel="00275207">
          <w:rPr>
            <w:rFonts w:hint="eastAsia"/>
          </w:rPr>
          <w:delText>口头）指定的董事主持。</w:delText>
        </w:r>
      </w:del>
    </w:p>
    <w:p w14:paraId="65E5CD0B" w14:textId="5203B37B" w:rsidR="00884FDB" w:rsidDel="00275207" w:rsidRDefault="00902EDC">
      <w:pPr>
        <w:rPr>
          <w:del w:id="2288" w:author="mico1999@foxmail.com" w:date="2021-03-23T22:58:00Z"/>
        </w:rPr>
      </w:pPr>
      <w:del w:id="2289" w:author="mico1999@foxmail.com" w:date="2021-03-23T22:58:00Z">
        <w:r w:rsidDel="00275207">
          <w:rPr>
            <w:rFonts w:hint="eastAsia"/>
          </w:rPr>
          <w:delText>第二十八条</w:delText>
        </w:r>
        <w:r w:rsidDel="00275207">
          <w:rPr>
            <w:rFonts w:hint="eastAsia"/>
          </w:rPr>
          <w:delText xml:space="preserve">  </w:delText>
        </w:r>
        <w:r w:rsidDel="00275207">
          <w:rPr>
            <w:rFonts w:hint="eastAsia"/>
          </w:rPr>
          <w:delText>召开股东会议，应当于会议召开十五日前以书面方式或其它方式通知全体股东。股东因故不能出席时，可委托代理人参加。</w:delText>
        </w:r>
      </w:del>
    </w:p>
    <w:p w14:paraId="3BF7FBFC" w14:textId="28625A97" w:rsidR="00884FDB" w:rsidDel="00275207" w:rsidRDefault="00902EDC">
      <w:pPr>
        <w:rPr>
          <w:del w:id="2290" w:author="mico1999@foxmail.com" w:date="2021-03-23T22:58:00Z"/>
        </w:rPr>
      </w:pPr>
      <w:del w:id="2291" w:author="mico1999@foxmail.com" w:date="2021-03-23T22:58:00Z">
        <w:r w:rsidDel="00275207">
          <w:rPr>
            <w:rFonts w:hint="eastAsia"/>
          </w:rPr>
          <w:delText>第二十九条</w:delText>
        </w:r>
        <w:r w:rsidDel="00275207">
          <w:rPr>
            <w:rFonts w:hint="eastAsia"/>
          </w:rPr>
          <w:delText xml:space="preserve">  </w:delText>
        </w:r>
        <w:r w:rsidDel="00275207">
          <w:rPr>
            <w:rFonts w:hint="eastAsia"/>
          </w:rPr>
          <w:delText>股东会应当对股东会会议通知情况、出席情况、表决情况及所议事项的决定作成会议记录，出席会议的股东应当在会议记录上签名。</w:delText>
        </w:r>
        <w:r w:rsidDel="00275207">
          <w:rPr>
            <w:rFonts w:hint="eastAsia"/>
          </w:rPr>
          <w:delText xml:space="preserve">          </w:delText>
        </w:r>
      </w:del>
    </w:p>
    <w:p w14:paraId="338AB5FC" w14:textId="09296E4E" w:rsidR="00884FDB" w:rsidDel="00275207" w:rsidRDefault="00902EDC">
      <w:pPr>
        <w:ind w:firstLine="482"/>
        <w:jc w:val="center"/>
        <w:rPr>
          <w:del w:id="2292" w:author="mico1999@foxmail.com" w:date="2021-03-23T22:58:00Z"/>
          <w:b/>
          <w:bCs/>
        </w:rPr>
      </w:pPr>
      <w:del w:id="2293" w:author="mico1999@foxmail.com" w:date="2021-03-23T22:58:00Z">
        <w:r w:rsidDel="00275207">
          <w:rPr>
            <w:rFonts w:hint="eastAsia"/>
            <w:b/>
            <w:bCs/>
          </w:rPr>
          <w:delText>第六章</w:delText>
        </w:r>
        <w:r w:rsidDel="00275207">
          <w:rPr>
            <w:rFonts w:hint="eastAsia"/>
            <w:b/>
            <w:bCs/>
          </w:rPr>
          <w:delText xml:space="preserve">  </w:delText>
        </w:r>
        <w:r w:rsidDel="00275207">
          <w:rPr>
            <w:rFonts w:hint="eastAsia"/>
            <w:b/>
            <w:bCs/>
          </w:rPr>
          <w:delText>董事会</w:delText>
        </w:r>
      </w:del>
    </w:p>
    <w:p w14:paraId="6B744A4E" w14:textId="128B78FE" w:rsidR="00884FDB" w:rsidDel="00275207" w:rsidRDefault="00902EDC">
      <w:pPr>
        <w:rPr>
          <w:del w:id="2294" w:author="mico1999@foxmail.com" w:date="2021-03-23T22:58:00Z"/>
        </w:rPr>
      </w:pPr>
      <w:del w:id="2295" w:author="mico1999@foxmail.com" w:date="2021-03-23T22:58:00Z">
        <w:r w:rsidDel="00275207">
          <w:rPr>
            <w:rFonts w:hint="eastAsia"/>
          </w:rPr>
          <w:delText>第三十条</w:delText>
        </w:r>
        <w:r w:rsidDel="00275207">
          <w:rPr>
            <w:rFonts w:hint="eastAsia"/>
          </w:rPr>
          <w:delText xml:space="preserve">  </w:delText>
        </w:r>
        <w:r w:rsidDel="00275207">
          <w:rPr>
            <w:rFonts w:hint="eastAsia"/>
          </w:rPr>
          <w:delText>公司设董事会，董事会成员</w:delText>
        </w:r>
        <w:r w:rsidDel="00275207">
          <w:rPr>
            <w:rFonts w:hint="eastAsia"/>
          </w:rPr>
          <w:delText>XX</w:delText>
        </w:r>
        <w:r w:rsidDel="00275207">
          <w:rPr>
            <w:rFonts w:hint="eastAsia"/>
          </w:rPr>
          <w:delText>名（注：</w:delText>
        </w:r>
        <w:r w:rsidDel="00275207">
          <w:rPr>
            <w:rFonts w:hint="eastAsia"/>
          </w:rPr>
          <w:delText>3-13</w:delText>
        </w:r>
        <w:r w:rsidDel="00275207">
          <w:rPr>
            <w:rFonts w:hint="eastAsia"/>
          </w:rPr>
          <w:delText>人），其中董事长一人。（注：是否设副董事长自行决定）</w:delText>
        </w:r>
        <w:r w:rsidDel="00275207">
          <w:rPr>
            <w:rFonts w:hint="eastAsia"/>
          </w:rPr>
          <w:delText xml:space="preserve"> </w:delText>
        </w:r>
      </w:del>
    </w:p>
    <w:p w14:paraId="6753704B" w14:textId="4E68BD6A" w:rsidR="00884FDB" w:rsidDel="00275207" w:rsidRDefault="00902EDC">
      <w:pPr>
        <w:rPr>
          <w:del w:id="2296" w:author="mico1999@foxmail.com" w:date="2021-03-23T22:58:00Z"/>
        </w:rPr>
      </w:pPr>
      <w:del w:id="2297" w:author="mico1999@foxmail.com" w:date="2021-03-23T22:58:00Z">
        <w:r w:rsidDel="00275207">
          <w:rPr>
            <w:rFonts w:hint="eastAsia"/>
          </w:rPr>
          <w:delText>第三十一条</w:delText>
        </w:r>
        <w:r w:rsidDel="00275207">
          <w:rPr>
            <w:rFonts w:hint="eastAsia"/>
          </w:rPr>
          <w:delText xml:space="preserve">  </w:delText>
        </w:r>
        <w:r w:rsidDel="00275207">
          <w:rPr>
            <w:rFonts w:hint="eastAsia"/>
          </w:rPr>
          <w:delText>董事由股东提名候选人，经股东会选举产生，董事任期不得超过</w:delText>
        </w:r>
        <w:r w:rsidDel="00275207">
          <w:rPr>
            <w:rFonts w:hint="eastAsia"/>
          </w:rPr>
          <w:delText xml:space="preserve">3 </w:delText>
        </w:r>
        <w:r w:rsidDel="00275207">
          <w:rPr>
            <w:rFonts w:hint="eastAsia"/>
          </w:rPr>
          <w:delText>年。董事长由股东会（注：或者董事会）选举产生。</w:delText>
        </w:r>
      </w:del>
    </w:p>
    <w:p w14:paraId="0707E50F" w14:textId="5E238404" w:rsidR="00884FDB" w:rsidDel="00275207" w:rsidRDefault="00902EDC">
      <w:pPr>
        <w:rPr>
          <w:del w:id="2298" w:author="mico1999@foxmail.com" w:date="2021-03-23T22:58:00Z"/>
        </w:rPr>
      </w:pPr>
      <w:del w:id="2299" w:author="mico1999@foxmail.com" w:date="2021-03-23T22:58:00Z">
        <w:r w:rsidDel="00275207">
          <w:rPr>
            <w:rFonts w:hint="eastAsia"/>
          </w:rPr>
          <w:delText>第三十二条</w:delText>
        </w:r>
        <w:r w:rsidDel="00275207">
          <w:rPr>
            <w:rFonts w:hint="eastAsia"/>
          </w:rPr>
          <w:delText xml:space="preserve">  </w:delText>
        </w:r>
        <w:r w:rsidDel="00275207">
          <w:rPr>
            <w:rFonts w:hint="eastAsia"/>
          </w:rPr>
          <w:delText>董事任期届满，可以连选连任。在任期届满前，股东会不得无故解除其职务。</w:delText>
        </w:r>
      </w:del>
    </w:p>
    <w:p w14:paraId="54EB34EF" w14:textId="78F8DE8D" w:rsidR="00884FDB" w:rsidDel="00275207" w:rsidRDefault="00902EDC">
      <w:pPr>
        <w:rPr>
          <w:del w:id="2300" w:author="mico1999@foxmail.com" w:date="2021-03-23T22:58:00Z"/>
        </w:rPr>
      </w:pPr>
      <w:del w:id="2301" w:author="mico1999@foxmail.com" w:date="2021-03-23T22:58:00Z">
        <w:r w:rsidDel="00275207">
          <w:rPr>
            <w:rFonts w:hint="eastAsia"/>
          </w:rPr>
          <w:delText>第三十三条</w:delText>
        </w:r>
        <w:r w:rsidDel="00275207">
          <w:rPr>
            <w:rFonts w:hint="eastAsia"/>
          </w:rPr>
          <w:delText xml:space="preserve">  </w:delText>
        </w:r>
        <w:r w:rsidDel="00275207">
          <w:rPr>
            <w:rFonts w:hint="eastAsia"/>
          </w:rPr>
          <w:delText>董事会对股东会负责，行使下列职权：</w:delText>
        </w:r>
      </w:del>
    </w:p>
    <w:p w14:paraId="5E5A8F69" w14:textId="5EF50685" w:rsidR="00884FDB" w:rsidDel="00275207" w:rsidRDefault="00902EDC">
      <w:pPr>
        <w:rPr>
          <w:del w:id="2302" w:author="mico1999@foxmail.com" w:date="2021-03-23T22:58:00Z"/>
        </w:rPr>
      </w:pPr>
      <w:del w:id="2303" w:author="mico1999@foxmail.com" w:date="2021-03-23T22:58:00Z">
        <w:r w:rsidDel="00275207">
          <w:rPr>
            <w:rFonts w:hint="eastAsia"/>
          </w:rPr>
          <w:delText>（一）负责召集股东会，并向股东会报告工作；</w:delText>
        </w:r>
      </w:del>
    </w:p>
    <w:p w14:paraId="533CA023" w14:textId="4113B2DC" w:rsidR="00884FDB" w:rsidDel="00275207" w:rsidRDefault="00902EDC">
      <w:pPr>
        <w:rPr>
          <w:del w:id="2304" w:author="mico1999@foxmail.com" w:date="2021-03-23T22:58:00Z"/>
        </w:rPr>
      </w:pPr>
      <w:del w:id="2305" w:author="mico1999@foxmail.com" w:date="2021-03-23T22:58:00Z">
        <w:r w:rsidDel="00275207">
          <w:rPr>
            <w:rFonts w:hint="eastAsia"/>
          </w:rPr>
          <w:delText>（二）执行股东会的决议；</w:delText>
        </w:r>
      </w:del>
    </w:p>
    <w:p w14:paraId="57D83542" w14:textId="37E6C2D3" w:rsidR="00884FDB" w:rsidDel="00275207" w:rsidRDefault="00902EDC">
      <w:pPr>
        <w:rPr>
          <w:del w:id="2306" w:author="mico1999@foxmail.com" w:date="2021-03-23T22:58:00Z"/>
        </w:rPr>
      </w:pPr>
      <w:del w:id="2307" w:author="mico1999@foxmail.com" w:date="2021-03-23T22:58:00Z">
        <w:r w:rsidDel="00275207">
          <w:rPr>
            <w:rFonts w:hint="eastAsia"/>
          </w:rPr>
          <w:delText>（三）决定公司的经营计划和投资方案；</w:delText>
        </w:r>
      </w:del>
    </w:p>
    <w:p w14:paraId="1C7FF6F3" w14:textId="11E76FD0" w:rsidR="00884FDB" w:rsidDel="00275207" w:rsidRDefault="00902EDC">
      <w:pPr>
        <w:rPr>
          <w:del w:id="2308" w:author="mico1999@foxmail.com" w:date="2021-03-23T22:58:00Z"/>
        </w:rPr>
      </w:pPr>
      <w:del w:id="2309" w:author="mico1999@foxmail.com" w:date="2021-03-23T22:58:00Z">
        <w:r w:rsidDel="00275207">
          <w:rPr>
            <w:rFonts w:hint="eastAsia"/>
          </w:rPr>
          <w:delText>（四）制订公司年度财务预算方案、决算方案；</w:delText>
        </w:r>
      </w:del>
    </w:p>
    <w:p w14:paraId="7431972D" w14:textId="3B25EB45" w:rsidR="00884FDB" w:rsidDel="00275207" w:rsidRDefault="00902EDC">
      <w:pPr>
        <w:rPr>
          <w:del w:id="2310" w:author="mico1999@foxmail.com" w:date="2021-03-23T22:58:00Z"/>
        </w:rPr>
      </w:pPr>
      <w:del w:id="2311" w:author="mico1999@foxmail.com" w:date="2021-03-23T22:58:00Z">
        <w:r w:rsidDel="00275207">
          <w:rPr>
            <w:rFonts w:hint="eastAsia"/>
          </w:rPr>
          <w:delText>（五）制订利润分配方案和弥补亏损方案；</w:delText>
        </w:r>
      </w:del>
    </w:p>
    <w:p w14:paraId="2D817D74" w14:textId="261D9EAF" w:rsidR="00884FDB" w:rsidDel="00275207" w:rsidRDefault="00902EDC">
      <w:pPr>
        <w:rPr>
          <w:del w:id="2312" w:author="mico1999@foxmail.com" w:date="2021-03-23T22:58:00Z"/>
        </w:rPr>
      </w:pPr>
      <w:del w:id="2313" w:author="mico1999@foxmail.com" w:date="2021-03-23T22:58:00Z">
        <w:r w:rsidDel="00275207">
          <w:rPr>
            <w:rFonts w:hint="eastAsia"/>
          </w:rPr>
          <w:delText>（六）制定增加或者减少注册资本方案；</w:delText>
        </w:r>
      </w:del>
    </w:p>
    <w:p w14:paraId="5BB69864" w14:textId="5F11CD1C" w:rsidR="00884FDB" w:rsidDel="00275207" w:rsidRDefault="00902EDC">
      <w:pPr>
        <w:rPr>
          <w:del w:id="2314" w:author="mico1999@foxmail.com" w:date="2021-03-23T22:58:00Z"/>
        </w:rPr>
      </w:pPr>
      <w:del w:id="2315" w:author="mico1999@foxmail.com" w:date="2021-03-23T22:58:00Z">
        <w:r w:rsidDel="00275207">
          <w:rPr>
            <w:rFonts w:hint="eastAsia"/>
          </w:rPr>
          <w:delText>（七）拟订公司合并、分立、变更公司组织形式、解散方案；</w:delText>
        </w:r>
      </w:del>
    </w:p>
    <w:p w14:paraId="07011896" w14:textId="39615BD3" w:rsidR="00884FDB" w:rsidDel="00275207" w:rsidRDefault="00902EDC">
      <w:pPr>
        <w:rPr>
          <w:del w:id="2316" w:author="mico1999@foxmail.com" w:date="2021-03-23T22:58:00Z"/>
        </w:rPr>
      </w:pPr>
      <w:del w:id="2317" w:author="mico1999@foxmail.com" w:date="2021-03-23T22:58:00Z">
        <w:r w:rsidDel="00275207">
          <w:rPr>
            <w:rFonts w:hint="eastAsia"/>
          </w:rPr>
          <w:delText>（八）决定公司内部管理机构的设置；</w:delText>
        </w:r>
      </w:del>
    </w:p>
    <w:p w14:paraId="5018E751" w14:textId="65ED877F" w:rsidR="00884FDB" w:rsidDel="00275207" w:rsidRDefault="00902EDC">
      <w:pPr>
        <w:rPr>
          <w:del w:id="2318" w:author="mico1999@foxmail.com" w:date="2021-03-23T22:58:00Z"/>
        </w:rPr>
      </w:pPr>
      <w:del w:id="2319" w:author="mico1999@foxmail.com" w:date="2021-03-23T22:58:00Z">
        <w:r w:rsidDel="00275207">
          <w:rPr>
            <w:rFonts w:hint="eastAsia"/>
          </w:rPr>
          <w:delText>（九）聘任或者解聘公司经理，根据经理提名，聘任或者解聘公司副经理，财务负责人、其他部门负责人等，决定其报酬事项；</w:delText>
        </w:r>
      </w:del>
    </w:p>
    <w:p w14:paraId="666EEA70" w14:textId="514262DE" w:rsidR="00884FDB" w:rsidDel="00275207" w:rsidRDefault="00902EDC">
      <w:pPr>
        <w:rPr>
          <w:del w:id="2320" w:author="mico1999@foxmail.com" w:date="2021-03-23T22:58:00Z"/>
        </w:rPr>
      </w:pPr>
      <w:del w:id="2321" w:author="mico1999@foxmail.com" w:date="2021-03-23T22:58:00Z">
        <w:r w:rsidDel="00275207">
          <w:rPr>
            <w:rFonts w:hint="eastAsia"/>
          </w:rPr>
          <w:delText>（十）催缴股东未按时缴纳的出资；</w:delText>
        </w:r>
      </w:del>
    </w:p>
    <w:p w14:paraId="4824A6A0" w14:textId="4123A134" w:rsidR="00884FDB" w:rsidDel="00275207" w:rsidRDefault="00902EDC">
      <w:pPr>
        <w:rPr>
          <w:del w:id="2322" w:author="mico1999@foxmail.com" w:date="2021-03-23T22:58:00Z"/>
        </w:rPr>
      </w:pPr>
      <w:del w:id="2323" w:author="mico1999@foxmail.com" w:date="2021-03-23T22:58:00Z">
        <w:r w:rsidDel="00275207">
          <w:rPr>
            <w:rFonts w:hint="eastAsia"/>
          </w:rPr>
          <w:delText>（十一）制定公司的基本管理制度。</w:delText>
        </w:r>
      </w:del>
    </w:p>
    <w:p w14:paraId="41191D18" w14:textId="207F63EC" w:rsidR="00884FDB" w:rsidDel="00275207" w:rsidRDefault="00902EDC">
      <w:pPr>
        <w:rPr>
          <w:del w:id="2324" w:author="mico1999@foxmail.com" w:date="2021-03-23T22:58:00Z"/>
        </w:rPr>
      </w:pPr>
      <w:del w:id="2325" w:author="mico1999@foxmail.com" w:date="2021-03-23T22:58:00Z">
        <w:r w:rsidDel="00275207">
          <w:rPr>
            <w:rFonts w:hint="eastAsia"/>
          </w:rPr>
          <w:delText>第三十四条</w:delText>
        </w:r>
        <w:r w:rsidDel="00275207">
          <w:rPr>
            <w:rFonts w:hint="eastAsia"/>
          </w:rPr>
          <w:delText xml:space="preserve">   </w:delText>
        </w:r>
        <w:r w:rsidDel="00275207">
          <w:rPr>
            <w:rFonts w:hint="eastAsia"/>
          </w:rPr>
          <w:delText>召开董事会会议，应当于会议召开十日前以书面方式通知全体董事。</w:delText>
        </w:r>
      </w:del>
    </w:p>
    <w:p w14:paraId="7B7DFACE" w14:textId="0EE73D5C" w:rsidR="00884FDB" w:rsidDel="00275207" w:rsidRDefault="00902EDC">
      <w:pPr>
        <w:rPr>
          <w:del w:id="2326" w:author="mico1999@foxmail.com" w:date="2021-03-23T22:58:00Z"/>
        </w:rPr>
      </w:pPr>
      <w:del w:id="2327" w:author="mico1999@foxmail.com" w:date="2021-03-23T22:58:00Z">
        <w:r w:rsidDel="00275207">
          <w:rPr>
            <w:rFonts w:hint="eastAsia"/>
          </w:rPr>
          <w:delText>董事会会议由董事长召集和主持；董事长不能履行职务或者不履行职务的，由副董事长召集和主持；副董事长不能履行职务或者不履行职务的，由半数以上董事共同推举一名董事召集和主持。</w:delText>
        </w:r>
      </w:del>
    </w:p>
    <w:p w14:paraId="2B0BAFEA" w14:textId="514F9468" w:rsidR="00884FDB" w:rsidDel="00275207" w:rsidRDefault="00902EDC">
      <w:pPr>
        <w:rPr>
          <w:del w:id="2328" w:author="mico1999@foxmail.com" w:date="2021-03-23T22:58:00Z"/>
        </w:rPr>
      </w:pPr>
      <w:del w:id="2329" w:author="mico1999@foxmail.com" w:date="2021-03-23T22:58:00Z">
        <w:r w:rsidDel="00275207">
          <w:rPr>
            <w:rFonts w:hint="eastAsia"/>
          </w:rPr>
          <w:delText>董事会决议的表决，实行一人一票。到会的董事应当超过全体董事人数的三分之二，并且是在全体董事人数过半数同意的前提下，董事会的决议方为有效。</w:delText>
        </w:r>
      </w:del>
    </w:p>
    <w:p w14:paraId="7A68803E" w14:textId="31954238" w:rsidR="00884FDB" w:rsidDel="00275207" w:rsidRDefault="00902EDC">
      <w:pPr>
        <w:rPr>
          <w:del w:id="2330" w:author="mico1999@foxmail.com" w:date="2021-03-23T22:58:00Z"/>
        </w:rPr>
      </w:pPr>
      <w:del w:id="2331" w:author="mico1999@foxmail.com" w:date="2021-03-23T22:58:00Z">
        <w:r w:rsidDel="00275207">
          <w:rPr>
            <w:rFonts w:hint="eastAsia"/>
          </w:rPr>
          <w:delText>董事会应当对董事会会议通知情况、出席情况、表决情况及所议事项的决定作成会议记录，出席会议的董事应当在会议记录上签名。</w:delText>
        </w:r>
      </w:del>
    </w:p>
    <w:p w14:paraId="160CBB5E" w14:textId="74101598" w:rsidR="00884FDB" w:rsidDel="00275207" w:rsidRDefault="00902EDC">
      <w:pPr>
        <w:rPr>
          <w:del w:id="2332" w:author="mico1999@foxmail.com" w:date="2021-03-23T22:58:00Z"/>
        </w:rPr>
      </w:pPr>
      <w:del w:id="2333" w:author="mico1999@foxmail.com" w:date="2021-03-23T22:58:00Z">
        <w:r w:rsidDel="00275207">
          <w:rPr>
            <w:rFonts w:hint="eastAsia"/>
          </w:rPr>
          <w:delText>董事会应当将其根据本章程规定的事项所作的决定以书面形式报送股东会。</w:delText>
        </w:r>
      </w:del>
    </w:p>
    <w:p w14:paraId="017CCDE8" w14:textId="6D9A7917" w:rsidR="00884FDB" w:rsidDel="00275207" w:rsidRDefault="00902EDC">
      <w:pPr>
        <w:rPr>
          <w:del w:id="2334" w:author="mico1999@foxmail.com" w:date="2021-03-23T22:58:00Z"/>
        </w:rPr>
      </w:pPr>
      <w:del w:id="2335" w:author="mico1999@foxmail.com" w:date="2021-03-23T22:58:00Z">
        <w:r w:rsidDel="00275207">
          <w:rPr>
            <w:rFonts w:hint="eastAsia"/>
          </w:rPr>
          <w:delText>公司应当根据董事会议定的事项形成公司决定，由法定代表人签署并加盖公章后向登记机关申请办理相关事项的变更或备案登记。</w:delText>
        </w:r>
      </w:del>
    </w:p>
    <w:p w14:paraId="2BF3FF12" w14:textId="5A244637" w:rsidR="00884FDB" w:rsidDel="00275207" w:rsidRDefault="00884FDB">
      <w:pPr>
        <w:ind w:firstLine="482"/>
        <w:jc w:val="center"/>
        <w:rPr>
          <w:del w:id="2336" w:author="mico1999@foxmail.com" w:date="2021-03-23T22:58:00Z"/>
          <w:b/>
          <w:bCs/>
        </w:rPr>
      </w:pPr>
    </w:p>
    <w:p w14:paraId="4A8D1B73" w14:textId="0019A4A7" w:rsidR="00884FDB" w:rsidDel="00275207" w:rsidRDefault="00902EDC">
      <w:pPr>
        <w:ind w:firstLine="482"/>
        <w:jc w:val="center"/>
        <w:rPr>
          <w:del w:id="2337" w:author="mico1999@foxmail.com" w:date="2021-03-23T22:58:00Z"/>
          <w:b/>
          <w:bCs/>
        </w:rPr>
      </w:pPr>
      <w:del w:id="2338" w:author="mico1999@foxmail.com" w:date="2021-03-23T22:58:00Z">
        <w:r w:rsidDel="00275207">
          <w:rPr>
            <w:rFonts w:hint="eastAsia"/>
            <w:b/>
            <w:bCs/>
          </w:rPr>
          <w:delText>第七章</w:delText>
        </w:r>
        <w:r w:rsidDel="00275207">
          <w:rPr>
            <w:rFonts w:hint="eastAsia"/>
            <w:b/>
            <w:bCs/>
          </w:rPr>
          <w:delText xml:space="preserve">  </w:delText>
        </w:r>
        <w:r w:rsidDel="00275207">
          <w:rPr>
            <w:rFonts w:hint="eastAsia"/>
            <w:b/>
            <w:bCs/>
          </w:rPr>
          <w:delText>法定代表人</w:delText>
        </w:r>
      </w:del>
    </w:p>
    <w:p w14:paraId="2262DBD0" w14:textId="66BC5B72" w:rsidR="00884FDB" w:rsidDel="00275207" w:rsidRDefault="00902EDC">
      <w:pPr>
        <w:rPr>
          <w:del w:id="2339" w:author="mico1999@foxmail.com" w:date="2021-03-23T22:58:00Z"/>
        </w:rPr>
      </w:pPr>
      <w:del w:id="2340" w:author="mico1999@foxmail.com" w:date="2021-03-23T22:58:00Z">
        <w:r w:rsidDel="00275207">
          <w:rPr>
            <w:rFonts w:hint="eastAsia"/>
          </w:rPr>
          <w:delText>第三十五条</w:delText>
        </w:r>
        <w:r w:rsidDel="00275207">
          <w:rPr>
            <w:rFonts w:hint="eastAsia"/>
          </w:rPr>
          <w:delText xml:space="preserve">  </w:delText>
        </w:r>
        <w:r w:rsidDel="00275207">
          <w:rPr>
            <w:rFonts w:hint="eastAsia"/>
          </w:rPr>
          <w:delText>公司法定代表人由董事长担任，由股东会（或董事会）选举产生，股东会或董事会应当审查法定代表人是否存在依法不得担任公司法定代表人的情形。</w:delText>
        </w:r>
      </w:del>
    </w:p>
    <w:p w14:paraId="4597923B" w14:textId="36325803" w:rsidR="00884FDB" w:rsidDel="00275207" w:rsidRDefault="00902EDC">
      <w:pPr>
        <w:rPr>
          <w:del w:id="2341" w:author="mico1999@foxmail.com" w:date="2021-03-23T22:58:00Z"/>
        </w:rPr>
      </w:pPr>
      <w:del w:id="2342" w:author="mico1999@foxmail.com" w:date="2021-03-23T22:58:00Z">
        <w:r w:rsidDel="00275207">
          <w:rPr>
            <w:rFonts w:hint="eastAsia"/>
          </w:rPr>
          <w:delText>第三十六条</w:delText>
        </w:r>
        <w:r w:rsidDel="00275207">
          <w:rPr>
            <w:rFonts w:hint="eastAsia"/>
          </w:rPr>
          <w:delText xml:space="preserve">  </w:delText>
        </w:r>
        <w:r w:rsidDel="00275207">
          <w:rPr>
            <w:rFonts w:hint="eastAsia"/>
          </w:rPr>
          <w:delText>法定代表人是代表企业行使职权的签字人。法定代表人的签字应向商事登记机关备案。法定代表人签署的文件是代表公司的法律文书。法定代表人在国家法律、法规以及企业章程规定的职权范围内行使职权、履行义务，代表公司参加民事活动，对企业的生产经营和管理全面负责，并接受公司全体股东及成员和有关机关的监督。</w:delText>
        </w:r>
      </w:del>
    </w:p>
    <w:p w14:paraId="62D1A8D7" w14:textId="47ACBD11" w:rsidR="00884FDB" w:rsidDel="00275207" w:rsidRDefault="00902EDC">
      <w:pPr>
        <w:rPr>
          <w:del w:id="2343" w:author="mico1999@foxmail.com" w:date="2021-03-23T22:58:00Z"/>
        </w:rPr>
      </w:pPr>
      <w:del w:id="2344" w:author="mico1999@foxmail.com" w:date="2021-03-23T22:58:00Z">
        <w:r w:rsidDel="00275207">
          <w:rPr>
            <w:rFonts w:hint="eastAsia"/>
          </w:rPr>
          <w:delText>公司法定代表人可以委托他人代行职责，委托他人代行职责时，应有书面委托。法律、法规规定必须由法定代表人行使的职责，不得委托他人代行。</w:delText>
        </w:r>
      </w:del>
    </w:p>
    <w:p w14:paraId="20471DEB" w14:textId="07676AB3" w:rsidR="00884FDB" w:rsidDel="00275207" w:rsidRDefault="00902EDC">
      <w:pPr>
        <w:rPr>
          <w:del w:id="2345" w:author="mico1999@foxmail.com" w:date="2021-03-23T22:58:00Z"/>
        </w:rPr>
      </w:pPr>
      <w:del w:id="2346" w:author="mico1999@foxmail.com" w:date="2021-03-23T22:58:00Z">
        <w:r w:rsidDel="00275207">
          <w:rPr>
            <w:rFonts w:hint="eastAsia"/>
          </w:rPr>
          <w:delText>第三十七条</w:delText>
        </w:r>
        <w:r w:rsidDel="00275207">
          <w:rPr>
            <w:rFonts w:hint="eastAsia"/>
          </w:rPr>
          <w:delText xml:space="preserve"> </w:delText>
        </w:r>
        <w:r w:rsidDel="00275207">
          <w:rPr>
            <w:rFonts w:hint="eastAsia"/>
          </w:rPr>
          <w:delText>有下列情形之一的，不得担任公司法定代表人：</w:delText>
        </w:r>
      </w:del>
    </w:p>
    <w:p w14:paraId="635383BB" w14:textId="178EBA9F" w:rsidR="00884FDB" w:rsidDel="00275207" w:rsidRDefault="00902EDC">
      <w:pPr>
        <w:rPr>
          <w:del w:id="2347" w:author="mico1999@foxmail.com" w:date="2021-03-23T22:58:00Z"/>
        </w:rPr>
      </w:pPr>
      <w:del w:id="2348" w:author="mico1999@foxmail.com" w:date="2021-03-23T22:58:00Z">
        <w:r w:rsidDel="00275207">
          <w:rPr>
            <w:rFonts w:hint="eastAsia"/>
          </w:rPr>
          <w:delText>（一）无民事行为能力或者限制民事行为能力的。</w:delText>
        </w:r>
      </w:del>
    </w:p>
    <w:p w14:paraId="15F18217" w14:textId="30ADB5D7" w:rsidR="00884FDB" w:rsidDel="00275207" w:rsidRDefault="00902EDC">
      <w:pPr>
        <w:rPr>
          <w:del w:id="2349" w:author="mico1999@foxmail.com" w:date="2021-03-23T22:58:00Z"/>
        </w:rPr>
      </w:pPr>
      <w:del w:id="2350" w:author="mico1999@foxmail.com" w:date="2021-03-23T22:58:00Z">
        <w:r w:rsidDel="00275207">
          <w:rPr>
            <w:rFonts w:hint="eastAsia"/>
          </w:rPr>
          <w:delText>（二）正在被执行刑罚或者正在被执行刑事强制措施的。</w:delText>
        </w:r>
      </w:del>
    </w:p>
    <w:p w14:paraId="6D186812" w14:textId="2CAA44A2" w:rsidR="00884FDB" w:rsidDel="00275207" w:rsidRDefault="00902EDC">
      <w:pPr>
        <w:rPr>
          <w:del w:id="2351" w:author="mico1999@foxmail.com" w:date="2021-03-23T22:58:00Z"/>
        </w:rPr>
      </w:pPr>
      <w:del w:id="2352" w:author="mico1999@foxmail.com" w:date="2021-03-23T22:58:00Z">
        <w:r w:rsidDel="00275207">
          <w:rPr>
            <w:rFonts w:hint="eastAsia"/>
          </w:rPr>
          <w:delText>（三）正在被公安机关或者国家安全机关通缉的。</w:delText>
        </w:r>
      </w:del>
    </w:p>
    <w:p w14:paraId="5C5D71D3" w14:textId="778D326A" w:rsidR="00884FDB" w:rsidDel="00275207" w:rsidRDefault="00902EDC">
      <w:pPr>
        <w:rPr>
          <w:del w:id="2353" w:author="mico1999@foxmail.com" w:date="2021-03-23T22:58:00Z"/>
        </w:rPr>
      </w:pPr>
      <w:del w:id="2354" w:author="mico1999@foxmail.com" w:date="2021-03-23T22:58:00Z">
        <w:r w:rsidDel="00275207">
          <w:rPr>
            <w:rFonts w:hint="eastAsia"/>
          </w:rPr>
          <w:delText>（四）因犯有贪污贿赂罪、侵犯财产罪或者破坏社会主义市场经济秩序罪，被判处刑罚，执行期满未逾五年的；因犯有其他罪，被判处刑罚，执行期满未逾三年的；或者因犯罪被判处剥夺政治权利，执行期满未逾五年的。</w:delText>
        </w:r>
      </w:del>
    </w:p>
    <w:p w14:paraId="07E48C17" w14:textId="2931C5B2" w:rsidR="00884FDB" w:rsidDel="00275207" w:rsidRDefault="00902EDC">
      <w:pPr>
        <w:rPr>
          <w:del w:id="2355" w:author="mico1999@foxmail.com" w:date="2021-03-23T22:58:00Z"/>
        </w:rPr>
      </w:pPr>
      <w:del w:id="2356" w:author="mico1999@foxmail.com" w:date="2021-03-23T22:58:00Z">
        <w:r w:rsidDel="00275207">
          <w:rPr>
            <w:rFonts w:hint="eastAsia"/>
          </w:rPr>
          <w:delText>（五）担任因经营不善破产清算的企业的法定代表人或者董事、经理，并对该企业的破产负有个人责任，自该企业破产清算完结之日起未逾三年的。</w:delText>
        </w:r>
      </w:del>
    </w:p>
    <w:p w14:paraId="65DEF910" w14:textId="3F12068C" w:rsidR="00884FDB" w:rsidDel="00275207" w:rsidRDefault="00902EDC">
      <w:pPr>
        <w:rPr>
          <w:del w:id="2357" w:author="mico1999@foxmail.com" w:date="2021-03-23T22:58:00Z"/>
        </w:rPr>
      </w:pPr>
      <w:del w:id="2358" w:author="mico1999@foxmail.com" w:date="2021-03-23T22:58:00Z">
        <w:r w:rsidDel="00275207">
          <w:rPr>
            <w:rFonts w:hint="eastAsia"/>
          </w:rPr>
          <w:delText>（六）担任因违法被吊销营业执照的企业的法定代表人，并对该企业违法行为负有个人责任，自该企业被吊销营业执照之日起未逾三年的。</w:delText>
        </w:r>
      </w:del>
    </w:p>
    <w:p w14:paraId="3605C92F" w14:textId="466DA201" w:rsidR="00884FDB" w:rsidDel="00275207" w:rsidRDefault="00902EDC">
      <w:pPr>
        <w:rPr>
          <w:del w:id="2359" w:author="mico1999@foxmail.com" w:date="2021-03-23T22:58:00Z"/>
        </w:rPr>
      </w:pPr>
      <w:del w:id="2360" w:author="mico1999@foxmail.com" w:date="2021-03-23T22:58:00Z">
        <w:r w:rsidDel="00275207">
          <w:rPr>
            <w:rFonts w:hint="eastAsia"/>
          </w:rPr>
          <w:delText>（七）个人负债数额较大，到期未清偿的。</w:delText>
        </w:r>
      </w:del>
    </w:p>
    <w:p w14:paraId="1703D8E8" w14:textId="794A99BD" w:rsidR="00884FDB" w:rsidDel="00275207" w:rsidRDefault="00902EDC">
      <w:pPr>
        <w:rPr>
          <w:del w:id="2361" w:author="mico1999@foxmail.com" w:date="2021-03-23T22:58:00Z"/>
        </w:rPr>
      </w:pPr>
      <w:del w:id="2362" w:author="mico1999@foxmail.com" w:date="2021-03-23T22:58:00Z">
        <w:r w:rsidDel="00275207">
          <w:rPr>
            <w:rFonts w:hint="eastAsia"/>
          </w:rPr>
          <w:delText>（八）法律和国务院规定的其他不能担任企业法定代表人的。</w:delText>
        </w:r>
      </w:del>
    </w:p>
    <w:p w14:paraId="09A5050A" w14:textId="641AF52C" w:rsidR="00884FDB" w:rsidDel="00275207" w:rsidRDefault="00902EDC">
      <w:pPr>
        <w:rPr>
          <w:del w:id="2363" w:author="mico1999@foxmail.com" w:date="2021-03-23T22:58:00Z"/>
        </w:rPr>
      </w:pPr>
      <w:del w:id="2364" w:author="mico1999@foxmail.com" w:date="2021-03-23T22:58:00Z">
        <w:r w:rsidDel="00275207">
          <w:rPr>
            <w:rFonts w:hint="eastAsia"/>
          </w:rPr>
          <w:delText>第三十八条</w:delText>
        </w:r>
        <w:r w:rsidDel="00275207">
          <w:rPr>
            <w:rFonts w:hint="eastAsia"/>
          </w:rPr>
          <w:delText xml:space="preserve"> </w:delText>
        </w:r>
        <w:r w:rsidDel="00275207">
          <w:rPr>
            <w:rFonts w:hint="eastAsia"/>
          </w:rPr>
          <w:delText>公司法定代表人出现下列情形之一的，公司应当解除其职务，重新产生符合任职资格的法定代表人：</w:delText>
        </w:r>
      </w:del>
    </w:p>
    <w:p w14:paraId="1ABF126C" w14:textId="2496FA92" w:rsidR="00884FDB" w:rsidDel="00275207" w:rsidRDefault="00902EDC">
      <w:pPr>
        <w:rPr>
          <w:del w:id="2365" w:author="mico1999@foxmail.com" w:date="2021-03-23T22:58:00Z"/>
        </w:rPr>
      </w:pPr>
      <w:del w:id="2366" w:author="mico1999@foxmail.com" w:date="2021-03-23T22:58:00Z">
        <w:r w:rsidDel="00275207">
          <w:rPr>
            <w:rFonts w:hint="eastAsia"/>
          </w:rPr>
          <w:delText>（一）法定代表人有法律、行政法规或者国务院决定规定不得担任法定代表人的情形的；</w:delText>
        </w:r>
      </w:del>
    </w:p>
    <w:p w14:paraId="2F327F25" w14:textId="4FF2A58E" w:rsidR="00884FDB" w:rsidDel="00275207" w:rsidRDefault="00902EDC">
      <w:pPr>
        <w:rPr>
          <w:del w:id="2367" w:author="mico1999@foxmail.com" w:date="2021-03-23T22:58:00Z"/>
        </w:rPr>
      </w:pPr>
      <w:del w:id="2368" w:author="mico1999@foxmail.com" w:date="2021-03-23T22:58:00Z">
        <w:r w:rsidDel="00275207">
          <w:rPr>
            <w:rFonts w:hint="eastAsia"/>
          </w:rPr>
          <w:delText>（二）法定代表人由董事长或者执行董事担任，丧失董事资格的；</w:delText>
        </w:r>
      </w:del>
    </w:p>
    <w:p w14:paraId="3F4473FA" w14:textId="0D4A5F6D" w:rsidR="00884FDB" w:rsidDel="00275207" w:rsidRDefault="00902EDC">
      <w:pPr>
        <w:rPr>
          <w:del w:id="2369" w:author="mico1999@foxmail.com" w:date="2021-03-23T22:58:00Z"/>
        </w:rPr>
      </w:pPr>
      <w:del w:id="2370" w:author="mico1999@foxmail.com" w:date="2021-03-23T22:58:00Z">
        <w:r w:rsidDel="00275207">
          <w:rPr>
            <w:rFonts w:hint="eastAsia"/>
          </w:rPr>
          <w:delText>（三）法定代表人由经理担任，丧失经理资格的；</w:delText>
        </w:r>
      </w:del>
    </w:p>
    <w:p w14:paraId="402206E0" w14:textId="7D6AFBB5" w:rsidR="00884FDB" w:rsidDel="00275207" w:rsidRDefault="00902EDC">
      <w:pPr>
        <w:rPr>
          <w:del w:id="2371" w:author="mico1999@foxmail.com" w:date="2021-03-23T22:58:00Z"/>
        </w:rPr>
      </w:pPr>
      <w:del w:id="2372" w:author="mico1999@foxmail.com" w:date="2021-03-23T22:58:00Z">
        <w:r w:rsidDel="00275207">
          <w:rPr>
            <w:rFonts w:hint="eastAsia"/>
          </w:rPr>
          <w:delText>（四）因被羁押等原因丧失人身自由，无法履行法定代表人职责的；</w:delText>
        </w:r>
      </w:del>
    </w:p>
    <w:p w14:paraId="746E9D08" w14:textId="12B19509" w:rsidR="00884FDB" w:rsidDel="00275207" w:rsidRDefault="00902EDC">
      <w:pPr>
        <w:rPr>
          <w:del w:id="2373" w:author="mico1999@foxmail.com" w:date="2021-03-23T22:58:00Z"/>
        </w:rPr>
      </w:pPr>
      <w:del w:id="2374" w:author="mico1999@foxmail.com" w:date="2021-03-23T22:58:00Z">
        <w:r w:rsidDel="00275207">
          <w:rPr>
            <w:rFonts w:hint="eastAsia"/>
          </w:rPr>
          <w:delText>（五）其他导致法定代表人无法履行职责的情形</w:delText>
        </w:r>
        <w:r w:rsidDel="00275207">
          <w:rPr>
            <w:rFonts w:hint="eastAsia"/>
          </w:rPr>
          <w:delText xml:space="preserve">        </w:delText>
        </w:r>
      </w:del>
    </w:p>
    <w:p w14:paraId="528B3E0E" w14:textId="620D842A" w:rsidR="00884FDB" w:rsidDel="00275207" w:rsidRDefault="00902EDC">
      <w:pPr>
        <w:ind w:firstLine="482"/>
        <w:jc w:val="center"/>
        <w:rPr>
          <w:del w:id="2375" w:author="mico1999@foxmail.com" w:date="2021-03-23T22:58:00Z"/>
        </w:rPr>
      </w:pPr>
      <w:del w:id="2376" w:author="mico1999@foxmail.com" w:date="2021-03-23T22:58:00Z">
        <w:r w:rsidDel="00275207">
          <w:rPr>
            <w:rFonts w:hint="eastAsia"/>
            <w:b/>
            <w:bCs/>
          </w:rPr>
          <w:delText>第八章</w:delText>
        </w:r>
        <w:r w:rsidDel="00275207">
          <w:rPr>
            <w:rFonts w:hint="eastAsia"/>
            <w:b/>
            <w:bCs/>
          </w:rPr>
          <w:delText xml:space="preserve">  </w:delText>
        </w:r>
        <w:r w:rsidDel="00275207">
          <w:rPr>
            <w:rFonts w:hint="eastAsia"/>
            <w:b/>
            <w:bCs/>
          </w:rPr>
          <w:delText>监事会</w:delText>
        </w:r>
      </w:del>
    </w:p>
    <w:p w14:paraId="42D88C8E" w14:textId="521F498B" w:rsidR="00884FDB" w:rsidDel="00275207" w:rsidRDefault="00902EDC">
      <w:pPr>
        <w:rPr>
          <w:del w:id="2377" w:author="mico1999@foxmail.com" w:date="2021-03-23T22:58:00Z"/>
        </w:rPr>
      </w:pPr>
      <w:del w:id="2378" w:author="mico1999@foxmail.com" w:date="2021-03-23T22:58:00Z">
        <w:r w:rsidDel="00275207">
          <w:rPr>
            <w:rFonts w:hint="eastAsia"/>
          </w:rPr>
          <w:delText>第三十九条</w:delText>
        </w:r>
        <w:r w:rsidDel="00275207">
          <w:rPr>
            <w:rFonts w:hint="eastAsia"/>
          </w:rPr>
          <w:delText xml:space="preserve"> </w:delText>
        </w:r>
        <w:r w:rsidDel="00275207">
          <w:rPr>
            <w:rFonts w:hint="eastAsia"/>
          </w:rPr>
          <w:delText>公司设监事会，监事成员</w:delText>
        </w:r>
        <w:r w:rsidDel="00275207">
          <w:rPr>
            <w:rFonts w:hint="eastAsia"/>
          </w:rPr>
          <w:delText>*</w:delText>
        </w:r>
        <w:r w:rsidDel="00275207">
          <w:rPr>
            <w:rFonts w:hint="eastAsia"/>
          </w:rPr>
          <w:delText>名（注：不得少于</w:delText>
        </w:r>
        <w:r w:rsidDel="00275207">
          <w:rPr>
            <w:rFonts w:hint="eastAsia"/>
          </w:rPr>
          <w:delText>3</w:delText>
        </w:r>
        <w:r w:rsidDel="00275207">
          <w:rPr>
            <w:rFonts w:hint="eastAsia"/>
          </w:rPr>
          <w:delText>人）。监事会包括</w:delText>
        </w:r>
        <w:r w:rsidDel="00275207">
          <w:rPr>
            <w:rFonts w:hint="eastAsia"/>
          </w:rPr>
          <w:delText>*</w:delText>
        </w:r>
        <w:r w:rsidDel="00275207">
          <w:rPr>
            <w:rFonts w:hint="eastAsia"/>
          </w:rPr>
          <w:delText>名股东代表和</w:delText>
        </w:r>
        <w:r w:rsidDel="00275207">
          <w:rPr>
            <w:rFonts w:hint="eastAsia"/>
          </w:rPr>
          <w:delText>*</w:delText>
        </w:r>
        <w:r w:rsidDel="00275207">
          <w:rPr>
            <w:rFonts w:hint="eastAsia"/>
          </w:rPr>
          <w:delText>名公司职工代表（注：监事会应当包括股东代表和适当比例的公司职工代表，其中职工代表的比例不得低于三分之一）。监事会中的职工代表由公司职工通过职工代表大会、职工大会或者其他形式民主选举产生。股东代表由股东会委任。监事会设主席一人，由全体监事过半数选举产生。监事会主席召集和主持监事会会议；监事会主席不能履行职务或者不履行职务的，由半数以上监事共同推举一名监事召集和主持监事会会议。</w:delText>
        </w:r>
      </w:del>
    </w:p>
    <w:p w14:paraId="08950BE4" w14:textId="7FD604F7" w:rsidR="00884FDB" w:rsidDel="00275207" w:rsidRDefault="00902EDC">
      <w:pPr>
        <w:rPr>
          <w:del w:id="2379" w:author="mico1999@foxmail.com" w:date="2021-03-23T22:58:00Z"/>
        </w:rPr>
      </w:pPr>
      <w:del w:id="2380" w:author="mico1999@foxmail.com" w:date="2021-03-23T22:58:00Z">
        <w:r w:rsidDel="00275207">
          <w:rPr>
            <w:rFonts w:hint="eastAsia"/>
          </w:rPr>
          <w:delText>董事、高级管理人员不得兼任监事。</w:delText>
        </w:r>
      </w:del>
    </w:p>
    <w:p w14:paraId="58F5D74F" w14:textId="41F67E29" w:rsidR="00884FDB" w:rsidDel="00275207" w:rsidRDefault="00902EDC">
      <w:pPr>
        <w:rPr>
          <w:del w:id="2381" w:author="mico1999@foxmail.com" w:date="2021-03-23T22:58:00Z"/>
        </w:rPr>
      </w:pPr>
      <w:del w:id="2382" w:author="mico1999@foxmail.com" w:date="2021-03-23T22:58:00Z">
        <w:r w:rsidDel="00275207">
          <w:rPr>
            <w:rFonts w:hint="eastAsia"/>
          </w:rPr>
          <w:delText>第四十条　监事的任期每届为三年。监事任期届满，连选可以连任。</w:delText>
        </w:r>
      </w:del>
    </w:p>
    <w:p w14:paraId="6A51D55A" w14:textId="0A28B10A" w:rsidR="00884FDB" w:rsidDel="00275207" w:rsidRDefault="00902EDC">
      <w:pPr>
        <w:rPr>
          <w:del w:id="2383" w:author="mico1999@foxmail.com" w:date="2021-03-23T22:58:00Z"/>
        </w:rPr>
      </w:pPr>
      <w:del w:id="2384" w:author="mico1999@foxmail.com" w:date="2021-03-23T22:58:00Z">
        <w:r w:rsidDel="00275207">
          <w:rPr>
            <w:rFonts w:hint="eastAsia"/>
          </w:rPr>
          <w:delText>监事任期届满未及时改选，或者监事在任期内辞职导致监事会成员低于法定人数的，在改选出的监事就任前，原监事仍应当依照法律、行政法规和公司章程的规定，履行监事职务。</w:delText>
        </w:r>
      </w:del>
    </w:p>
    <w:p w14:paraId="6072CDDC" w14:textId="1DD60A92" w:rsidR="00884FDB" w:rsidDel="00275207" w:rsidRDefault="00902EDC">
      <w:pPr>
        <w:rPr>
          <w:del w:id="2385" w:author="mico1999@foxmail.com" w:date="2021-03-23T22:58:00Z"/>
        </w:rPr>
      </w:pPr>
      <w:del w:id="2386" w:author="mico1999@foxmail.com" w:date="2021-03-23T22:58:00Z">
        <w:r w:rsidDel="00275207">
          <w:rPr>
            <w:rFonts w:hint="eastAsia"/>
          </w:rPr>
          <w:delText>第四十一条　监事会行使下列职权：</w:delText>
        </w:r>
      </w:del>
    </w:p>
    <w:p w14:paraId="2F506DE7" w14:textId="0465519B" w:rsidR="00884FDB" w:rsidDel="00275207" w:rsidRDefault="00902EDC">
      <w:pPr>
        <w:rPr>
          <w:del w:id="2387" w:author="mico1999@foxmail.com" w:date="2021-03-23T22:58:00Z"/>
        </w:rPr>
      </w:pPr>
      <w:del w:id="2388" w:author="mico1999@foxmail.com" w:date="2021-03-23T22:58:00Z">
        <w:r w:rsidDel="00275207">
          <w:rPr>
            <w:rFonts w:hint="eastAsia"/>
          </w:rPr>
          <w:delText>（一）检查公司财务；</w:delText>
        </w:r>
      </w:del>
    </w:p>
    <w:p w14:paraId="3B950FDC" w14:textId="7E1587CA" w:rsidR="00884FDB" w:rsidDel="00275207" w:rsidRDefault="00902EDC">
      <w:pPr>
        <w:rPr>
          <w:del w:id="2389" w:author="mico1999@foxmail.com" w:date="2021-03-23T22:58:00Z"/>
        </w:rPr>
      </w:pPr>
      <w:del w:id="2390" w:author="mico1999@foxmail.com" w:date="2021-03-23T22:58:00Z">
        <w:r w:rsidDel="00275207">
          <w:rPr>
            <w:rFonts w:hint="eastAsia"/>
          </w:rPr>
          <w:delText>（二）对董事、高级管理人员执行公司职务的行为进行监督，对违反法律、行政法规、公司章程或者股东会决议的董事、高级管理人员提出罢免的建议；</w:delText>
        </w:r>
      </w:del>
    </w:p>
    <w:p w14:paraId="608E35B3" w14:textId="00A033C8" w:rsidR="00884FDB" w:rsidDel="00275207" w:rsidRDefault="00902EDC">
      <w:pPr>
        <w:rPr>
          <w:del w:id="2391" w:author="mico1999@foxmail.com" w:date="2021-03-23T22:58:00Z"/>
        </w:rPr>
      </w:pPr>
      <w:del w:id="2392" w:author="mico1999@foxmail.com" w:date="2021-03-23T22:58:00Z">
        <w:r w:rsidDel="00275207">
          <w:rPr>
            <w:rFonts w:hint="eastAsia"/>
          </w:rPr>
          <w:delText>（三）当董事、高级管理人员的行为损害公司的利益时，要求董事、高级管理人员予以纠正；</w:delText>
        </w:r>
      </w:del>
    </w:p>
    <w:p w14:paraId="4AAEF881" w14:textId="1DEE6385" w:rsidR="00884FDB" w:rsidDel="00275207" w:rsidRDefault="00902EDC">
      <w:pPr>
        <w:rPr>
          <w:del w:id="2393" w:author="mico1999@foxmail.com" w:date="2021-03-23T22:58:00Z"/>
        </w:rPr>
      </w:pPr>
      <w:del w:id="2394" w:author="mico1999@foxmail.com" w:date="2021-03-23T22:58:00Z">
        <w:r w:rsidDel="00275207">
          <w:rPr>
            <w:rFonts w:hint="eastAsia"/>
          </w:rPr>
          <w:delText>（四）提议召开临时股东会会议，在执行董事不履行本法规定的召集和主持股东会会议职责时召集和主持股东会会议；</w:delText>
        </w:r>
      </w:del>
    </w:p>
    <w:p w14:paraId="35805CF5" w14:textId="0DCFEBF2" w:rsidR="00884FDB" w:rsidDel="00275207" w:rsidRDefault="00902EDC">
      <w:pPr>
        <w:rPr>
          <w:del w:id="2395" w:author="mico1999@foxmail.com" w:date="2021-03-23T22:58:00Z"/>
        </w:rPr>
      </w:pPr>
      <w:del w:id="2396" w:author="mico1999@foxmail.com" w:date="2021-03-23T22:58:00Z">
        <w:r w:rsidDel="00275207">
          <w:rPr>
            <w:rFonts w:hint="eastAsia"/>
          </w:rPr>
          <w:delText>（五）向股东会会议提出提案；</w:delText>
        </w:r>
      </w:del>
    </w:p>
    <w:p w14:paraId="187AF2A8" w14:textId="7161A890" w:rsidR="00884FDB" w:rsidDel="00275207" w:rsidRDefault="00902EDC">
      <w:pPr>
        <w:rPr>
          <w:del w:id="2397" w:author="mico1999@foxmail.com" w:date="2021-03-23T22:58:00Z"/>
        </w:rPr>
      </w:pPr>
      <w:del w:id="2398" w:author="mico1999@foxmail.com" w:date="2021-03-23T22:58:00Z">
        <w:r w:rsidDel="00275207">
          <w:rPr>
            <w:rFonts w:hint="eastAsia"/>
          </w:rPr>
          <w:delText>（六）依照公司法第一百五十二条的规定，对董事、高级管理人员提起诉讼；</w:delText>
        </w:r>
      </w:del>
    </w:p>
    <w:p w14:paraId="3FBBCDBB" w14:textId="0CCDE331" w:rsidR="00884FDB" w:rsidDel="00275207" w:rsidRDefault="00902EDC">
      <w:pPr>
        <w:rPr>
          <w:del w:id="2399" w:author="mico1999@foxmail.com" w:date="2021-03-23T22:58:00Z"/>
        </w:rPr>
      </w:pPr>
      <w:del w:id="2400" w:author="mico1999@foxmail.com" w:date="2021-03-23T22:58:00Z">
        <w:r w:rsidDel="00275207">
          <w:rPr>
            <w:rFonts w:hint="eastAsia"/>
          </w:rPr>
          <w:delText>（七）公司章程规定的其他职权。</w:delText>
        </w:r>
      </w:del>
    </w:p>
    <w:p w14:paraId="22D04957" w14:textId="544E65D6" w:rsidR="00884FDB" w:rsidDel="00275207" w:rsidRDefault="00902EDC">
      <w:pPr>
        <w:rPr>
          <w:del w:id="2401" w:author="mico1999@foxmail.com" w:date="2021-03-23T22:58:00Z"/>
        </w:rPr>
      </w:pPr>
      <w:del w:id="2402" w:author="mico1999@foxmail.com" w:date="2021-03-23T22:58:00Z">
        <w:r w:rsidDel="00275207">
          <w:rPr>
            <w:rFonts w:hint="eastAsia"/>
          </w:rPr>
          <w:delText>第四十二条　监事会发现公司经营情况异常，可以进行调查；必要时，可以聘请会计师事务所等协助其工作，费用由公司承担。</w:delText>
        </w:r>
      </w:del>
    </w:p>
    <w:p w14:paraId="2B9A503F" w14:textId="15BF0BE9" w:rsidR="00884FDB" w:rsidDel="00275207" w:rsidRDefault="00902EDC">
      <w:pPr>
        <w:rPr>
          <w:del w:id="2403" w:author="mico1999@foxmail.com" w:date="2021-03-23T22:58:00Z"/>
        </w:rPr>
      </w:pPr>
      <w:del w:id="2404" w:author="mico1999@foxmail.com" w:date="2021-03-23T22:58:00Z">
        <w:r w:rsidDel="00275207">
          <w:rPr>
            <w:rFonts w:hint="eastAsia"/>
          </w:rPr>
          <w:delText>第四十三条　监事会每年度至少召开一次会议，监事可以提议召开临时监事会会议。</w:delText>
        </w:r>
      </w:del>
    </w:p>
    <w:p w14:paraId="5A0538DB" w14:textId="62E47DEB" w:rsidR="00884FDB" w:rsidDel="00275207" w:rsidRDefault="00902EDC">
      <w:pPr>
        <w:rPr>
          <w:del w:id="2405" w:author="mico1999@foxmail.com" w:date="2021-03-23T22:58:00Z"/>
        </w:rPr>
      </w:pPr>
      <w:del w:id="2406" w:author="mico1999@foxmail.com" w:date="2021-03-23T22:58:00Z">
        <w:r w:rsidDel="00275207">
          <w:rPr>
            <w:rFonts w:hint="eastAsia"/>
          </w:rPr>
          <w:delText>召开监事会会议，应当于会议召开五日前以书面方式通知全体监事。</w:delText>
        </w:r>
      </w:del>
    </w:p>
    <w:p w14:paraId="15631DB3" w14:textId="3AFBEA89" w:rsidR="00884FDB" w:rsidDel="00275207" w:rsidRDefault="00902EDC">
      <w:pPr>
        <w:rPr>
          <w:del w:id="2407" w:author="mico1999@foxmail.com" w:date="2021-03-23T22:58:00Z"/>
        </w:rPr>
      </w:pPr>
      <w:del w:id="2408" w:author="mico1999@foxmail.com" w:date="2021-03-23T22:58:00Z">
        <w:r w:rsidDel="00275207">
          <w:rPr>
            <w:rFonts w:hint="eastAsia"/>
          </w:rPr>
          <w:delText>监事会决议应当经半数以上监事通过。监事会应当对所议事项的决定作成会议记录，出席会议的监事应当在会议记录上签名。</w:delText>
        </w:r>
      </w:del>
    </w:p>
    <w:p w14:paraId="16772456" w14:textId="7BB662EF" w:rsidR="00884FDB" w:rsidDel="00275207" w:rsidRDefault="00902EDC">
      <w:pPr>
        <w:rPr>
          <w:del w:id="2409" w:author="mico1999@foxmail.com" w:date="2021-03-23T22:58:00Z"/>
        </w:rPr>
      </w:pPr>
      <w:del w:id="2410" w:author="mico1999@foxmail.com" w:date="2021-03-23T22:58:00Z">
        <w:r w:rsidDel="00275207">
          <w:rPr>
            <w:rFonts w:hint="eastAsia"/>
          </w:rPr>
          <w:delText>第四十四条　监事会行使职权所必需的费用，由公司承担。</w:delText>
        </w:r>
      </w:del>
    </w:p>
    <w:p w14:paraId="73B9B594" w14:textId="740BDCD6" w:rsidR="00884FDB" w:rsidDel="00275207" w:rsidRDefault="00902EDC">
      <w:pPr>
        <w:ind w:firstLine="482"/>
        <w:jc w:val="center"/>
        <w:rPr>
          <w:del w:id="2411" w:author="mico1999@foxmail.com" w:date="2021-03-23T22:58:00Z"/>
          <w:b/>
          <w:bCs/>
        </w:rPr>
      </w:pPr>
      <w:del w:id="2412" w:author="mico1999@foxmail.com" w:date="2021-03-23T22:58:00Z">
        <w:r w:rsidDel="00275207">
          <w:rPr>
            <w:rFonts w:hint="eastAsia"/>
            <w:b/>
            <w:bCs/>
          </w:rPr>
          <w:delText>第九章</w:delText>
        </w:r>
        <w:r w:rsidDel="00275207">
          <w:rPr>
            <w:rFonts w:hint="eastAsia"/>
            <w:b/>
            <w:bCs/>
          </w:rPr>
          <w:delText xml:space="preserve">  </w:delText>
        </w:r>
        <w:r w:rsidDel="00275207">
          <w:rPr>
            <w:rFonts w:hint="eastAsia"/>
            <w:b/>
            <w:bCs/>
          </w:rPr>
          <w:delText>财务、会计</w:delText>
        </w:r>
      </w:del>
    </w:p>
    <w:p w14:paraId="3677F3C4" w14:textId="1C11DA39" w:rsidR="00884FDB" w:rsidDel="00275207" w:rsidRDefault="00902EDC">
      <w:pPr>
        <w:rPr>
          <w:del w:id="2413" w:author="mico1999@foxmail.com" w:date="2021-03-23T22:58:00Z"/>
        </w:rPr>
      </w:pPr>
      <w:del w:id="2414" w:author="mico1999@foxmail.com" w:date="2021-03-23T22:58:00Z">
        <w:r w:rsidDel="00275207">
          <w:rPr>
            <w:rFonts w:hint="eastAsia"/>
          </w:rPr>
          <w:delText>第四十五条</w:delText>
        </w:r>
        <w:r w:rsidDel="00275207">
          <w:rPr>
            <w:rFonts w:hint="eastAsia"/>
          </w:rPr>
          <w:delText xml:space="preserve">  </w:delText>
        </w:r>
        <w:r w:rsidDel="00275207">
          <w:rPr>
            <w:rFonts w:hint="eastAsia"/>
          </w:rPr>
          <w:delText>公司应当依照法律法规和有关主管部门的规定建立财务会计制度，依法纳税。</w:delText>
        </w:r>
      </w:del>
    </w:p>
    <w:p w14:paraId="32CF6991" w14:textId="5EE14CAA" w:rsidR="00884FDB" w:rsidDel="00275207" w:rsidRDefault="00902EDC">
      <w:pPr>
        <w:rPr>
          <w:del w:id="2415" w:author="mico1999@foxmail.com" w:date="2021-03-23T22:58:00Z"/>
        </w:rPr>
      </w:pPr>
      <w:del w:id="2416" w:author="mico1999@foxmail.com" w:date="2021-03-23T22:58:00Z">
        <w:r w:rsidDel="00275207">
          <w:rPr>
            <w:rFonts w:hint="eastAsia"/>
          </w:rPr>
          <w:delText>第四十六条</w:delText>
        </w:r>
        <w:r w:rsidDel="00275207">
          <w:rPr>
            <w:rFonts w:hint="eastAsia"/>
          </w:rPr>
          <w:delText xml:space="preserve">  </w:delText>
        </w:r>
        <w:r w:rsidDel="00275207">
          <w:rPr>
            <w:rFonts w:hint="eastAsia"/>
          </w:rPr>
          <w:delText>公司应当在每一会计年度终了时制作财务会计报告，并依法经会计师事务所审查验证。</w:delText>
        </w:r>
      </w:del>
    </w:p>
    <w:p w14:paraId="5A119E77" w14:textId="34D7BEEA" w:rsidR="00884FDB" w:rsidDel="00275207" w:rsidRDefault="00902EDC">
      <w:pPr>
        <w:rPr>
          <w:del w:id="2417" w:author="mico1999@foxmail.com" w:date="2021-03-23T22:58:00Z"/>
        </w:rPr>
      </w:pPr>
      <w:del w:id="2418" w:author="mico1999@foxmail.com" w:date="2021-03-23T22:58:00Z">
        <w:r w:rsidDel="00275207">
          <w:rPr>
            <w:rFonts w:hint="eastAsia"/>
          </w:rPr>
          <w:delText>财务会计报告应当包括下列财务会计报表及附属明细表：</w:delText>
        </w:r>
      </w:del>
    </w:p>
    <w:p w14:paraId="70F91D4F" w14:textId="1B32D217" w:rsidR="00884FDB" w:rsidDel="00275207" w:rsidRDefault="00902EDC">
      <w:pPr>
        <w:rPr>
          <w:del w:id="2419" w:author="mico1999@foxmail.com" w:date="2021-03-23T22:58:00Z"/>
        </w:rPr>
      </w:pPr>
      <w:del w:id="2420" w:author="mico1999@foxmail.com" w:date="2021-03-23T22:58:00Z">
        <w:r w:rsidDel="00275207">
          <w:rPr>
            <w:rFonts w:hint="eastAsia"/>
          </w:rPr>
          <w:delText>（一）资产负债表；</w:delText>
        </w:r>
      </w:del>
    </w:p>
    <w:p w14:paraId="1FE656FD" w14:textId="648FE381" w:rsidR="00884FDB" w:rsidDel="00275207" w:rsidRDefault="00902EDC">
      <w:pPr>
        <w:rPr>
          <w:del w:id="2421" w:author="mico1999@foxmail.com" w:date="2021-03-23T22:58:00Z"/>
        </w:rPr>
      </w:pPr>
      <w:del w:id="2422" w:author="mico1999@foxmail.com" w:date="2021-03-23T22:58:00Z">
        <w:r w:rsidDel="00275207">
          <w:rPr>
            <w:rFonts w:hint="eastAsia"/>
          </w:rPr>
          <w:delText>（二）损益表</w:delText>
        </w:r>
      </w:del>
    </w:p>
    <w:p w14:paraId="62A3E1FA" w14:textId="4C81366E" w:rsidR="00884FDB" w:rsidDel="00275207" w:rsidRDefault="00902EDC">
      <w:pPr>
        <w:rPr>
          <w:del w:id="2423" w:author="mico1999@foxmail.com" w:date="2021-03-23T22:58:00Z"/>
        </w:rPr>
      </w:pPr>
      <w:del w:id="2424" w:author="mico1999@foxmail.com" w:date="2021-03-23T22:58:00Z">
        <w:r w:rsidDel="00275207">
          <w:rPr>
            <w:rFonts w:hint="eastAsia"/>
          </w:rPr>
          <w:delText>（三）财务状况变动表；</w:delText>
        </w:r>
      </w:del>
    </w:p>
    <w:p w14:paraId="44212B42" w14:textId="0E3622FF" w:rsidR="00884FDB" w:rsidDel="00275207" w:rsidRDefault="00902EDC">
      <w:pPr>
        <w:rPr>
          <w:del w:id="2425" w:author="mico1999@foxmail.com" w:date="2021-03-23T22:58:00Z"/>
        </w:rPr>
      </w:pPr>
      <w:del w:id="2426" w:author="mico1999@foxmail.com" w:date="2021-03-23T22:58:00Z">
        <w:r w:rsidDel="00275207">
          <w:rPr>
            <w:rFonts w:hint="eastAsia"/>
          </w:rPr>
          <w:delText>（四）财务情况说明书；</w:delText>
        </w:r>
      </w:del>
    </w:p>
    <w:p w14:paraId="47854AFC" w14:textId="07D2EAA0" w:rsidR="00884FDB" w:rsidDel="00275207" w:rsidRDefault="00902EDC">
      <w:pPr>
        <w:rPr>
          <w:del w:id="2427" w:author="mico1999@foxmail.com" w:date="2021-03-23T22:58:00Z"/>
        </w:rPr>
      </w:pPr>
      <w:del w:id="2428" w:author="mico1999@foxmail.com" w:date="2021-03-23T22:58:00Z">
        <w:r w:rsidDel="00275207">
          <w:rPr>
            <w:rFonts w:hint="eastAsia"/>
          </w:rPr>
          <w:delText>（五）利润分配表。</w:delText>
        </w:r>
      </w:del>
    </w:p>
    <w:p w14:paraId="5F9A6E60" w14:textId="4EB238D5" w:rsidR="00884FDB" w:rsidDel="00275207" w:rsidRDefault="00902EDC">
      <w:pPr>
        <w:rPr>
          <w:del w:id="2429" w:author="mico1999@foxmail.com" w:date="2021-03-23T22:58:00Z"/>
        </w:rPr>
      </w:pPr>
      <w:del w:id="2430" w:author="mico1999@foxmail.com" w:date="2021-03-23T22:58:00Z">
        <w:r w:rsidDel="00275207">
          <w:rPr>
            <w:rFonts w:hint="eastAsia"/>
          </w:rPr>
          <w:delText>第四十七条</w:delText>
        </w:r>
        <w:r w:rsidDel="00275207">
          <w:rPr>
            <w:rFonts w:hint="eastAsia"/>
          </w:rPr>
          <w:delText xml:space="preserve">  </w:delText>
        </w:r>
        <w:r w:rsidDel="00275207">
          <w:rPr>
            <w:rFonts w:hint="eastAsia"/>
          </w:rPr>
          <w:delText>公司分配当年税后利润时，应当提取利润的百分之十列入公司法定公积金，并提取利润的百分之五至百分之十列入公司法定公益金。公司法定公积金累计额超过了公司注册资本的百分之五十后，可不再提取。</w:delText>
        </w:r>
      </w:del>
    </w:p>
    <w:p w14:paraId="428947FE" w14:textId="47B6DE2B" w:rsidR="00884FDB" w:rsidDel="00275207" w:rsidRDefault="00902EDC">
      <w:pPr>
        <w:rPr>
          <w:del w:id="2431" w:author="mico1999@foxmail.com" w:date="2021-03-23T22:58:00Z"/>
        </w:rPr>
      </w:pPr>
      <w:del w:id="2432" w:author="mico1999@foxmail.com" w:date="2021-03-23T22:58:00Z">
        <w:r w:rsidDel="00275207">
          <w:rPr>
            <w:rFonts w:hint="eastAsia"/>
          </w:rPr>
          <w:delText>公司法定公积金不足以弥补上一年度公司亏损的，在依照前款规定提取法定公积金和法定公益金之前，应当先用当年利润弥补亏损。</w:delText>
        </w:r>
      </w:del>
    </w:p>
    <w:p w14:paraId="279BC36D" w14:textId="485B6D78" w:rsidR="00884FDB" w:rsidDel="00275207" w:rsidRDefault="00902EDC">
      <w:pPr>
        <w:rPr>
          <w:del w:id="2433" w:author="mico1999@foxmail.com" w:date="2021-03-23T22:58:00Z"/>
        </w:rPr>
      </w:pPr>
      <w:del w:id="2434" w:author="mico1999@foxmail.com" w:date="2021-03-23T22:58:00Z">
        <w:r w:rsidDel="00275207">
          <w:rPr>
            <w:rFonts w:hint="eastAsia"/>
          </w:rPr>
          <w:delText>公司在从税后利润中提取法定公积金、法定公益金后所剩利润，按照股东的实缴出资比例分配。</w:delText>
        </w:r>
        <w:r w:rsidDel="00275207">
          <w:rPr>
            <w:rFonts w:hint="eastAsia"/>
          </w:rPr>
          <w:delText xml:space="preserve"> </w:delText>
        </w:r>
        <w:r w:rsidDel="00275207">
          <w:rPr>
            <w:rFonts w:hint="eastAsia"/>
          </w:rPr>
          <w:delText>第四十八条</w:delText>
        </w:r>
        <w:r w:rsidDel="00275207">
          <w:rPr>
            <w:rFonts w:hint="eastAsia"/>
          </w:rPr>
          <w:delText xml:space="preserve">  </w:delText>
        </w:r>
        <w:r w:rsidDel="00275207">
          <w:rPr>
            <w:rFonts w:hint="eastAsia"/>
          </w:rPr>
          <w:delText>公司法定公积金用于弥补公司的亏损，扩大公司生产经营或者转为增加公司资本。</w:delText>
        </w:r>
      </w:del>
    </w:p>
    <w:p w14:paraId="1DA4F282" w14:textId="7C23E307" w:rsidR="00884FDB" w:rsidDel="00275207" w:rsidRDefault="00902EDC">
      <w:pPr>
        <w:rPr>
          <w:del w:id="2435" w:author="mico1999@foxmail.com" w:date="2021-03-23T22:58:00Z"/>
        </w:rPr>
      </w:pPr>
      <w:del w:id="2436" w:author="mico1999@foxmail.com" w:date="2021-03-23T22:58:00Z">
        <w:r w:rsidDel="00275207">
          <w:rPr>
            <w:rFonts w:hint="eastAsia"/>
          </w:rPr>
          <w:delText>第四十九条</w:delText>
        </w:r>
        <w:r w:rsidDel="00275207">
          <w:rPr>
            <w:rFonts w:hint="eastAsia"/>
          </w:rPr>
          <w:delText xml:space="preserve">  </w:delText>
        </w:r>
        <w:r w:rsidDel="00275207">
          <w:rPr>
            <w:rFonts w:hint="eastAsia"/>
          </w:rPr>
          <w:delText>公司提取的法定公益金用于本公司职工的集体福利。</w:delText>
        </w:r>
      </w:del>
    </w:p>
    <w:p w14:paraId="5BF82AC2" w14:textId="4FB31F30" w:rsidR="00884FDB" w:rsidDel="00275207" w:rsidRDefault="00902EDC">
      <w:pPr>
        <w:rPr>
          <w:del w:id="2437" w:author="mico1999@foxmail.com" w:date="2021-03-23T22:58:00Z"/>
        </w:rPr>
      </w:pPr>
      <w:del w:id="2438" w:author="mico1999@foxmail.com" w:date="2021-03-23T22:58:00Z">
        <w:r w:rsidDel="00275207">
          <w:rPr>
            <w:rFonts w:hint="eastAsia"/>
          </w:rPr>
          <w:delText>第五十条</w:delText>
        </w:r>
        <w:r w:rsidDel="00275207">
          <w:rPr>
            <w:rFonts w:hint="eastAsia"/>
          </w:rPr>
          <w:delText xml:space="preserve">  </w:delText>
        </w:r>
        <w:r w:rsidDel="00275207">
          <w:rPr>
            <w:rFonts w:hint="eastAsia"/>
          </w:rPr>
          <w:delText>公司除法定的会计帐册外，不得另立会计帐册。</w:delText>
        </w:r>
      </w:del>
    </w:p>
    <w:p w14:paraId="5A8D43E5" w14:textId="7D8FEFAF" w:rsidR="00884FDB" w:rsidDel="00275207" w:rsidRDefault="00902EDC">
      <w:pPr>
        <w:rPr>
          <w:del w:id="2439" w:author="mico1999@foxmail.com" w:date="2021-03-23T22:58:00Z"/>
        </w:rPr>
      </w:pPr>
      <w:del w:id="2440" w:author="mico1999@foxmail.com" w:date="2021-03-23T22:58:00Z">
        <w:r w:rsidDel="00275207">
          <w:rPr>
            <w:rFonts w:hint="eastAsia"/>
          </w:rPr>
          <w:delText>第五十一条</w:delText>
        </w:r>
        <w:r w:rsidDel="00275207">
          <w:rPr>
            <w:rFonts w:hint="eastAsia"/>
          </w:rPr>
          <w:delText xml:space="preserve">  </w:delText>
        </w:r>
        <w:r w:rsidDel="00275207">
          <w:rPr>
            <w:rFonts w:hint="eastAsia"/>
          </w:rPr>
          <w:delText>对公司资产，不得以任何个人名义开立帐户存储。</w:delText>
        </w:r>
      </w:del>
    </w:p>
    <w:p w14:paraId="787285D9" w14:textId="5F73C576" w:rsidR="00884FDB" w:rsidDel="00275207" w:rsidRDefault="00902EDC">
      <w:pPr>
        <w:ind w:firstLine="482"/>
        <w:jc w:val="center"/>
        <w:rPr>
          <w:del w:id="2441" w:author="mico1999@foxmail.com" w:date="2021-03-23T22:58:00Z"/>
        </w:rPr>
      </w:pPr>
      <w:del w:id="2442" w:author="mico1999@foxmail.com" w:date="2021-03-23T22:58:00Z">
        <w:r w:rsidDel="00275207">
          <w:rPr>
            <w:rFonts w:hint="eastAsia"/>
            <w:b/>
            <w:bCs/>
          </w:rPr>
          <w:delText>第十章</w:delText>
        </w:r>
        <w:r w:rsidDel="00275207">
          <w:rPr>
            <w:rFonts w:hint="eastAsia"/>
            <w:b/>
            <w:bCs/>
          </w:rPr>
          <w:delText xml:space="preserve">   </w:delText>
        </w:r>
        <w:r w:rsidDel="00275207">
          <w:rPr>
            <w:rFonts w:hint="eastAsia"/>
            <w:b/>
            <w:bCs/>
          </w:rPr>
          <w:delText>解散和清算</w:delText>
        </w:r>
      </w:del>
    </w:p>
    <w:p w14:paraId="5C85D7FB" w14:textId="227B45A6" w:rsidR="00884FDB" w:rsidDel="00275207" w:rsidRDefault="00902EDC">
      <w:pPr>
        <w:rPr>
          <w:del w:id="2443" w:author="mico1999@foxmail.com" w:date="2021-03-23T22:58:00Z"/>
        </w:rPr>
      </w:pPr>
      <w:del w:id="2444" w:author="mico1999@foxmail.com" w:date="2021-03-23T22:58:00Z">
        <w:r w:rsidDel="00275207">
          <w:rPr>
            <w:rFonts w:hint="eastAsia"/>
          </w:rPr>
          <w:delText>第五十二条</w:delText>
        </w:r>
        <w:r w:rsidDel="00275207">
          <w:rPr>
            <w:rFonts w:hint="eastAsia"/>
          </w:rPr>
          <w:delText xml:space="preserve">  </w:delText>
        </w:r>
        <w:r w:rsidDel="00275207">
          <w:rPr>
            <w:rFonts w:hint="eastAsia"/>
          </w:rPr>
          <w:delText>公司的合并或者分立，应当按国家法律法规的规定办理。</w:delText>
        </w:r>
      </w:del>
    </w:p>
    <w:p w14:paraId="15BBA5A8" w14:textId="54E7EB36" w:rsidR="00884FDB" w:rsidDel="00275207" w:rsidRDefault="00902EDC">
      <w:pPr>
        <w:rPr>
          <w:del w:id="2445" w:author="mico1999@foxmail.com" w:date="2021-03-23T22:58:00Z"/>
        </w:rPr>
      </w:pPr>
      <w:del w:id="2446" w:author="mico1999@foxmail.com" w:date="2021-03-23T22:58:00Z">
        <w:r w:rsidDel="00275207">
          <w:rPr>
            <w:rFonts w:hint="eastAsia"/>
          </w:rPr>
          <w:delText>第五十三条</w:delText>
        </w:r>
        <w:r w:rsidDel="00275207">
          <w:rPr>
            <w:rFonts w:hint="eastAsia"/>
          </w:rPr>
          <w:delText xml:space="preserve">  </w:delText>
        </w:r>
        <w:r w:rsidDel="00275207">
          <w:rPr>
            <w:rFonts w:hint="eastAsia"/>
          </w:rPr>
          <w:delText>在法律法规规定的诸种解散事由出现时，可以解散。</w:delText>
        </w:r>
      </w:del>
    </w:p>
    <w:p w14:paraId="5ACEDFF8" w14:textId="465F66B7" w:rsidR="00884FDB" w:rsidDel="00275207" w:rsidRDefault="00902EDC">
      <w:pPr>
        <w:rPr>
          <w:del w:id="2447" w:author="mico1999@foxmail.com" w:date="2021-03-23T22:58:00Z"/>
        </w:rPr>
      </w:pPr>
      <w:del w:id="2448" w:author="mico1999@foxmail.com" w:date="2021-03-23T22:58:00Z">
        <w:r w:rsidDel="00275207">
          <w:rPr>
            <w:rFonts w:hint="eastAsia"/>
          </w:rPr>
          <w:delText>第五十四条</w:delText>
        </w:r>
        <w:r w:rsidDel="00275207">
          <w:rPr>
            <w:rFonts w:hint="eastAsia"/>
          </w:rPr>
          <w:delText xml:space="preserve">  </w:delText>
        </w:r>
        <w:r w:rsidDel="00275207">
          <w:rPr>
            <w:rFonts w:hint="eastAsia"/>
          </w:rPr>
          <w:delText>公司因章程规定的营业期限届满、出现了章程规定的解散事由、股东会决议解散、被吊销营业执照、被责令关闭或撤销或法院解散公司的，应在解散事由出现之日起十五日内由股东会确定成立清算组。清算组由股东或股东指定的人组成。</w:delText>
        </w:r>
      </w:del>
    </w:p>
    <w:p w14:paraId="4D7300F0" w14:textId="3FA1C984" w:rsidR="00884FDB" w:rsidDel="00275207" w:rsidRDefault="00902EDC">
      <w:pPr>
        <w:rPr>
          <w:del w:id="2449" w:author="mico1999@foxmail.com" w:date="2021-03-23T22:58:00Z"/>
        </w:rPr>
      </w:pPr>
      <w:del w:id="2450" w:author="mico1999@foxmail.com" w:date="2021-03-23T22:58:00Z">
        <w:r w:rsidDel="00275207">
          <w:rPr>
            <w:rFonts w:hint="eastAsia"/>
          </w:rPr>
          <w:delText>第五十五条</w:delText>
        </w:r>
        <w:r w:rsidDel="00275207">
          <w:rPr>
            <w:rFonts w:hint="eastAsia"/>
          </w:rPr>
          <w:delText xml:space="preserve">   </w:delText>
        </w:r>
        <w:r w:rsidDel="00275207">
          <w:rPr>
            <w:rFonts w:hint="eastAsia"/>
          </w:rPr>
          <w:delText>清算组成立后，公司停止与清算无关的经营活动。</w:delText>
        </w:r>
      </w:del>
    </w:p>
    <w:p w14:paraId="4FF7DAD7" w14:textId="088317FC" w:rsidR="00884FDB" w:rsidDel="00275207" w:rsidRDefault="00902EDC">
      <w:pPr>
        <w:rPr>
          <w:del w:id="2451" w:author="mico1999@foxmail.com" w:date="2021-03-23T22:58:00Z"/>
        </w:rPr>
      </w:pPr>
      <w:del w:id="2452" w:author="mico1999@foxmail.com" w:date="2021-03-23T22:58:00Z">
        <w:r w:rsidDel="00275207">
          <w:rPr>
            <w:rFonts w:hint="eastAsia"/>
          </w:rPr>
          <w:delText>第五十六条</w:delText>
        </w:r>
        <w:r w:rsidDel="00275207">
          <w:rPr>
            <w:rFonts w:hint="eastAsia"/>
          </w:rPr>
          <w:delText xml:space="preserve">   </w:delText>
        </w:r>
        <w:r w:rsidDel="00275207">
          <w:rPr>
            <w:rFonts w:hint="eastAsia"/>
          </w:rPr>
          <w:delText>清算组在清算期间行使下列职权：</w:delText>
        </w:r>
      </w:del>
    </w:p>
    <w:p w14:paraId="72935A45" w14:textId="18B5F036" w:rsidR="00884FDB" w:rsidDel="00275207" w:rsidRDefault="00902EDC">
      <w:pPr>
        <w:rPr>
          <w:del w:id="2453" w:author="mico1999@foxmail.com" w:date="2021-03-23T22:58:00Z"/>
        </w:rPr>
      </w:pPr>
      <w:del w:id="2454" w:author="mico1999@foxmail.com" w:date="2021-03-23T22:58:00Z">
        <w:r w:rsidDel="00275207">
          <w:rPr>
            <w:rFonts w:hint="eastAsia"/>
          </w:rPr>
          <w:delText>（一）清理公司财产，编制资产负债表和财产清单；</w:delText>
        </w:r>
      </w:del>
    </w:p>
    <w:p w14:paraId="19FB060D" w14:textId="50483F36" w:rsidR="00884FDB" w:rsidDel="00275207" w:rsidRDefault="00902EDC">
      <w:pPr>
        <w:rPr>
          <w:del w:id="2455" w:author="mico1999@foxmail.com" w:date="2021-03-23T22:58:00Z"/>
        </w:rPr>
      </w:pPr>
      <w:del w:id="2456" w:author="mico1999@foxmail.com" w:date="2021-03-23T22:58:00Z">
        <w:r w:rsidDel="00275207">
          <w:rPr>
            <w:rFonts w:hint="eastAsia"/>
          </w:rPr>
          <w:delText>（二）通知或者公告债权人；</w:delText>
        </w:r>
      </w:del>
    </w:p>
    <w:p w14:paraId="4E23D34C" w14:textId="6CB6C9F1" w:rsidR="00884FDB" w:rsidDel="00275207" w:rsidRDefault="00902EDC">
      <w:pPr>
        <w:rPr>
          <w:del w:id="2457" w:author="mico1999@foxmail.com" w:date="2021-03-23T22:58:00Z"/>
        </w:rPr>
      </w:pPr>
      <w:del w:id="2458" w:author="mico1999@foxmail.com" w:date="2021-03-23T22:58:00Z">
        <w:r w:rsidDel="00275207">
          <w:rPr>
            <w:rFonts w:hint="eastAsia"/>
          </w:rPr>
          <w:delText>（三）处理与清算有关的公司未了结的业务；</w:delText>
        </w:r>
      </w:del>
    </w:p>
    <w:p w14:paraId="4F6DFBC0" w14:textId="09DF2762" w:rsidR="00884FDB" w:rsidDel="00275207" w:rsidRDefault="00902EDC">
      <w:pPr>
        <w:rPr>
          <w:del w:id="2459" w:author="mico1999@foxmail.com" w:date="2021-03-23T22:58:00Z"/>
        </w:rPr>
      </w:pPr>
      <w:del w:id="2460" w:author="mico1999@foxmail.com" w:date="2021-03-23T22:58:00Z">
        <w:r w:rsidDel="00275207">
          <w:rPr>
            <w:rFonts w:hint="eastAsia"/>
          </w:rPr>
          <w:delText>（四）处理对外投资及办理分支机构的注销；</w:delText>
        </w:r>
      </w:del>
    </w:p>
    <w:p w14:paraId="495FD93B" w14:textId="1E0E82EE" w:rsidR="00884FDB" w:rsidDel="00275207" w:rsidRDefault="00902EDC">
      <w:pPr>
        <w:rPr>
          <w:del w:id="2461" w:author="mico1999@foxmail.com" w:date="2021-03-23T22:58:00Z"/>
        </w:rPr>
      </w:pPr>
      <w:del w:id="2462" w:author="mico1999@foxmail.com" w:date="2021-03-23T22:58:00Z">
        <w:r w:rsidDel="00275207">
          <w:rPr>
            <w:rFonts w:hint="eastAsia"/>
          </w:rPr>
          <w:delText>（五）清缴所欠税款；</w:delText>
        </w:r>
      </w:del>
    </w:p>
    <w:p w14:paraId="7D1D7629" w14:textId="7AB75846" w:rsidR="00884FDB" w:rsidDel="00275207" w:rsidRDefault="00902EDC">
      <w:pPr>
        <w:rPr>
          <w:del w:id="2463" w:author="mico1999@foxmail.com" w:date="2021-03-23T22:58:00Z"/>
        </w:rPr>
      </w:pPr>
      <w:del w:id="2464" w:author="mico1999@foxmail.com" w:date="2021-03-23T22:58:00Z">
        <w:r w:rsidDel="00275207">
          <w:rPr>
            <w:rFonts w:hint="eastAsia"/>
          </w:rPr>
          <w:delText>（六）清理债权债务；</w:delText>
        </w:r>
      </w:del>
    </w:p>
    <w:p w14:paraId="6E4AF8E7" w14:textId="4BEE47C5" w:rsidR="00884FDB" w:rsidDel="00275207" w:rsidRDefault="00902EDC">
      <w:pPr>
        <w:rPr>
          <w:del w:id="2465" w:author="mico1999@foxmail.com" w:date="2021-03-23T22:58:00Z"/>
        </w:rPr>
      </w:pPr>
      <w:del w:id="2466" w:author="mico1999@foxmail.com" w:date="2021-03-23T22:58:00Z">
        <w:r w:rsidDel="00275207">
          <w:rPr>
            <w:rFonts w:hint="eastAsia"/>
          </w:rPr>
          <w:delText>（七）处理公司清偿债务后的剩余财产；</w:delText>
        </w:r>
      </w:del>
    </w:p>
    <w:p w14:paraId="4D3BB96B" w14:textId="4574C572" w:rsidR="00884FDB" w:rsidDel="00275207" w:rsidRDefault="00902EDC">
      <w:pPr>
        <w:rPr>
          <w:del w:id="2467" w:author="mico1999@foxmail.com" w:date="2021-03-23T22:58:00Z"/>
        </w:rPr>
      </w:pPr>
      <w:del w:id="2468" w:author="mico1999@foxmail.com" w:date="2021-03-23T22:58:00Z">
        <w:r w:rsidDel="00275207">
          <w:rPr>
            <w:rFonts w:hint="eastAsia"/>
          </w:rPr>
          <w:delText>（八）代表公司参与民事诉讼活动。</w:delText>
        </w:r>
      </w:del>
    </w:p>
    <w:p w14:paraId="07450F52" w14:textId="0DADB164" w:rsidR="00884FDB" w:rsidDel="00275207" w:rsidRDefault="00902EDC">
      <w:pPr>
        <w:rPr>
          <w:del w:id="2469" w:author="mico1999@foxmail.com" w:date="2021-03-23T22:58:00Z"/>
        </w:rPr>
      </w:pPr>
      <w:del w:id="2470" w:author="mico1999@foxmail.com" w:date="2021-03-23T22:58:00Z">
        <w:r w:rsidDel="00275207">
          <w:rPr>
            <w:rFonts w:hint="eastAsia"/>
          </w:rPr>
          <w:delText>第五十七条</w:delText>
        </w:r>
        <w:r w:rsidDel="00275207">
          <w:rPr>
            <w:rFonts w:hint="eastAsia"/>
          </w:rPr>
          <w:delText xml:space="preserve">  </w:delText>
        </w:r>
        <w:r w:rsidDel="00275207">
          <w:rPr>
            <w:rFonts w:hint="eastAsia"/>
          </w:rPr>
          <w:delText>清算组自成立之日起十日内通知债权人，并向公司登记机关备案，于六十日内在报纸上公告，对公司债权人的债务进行登记。</w:delText>
        </w:r>
      </w:del>
    </w:p>
    <w:p w14:paraId="7F698145" w14:textId="3BAA8C32" w:rsidR="00884FDB" w:rsidDel="00275207" w:rsidRDefault="00902EDC">
      <w:pPr>
        <w:rPr>
          <w:del w:id="2471" w:author="mico1999@foxmail.com" w:date="2021-03-23T22:58:00Z"/>
        </w:rPr>
      </w:pPr>
      <w:del w:id="2472" w:author="mico1999@foxmail.com" w:date="2021-03-23T22:58:00Z">
        <w:r w:rsidDel="00275207">
          <w:rPr>
            <w:rFonts w:hint="eastAsia"/>
          </w:rPr>
          <w:delText>第五十八条</w:delText>
        </w:r>
        <w:r w:rsidDel="00275207">
          <w:rPr>
            <w:rFonts w:hint="eastAsia"/>
          </w:rPr>
          <w:delText xml:space="preserve">  </w:delText>
        </w:r>
        <w:r w:rsidDel="00275207">
          <w:rPr>
            <w:rFonts w:hint="eastAsia"/>
          </w:rPr>
          <w:delText>清算组在清理公司财产、编制资产负债表和财产清单后，应当制定清算方案，并报股东会确认。清算组在清理公司财产后，发现公司财产不足清偿债务的，应当依法向人民法院申请宣告破产。</w:delText>
        </w:r>
      </w:del>
    </w:p>
    <w:p w14:paraId="0D913505" w14:textId="771833A0" w:rsidR="00884FDB" w:rsidDel="00275207" w:rsidRDefault="00902EDC">
      <w:pPr>
        <w:rPr>
          <w:del w:id="2473" w:author="mico1999@foxmail.com" w:date="2021-03-23T22:58:00Z"/>
        </w:rPr>
      </w:pPr>
      <w:del w:id="2474" w:author="mico1999@foxmail.com" w:date="2021-03-23T22:58:00Z">
        <w:r w:rsidDel="00275207">
          <w:rPr>
            <w:rFonts w:hint="eastAsia"/>
          </w:rPr>
          <w:delText>第五十九条</w:delText>
        </w:r>
        <w:r w:rsidDel="00275207">
          <w:rPr>
            <w:rFonts w:hint="eastAsia"/>
          </w:rPr>
          <w:delText xml:space="preserve">  </w:delText>
        </w:r>
        <w:r w:rsidDel="00275207">
          <w:rPr>
            <w:rFonts w:hint="eastAsia"/>
          </w:rPr>
          <w:delText>财产清偿顺序如下：</w:delText>
        </w:r>
        <w:r w:rsidDel="00275207">
          <w:rPr>
            <w:rFonts w:hint="eastAsia"/>
          </w:rPr>
          <w:delText>1</w:delText>
        </w:r>
        <w:r w:rsidDel="00275207">
          <w:rPr>
            <w:rFonts w:hint="eastAsia"/>
          </w:rPr>
          <w:delText>、支付清算费用；</w:delText>
        </w:r>
        <w:r w:rsidDel="00275207">
          <w:rPr>
            <w:rFonts w:hint="eastAsia"/>
          </w:rPr>
          <w:delText>2</w:delText>
        </w:r>
        <w:r w:rsidDel="00275207">
          <w:rPr>
            <w:rFonts w:hint="eastAsia"/>
          </w:rPr>
          <w:delText>、职工工资和劳动保险费用；</w:delText>
        </w:r>
        <w:r w:rsidDel="00275207">
          <w:rPr>
            <w:rFonts w:hint="eastAsia"/>
          </w:rPr>
          <w:delText>3</w:delText>
        </w:r>
        <w:r w:rsidDel="00275207">
          <w:rPr>
            <w:rFonts w:hint="eastAsia"/>
          </w:rPr>
          <w:delText>、缴纳所欠税款；</w:delText>
        </w:r>
        <w:r w:rsidDel="00275207">
          <w:rPr>
            <w:rFonts w:hint="eastAsia"/>
          </w:rPr>
          <w:delText>4</w:delText>
        </w:r>
        <w:r w:rsidDel="00275207">
          <w:rPr>
            <w:rFonts w:hint="eastAsia"/>
          </w:rPr>
          <w:delText>、清偿公司债务。</w:delText>
        </w:r>
      </w:del>
    </w:p>
    <w:p w14:paraId="16ABCB86" w14:textId="5EB62301" w:rsidR="00884FDB" w:rsidDel="00275207" w:rsidRDefault="00902EDC">
      <w:pPr>
        <w:rPr>
          <w:del w:id="2475" w:author="mico1999@foxmail.com" w:date="2021-03-23T22:58:00Z"/>
        </w:rPr>
      </w:pPr>
      <w:del w:id="2476" w:author="mico1999@foxmail.com" w:date="2021-03-23T22:58:00Z">
        <w:r w:rsidDel="00275207">
          <w:rPr>
            <w:rFonts w:hint="eastAsia"/>
          </w:rPr>
          <w:delText>公司财产按前款规定清偿后的剩余财产，按照出资比例分配给股东。</w:delText>
        </w:r>
      </w:del>
    </w:p>
    <w:p w14:paraId="57AB8AD3" w14:textId="52936033" w:rsidR="00884FDB" w:rsidDel="00275207" w:rsidRDefault="00902EDC">
      <w:pPr>
        <w:rPr>
          <w:del w:id="2477" w:author="mico1999@foxmail.com" w:date="2021-03-23T22:58:00Z"/>
        </w:rPr>
      </w:pPr>
      <w:del w:id="2478" w:author="mico1999@foxmail.com" w:date="2021-03-23T22:58:00Z">
        <w:r w:rsidDel="00275207">
          <w:rPr>
            <w:rFonts w:hint="eastAsia"/>
          </w:rPr>
          <w:delText>第六十条</w:delText>
        </w:r>
        <w:r w:rsidDel="00275207">
          <w:rPr>
            <w:rFonts w:hint="eastAsia"/>
          </w:rPr>
          <w:delText xml:space="preserve">  </w:delText>
        </w:r>
        <w:r w:rsidDel="00275207">
          <w:rPr>
            <w:rFonts w:hint="eastAsia"/>
          </w:rPr>
          <w:delText>公司清算结束后，清算组制作清算报告，报股东会或公司主管</w:delText>
        </w:r>
      </w:del>
    </w:p>
    <w:p w14:paraId="6AF9B4DD" w14:textId="3F7DF1D4" w:rsidR="00884FDB" w:rsidDel="00275207" w:rsidRDefault="00902EDC">
      <w:pPr>
        <w:rPr>
          <w:del w:id="2479" w:author="mico1999@foxmail.com" w:date="2021-03-23T22:58:00Z"/>
        </w:rPr>
      </w:pPr>
      <w:del w:id="2480" w:author="mico1999@foxmail.com" w:date="2021-03-23T22:58:00Z">
        <w:r w:rsidDel="00275207">
          <w:rPr>
            <w:rFonts w:hint="eastAsia"/>
          </w:rPr>
          <w:delText>机关确认。并向公司登记机关申请公司注销登记，公告公司终止。</w:delText>
        </w:r>
      </w:del>
    </w:p>
    <w:p w14:paraId="089C77ED" w14:textId="2B549022" w:rsidR="00884FDB" w:rsidDel="00275207" w:rsidRDefault="00902EDC">
      <w:pPr>
        <w:rPr>
          <w:del w:id="2481" w:author="mico1999@foxmail.com" w:date="2021-03-23T22:58:00Z"/>
        </w:rPr>
      </w:pPr>
      <w:del w:id="2482" w:author="mico1999@foxmail.com" w:date="2021-03-23T22:58:00Z">
        <w:r w:rsidDel="00275207">
          <w:rPr>
            <w:rFonts w:hint="eastAsia"/>
          </w:rPr>
          <w:delText>第六十一条</w:delText>
        </w:r>
        <w:r w:rsidDel="00275207">
          <w:rPr>
            <w:rFonts w:hint="eastAsia"/>
          </w:rPr>
          <w:delText xml:space="preserve">  </w:delText>
        </w:r>
        <w:r w:rsidDel="00275207">
          <w:rPr>
            <w:rFonts w:hint="eastAsia"/>
          </w:rPr>
          <w:delText>清算组成员应当忠于职守，依法履行清算义务，不得利用职权收受贿赂或者有其他非法收入，不得侵占公司财产。</w:delText>
        </w:r>
      </w:del>
    </w:p>
    <w:p w14:paraId="75B17977" w14:textId="7BCD3F67" w:rsidR="00884FDB" w:rsidDel="00275207" w:rsidRDefault="00902EDC">
      <w:pPr>
        <w:rPr>
          <w:del w:id="2483" w:author="mico1999@foxmail.com" w:date="2021-03-23T22:58:00Z"/>
        </w:rPr>
      </w:pPr>
      <w:del w:id="2484" w:author="mico1999@foxmail.com" w:date="2021-03-23T22:58:00Z">
        <w:r w:rsidDel="00275207">
          <w:rPr>
            <w:rFonts w:hint="eastAsia"/>
          </w:rPr>
          <w:delText>清算组成员因故意或者重大过失给公司或者债权人造成损失的，应当承担赔偿责任。</w:delText>
        </w:r>
      </w:del>
    </w:p>
    <w:p w14:paraId="348DB72D" w14:textId="68BBAA67" w:rsidR="00884FDB" w:rsidDel="00275207" w:rsidRDefault="00902EDC">
      <w:pPr>
        <w:ind w:firstLine="482"/>
        <w:jc w:val="center"/>
        <w:rPr>
          <w:del w:id="2485" w:author="mico1999@foxmail.com" w:date="2021-03-23T22:58:00Z"/>
          <w:b/>
          <w:bCs/>
        </w:rPr>
      </w:pPr>
      <w:del w:id="2486" w:author="mico1999@foxmail.com" w:date="2021-03-23T22:58:00Z">
        <w:r w:rsidDel="00275207">
          <w:rPr>
            <w:rFonts w:hint="eastAsia"/>
            <w:b/>
            <w:bCs/>
          </w:rPr>
          <w:delText>第十一章</w:delText>
        </w:r>
        <w:r w:rsidDel="00275207">
          <w:rPr>
            <w:rFonts w:hint="eastAsia"/>
            <w:b/>
            <w:bCs/>
          </w:rPr>
          <w:delText xml:space="preserve">   </w:delText>
        </w:r>
        <w:r w:rsidDel="00275207">
          <w:rPr>
            <w:rFonts w:hint="eastAsia"/>
            <w:b/>
            <w:bCs/>
          </w:rPr>
          <w:delText>附</w:delText>
        </w:r>
        <w:r w:rsidDel="00275207">
          <w:rPr>
            <w:rFonts w:hint="eastAsia"/>
            <w:b/>
            <w:bCs/>
          </w:rPr>
          <w:delText xml:space="preserve">  </w:delText>
        </w:r>
        <w:r w:rsidDel="00275207">
          <w:rPr>
            <w:rFonts w:hint="eastAsia"/>
            <w:b/>
            <w:bCs/>
          </w:rPr>
          <w:delText>则</w:delText>
        </w:r>
      </w:del>
    </w:p>
    <w:p w14:paraId="3BB91762" w14:textId="0BD957B5" w:rsidR="00884FDB" w:rsidDel="00275207" w:rsidRDefault="00902EDC">
      <w:pPr>
        <w:rPr>
          <w:del w:id="2487" w:author="mico1999@foxmail.com" w:date="2021-03-23T22:58:00Z"/>
        </w:rPr>
      </w:pPr>
      <w:del w:id="2488" w:author="mico1999@foxmail.com" w:date="2021-03-23T22:58:00Z">
        <w:r w:rsidDel="00275207">
          <w:rPr>
            <w:rFonts w:hint="eastAsia"/>
          </w:rPr>
          <w:delText>第六十二条</w:delText>
        </w:r>
        <w:r w:rsidDel="00275207">
          <w:rPr>
            <w:rFonts w:hint="eastAsia"/>
          </w:rPr>
          <w:delText xml:space="preserve">  </w:delText>
        </w:r>
        <w:r w:rsidDel="00275207">
          <w:rPr>
            <w:rFonts w:hint="eastAsia"/>
          </w:rPr>
          <w:delText>公司应当指定联系人，负责办理公司登记、年报及其它事务，并向商事登记机关备案，联系人变动的，应向登记机关重新备案。</w:delText>
        </w:r>
      </w:del>
    </w:p>
    <w:p w14:paraId="46C2E2DE" w14:textId="0FBE061C" w:rsidR="00884FDB" w:rsidDel="00275207" w:rsidRDefault="00902EDC">
      <w:pPr>
        <w:rPr>
          <w:del w:id="2489" w:author="mico1999@foxmail.com" w:date="2021-03-23T22:58:00Z"/>
        </w:rPr>
      </w:pPr>
      <w:del w:id="2490" w:author="mico1999@foxmail.com" w:date="2021-03-23T22:58:00Z">
        <w:r w:rsidDel="00275207">
          <w:rPr>
            <w:rFonts w:hint="eastAsia"/>
          </w:rPr>
          <w:delText>第六十三条</w:delText>
        </w:r>
        <w:r w:rsidDel="00275207">
          <w:rPr>
            <w:rFonts w:hint="eastAsia"/>
          </w:rPr>
          <w:delText xml:space="preserve"> </w:delText>
        </w:r>
        <w:r w:rsidDel="00275207">
          <w:rPr>
            <w:rFonts w:hint="eastAsia"/>
          </w:rPr>
          <w:delText>本章程中涉及登记事项的变更及其它重要条款变动应当修改公司章程。公司章程的修改程序，应当符合公司法及其本章程的规定。</w:delText>
        </w:r>
      </w:del>
    </w:p>
    <w:p w14:paraId="3D863770" w14:textId="6E6940F0" w:rsidR="00884FDB" w:rsidDel="00275207" w:rsidRDefault="00902EDC">
      <w:pPr>
        <w:rPr>
          <w:del w:id="2491" w:author="mico1999@foxmail.com" w:date="2021-03-23T22:58:00Z"/>
        </w:rPr>
      </w:pPr>
      <w:del w:id="2492" w:author="mico1999@foxmail.com" w:date="2021-03-23T22:58:00Z">
        <w:r w:rsidDel="00275207">
          <w:rPr>
            <w:rFonts w:hint="eastAsia"/>
          </w:rPr>
          <w:delText>第六十四条</w:delText>
        </w:r>
        <w:r w:rsidDel="00275207">
          <w:rPr>
            <w:rFonts w:hint="eastAsia"/>
          </w:rPr>
          <w:delText xml:space="preserve">  </w:delText>
        </w:r>
        <w:r w:rsidDel="00275207">
          <w:rPr>
            <w:rFonts w:hint="eastAsia"/>
          </w:rPr>
          <w:delText>股东会通过的章程或者章程修正案，应当报公司登记机关备案。公司股东会通过的有关公司章程的补充决议，均为本章程的组成部分，应当报公司登记机关备案。</w:delText>
        </w:r>
      </w:del>
    </w:p>
    <w:p w14:paraId="6109A6E4" w14:textId="5577A689" w:rsidR="00884FDB" w:rsidDel="00275207" w:rsidRDefault="00902EDC">
      <w:pPr>
        <w:rPr>
          <w:del w:id="2493" w:author="mico1999@foxmail.com" w:date="2021-03-23T22:58:00Z"/>
        </w:rPr>
      </w:pPr>
      <w:del w:id="2494" w:author="mico1999@foxmail.com" w:date="2021-03-23T22:58:00Z">
        <w:r w:rsidDel="00275207">
          <w:rPr>
            <w:rFonts w:hint="eastAsia"/>
          </w:rPr>
          <w:delText>第六十五条</w:delText>
        </w:r>
        <w:r w:rsidDel="00275207">
          <w:rPr>
            <w:rFonts w:hint="eastAsia"/>
          </w:rPr>
          <w:delText xml:space="preserve">  </w:delText>
        </w:r>
        <w:r w:rsidDel="00275207">
          <w:rPr>
            <w:rFonts w:hint="eastAsia"/>
          </w:rPr>
          <w:delText>公司应当将依据章程形成的会议记录等相关法律文书存档备查。</w:delText>
        </w:r>
      </w:del>
    </w:p>
    <w:p w14:paraId="4A54658C" w14:textId="0BE4DAFF" w:rsidR="00884FDB" w:rsidDel="00275207" w:rsidRDefault="00902EDC">
      <w:pPr>
        <w:rPr>
          <w:del w:id="2495" w:author="mico1999@foxmail.com" w:date="2021-03-23T22:58:00Z"/>
        </w:rPr>
      </w:pPr>
      <w:del w:id="2496" w:author="mico1999@foxmail.com" w:date="2021-03-23T22:58:00Z">
        <w:r w:rsidDel="00275207">
          <w:rPr>
            <w:rFonts w:hint="eastAsia"/>
          </w:rPr>
          <w:delText>第六十六条</w:delText>
        </w:r>
        <w:r w:rsidDel="00275207">
          <w:rPr>
            <w:rFonts w:hint="eastAsia"/>
          </w:rPr>
          <w:delText xml:space="preserve">  </w:delText>
        </w:r>
        <w:r w:rsidDel="00275207">
          <w:rPr>
            <w:rFonts w:hint="eastAsia"/>
          </w:rPr>
          <w:delText>本章程与法律法规相抵触的，以法律法规的规定为准。</w:delText>
        </w:r>
      </w:del>
    </w:p>
    <w:p w14:paraId="22C89B34" w14:textId="561A5CD9" w:rsidR="00884FDB" w:rsidDel="00275207" w:rsidRDefault="00902EDC">
      <w:pPr>
        <w:rPr>
          <w:del w:id="2497" w:author="mico1999@foxmail.com" w:date="2021-03-23T22:58:00Z"/>
        </w:rPr>
      </w:pPr>
      <w:del w:id="2498" w:author="mico1999@foxmail.com" w:date="2021-03-23T22:58:00Z">
        <w:r w:rsidDel="00275207">
          <w:rPr>
            <w:rFonts w:hint="eastAsia"/>
          </w:rPr>
          <w:delText>第六十七条</w:delText>
        </w:r>
        <w:r w:rsidDel="00275207">
          <w:rPr>
            <w:rFonts w:hint="eastAsia"/>
          </w:rPr>
          <w:delText xml:space="preserve">  </w:delText>
        </w:r>
        <w:r w:rsidDel="00275207">
          <w:rPr>
            <w:rFonts w:hint="eastAsia"/>
          </w:rPr>
          <w:delText>本章程的解释权归公司股东会。</w:delText>
        </w:r>
      </w:del>
    </w:p>
    <w:p w14:paraId="04F6F096" w14:textId="1B2D866F" w:rsidR="00884FDB" w:rsidDel="00275207" w:rsidRDefault="00902EDC">
      <w:pPr>
        <w:rPr>
          <w:del w:id="2499" w:author="mico1999@foxmail.com" w:date="2021-03-23T22:58:00Z"/>
        </w:rPr>
      </w:pPr>
      <w:del w:id="2500" w:author="mico1999@foxmail.com" w:date="2021-03-23T22:58:00Z">
        <w:r w:rsidDel="00275207">
          <w:rPr>
            <w:rFonts w:hint="eastAsia"/>
          </w:rPr>
          <w:delText>本章程的订立日期为</w:delText>
        </w:r>
        <w:r w:rsidDel="00275207">
          <w:rPr>
            <w:rFonts w:hint="eastAsia"/>
          </w:rPr>
          <w:delText>______</w:delText>
        </w:r>
        <w:r w:rsidDel="00275207">
          <w:rPr>
            <w:rFonts w:hint="eastAsia"/>
          </w:rPr>
          <w:delText>年</w:delText>
        </w:r>
        <w:r w:rsidDel="00275207">
          <w:rPr>
            <w:rFonts w:hint="eastAsia"/>
          </w:rPr>
          <w:delText>______</w:delText>
        </w:r>
        <w:r w:rsidDel="00275207">
          <w:rPr>
            <w:rFonts w:hint="eastAsia"/>
          </w:rPr>
          <w:delText>月</w:delText>
        </w:r>
        <w:r w:rsidDel="00275207">
          <w:rPr>
            <w:rFonts w:hint="eastAsia"/>
          </w:rPr>
          <w:delText>______</w:delText>
        </w:r>
        <w:r w:rsidDel="00275207">
          <w:rPr>
            <w:rFonts w:hint="eastAsia"/>
          </w:rPr>
          <w:delText>日。</w:delText>
        </w:r>
      </w:del>
    </w:p>
    <w:p w14:paraId="1078640A" w14:textId="5BC6BCCD" w:rsidR="00884FDB" w:rsidDel="00275207" w:rsidRDefault="00902EDC">
      <w:pPr>
        <w:rPr>
          <w:del w:id="2501" w:author="mico1999@foxmail.com" w:date="2021-03-23T22:58:00Z"/>
        </w:rPr>
      </w:pPr>
      <w:del w:id="2502" w:author="mico1999@foxmail.com" w:date="2021-03-23T22:58:00Z">
        <w:r w:rsidDel="00275207">
          <w:rPr>
            <w:rFonts w:hint="eastAsia"/>
          </w:rPr>
          <w:delText xml:space="preserve">　　全体股东</w:delText>
        </w:r>
        <w:r w:rsidDel="00275207">
          <w:rPr>
            <w:rFonts w:hint="eastAsia"/>
          </w:rPr>
          <w:delText>(</w:delText>
        </w:r>
        <w:r w:rsidDel="00275207">
          <w:rPr>
            <w:rFonts w:hint="eastAsia"/>
          </w:rPr>
          <w:delText>签字盖章</w:delText>
        </w:r>
        <w:r w:rsidDel="00275207">
          <w:rPr>
            <w:rFonts w:hint="eastAsia"/>
          </w:rPr>
          <w:delText>)</w:delText>
        </w:r>
        <w:r w:rsidDel="00275207">
          <w:rPr>
            <w:rFonts w:hint="eastAsia"/>
          </w:rPr>
          <w:delText>：</w:delText>
        </w:r>
        <w:r w:rsidDel="00275207">
          <w:rPr>
            <w:rFonts w:hint="eastAsia"/>
          </w:rPr>
          <w:delText>____________</w:delText>
        </w:r>
      </w:del>
    </w:p>
    <w:p w14:paraId="75A29A4A" w14:textId="07A1D8D6" w:rsidR="00884FDB" w:rsidDel="00275207" w:rsidRDefault="00902EDC">
      <w:pPr>
        <w:rPr>
          <w:del w:id="2503" w:author="mico1999@foxmail.com" w:date="2021-03-23T22:58:00Z"/>
        </w:rPr>
      </w:pPr>
      <w:del w:id="2504" w:author="mico1999@foxmail.com" w:date="2021-03-23T22:58:00Z">
        <w:r w:rsidDel="00275207">
          <w:rPr>
            <w:rFonts w:hint="eastAsia"/>
          </w:rPr>
          <w:delText xml:space="preserve">　　</w:delText>
        </w:r>
        <w:r w:rsidDel="00275207">
          <w:rPr>
            <w:rFonts w:hint="eastAsia"/>
          </w:rPr>
          <w:delText>____________</w:delText>
        </w:r>
        <w:r w:rsidDel="00275207">
          <w:rPr>
            <w:rFonts w:hint="eastAsia"/>
          </w:rPr>
          <w:delText>年</w:delText>
        </w:r>
        <w:r w:rsidDel="00275207">
          <w:rPr>
            <w:rFonts w:hint="eastAsia"/>
          </w:rPr>
          <w:delText>______</w:delText>
        </w:r>
        <w:r w:rsidDel="00275207">
          <w:rPr>
            <w:rFonts w:hint="eastAsia"/>
          </w:rPr>
          <w:delText>月</w:delText>
        </w:r>
        <w:r w:rsidDel="00275207">
          <w:rPr>
            <w:rFonts w:hint="eastAsia"/>
          </w:rPr>
          <w:delText>______</w:delText>
        </w:r>
        <w:r w:rsidDel="00275207">
          <w:rPr>
            <w:rFonts w:hint="eastAsia"/>
          </w:rPr>
          <w:delText>日</w:delText>
        </w:r>
      </w:del>
    </w:p>
    <w:p w14:paraId="7A05EDBC" w14:textId="6708308E" w:rsidR="00884FDB" w:rsidDel="00275207" w:rsidRDefault="00884FDB">
      <w:pPr>
        <w:rPr>
          <w:del w:id="2505" w:author="mico1999@foxmail.com" w:date="2021-03-23T22:58:00Z"/>
        </w:rPr>
      </w:pPr>
    </w:p>
    <w:p w14:paraId="507E3204" w14:textId="48CB0E52" w:rsidR="00884FDB" w:rsidDel="00275207" w:rsidRDefault="00902EDC">
      <w:pPr>
        <w:rPr>
          <w:del w:id="2506" w:author="mico1999@foxmail.com" w:date="2021-03-23T22:58:00Z"/>
        </w:rPr>
      </w:pPr>
      <w:del w:id="2507" w:author="mico1999@foxmail.com" w:date="2021-03-23T22:58:00Z">
        <w:r w:rsidDel="00275207">
          <w:rPr>
            <w:rFonts w:hint="eastAsia"/>
          </w:rPr>
          <w:br w:type="page"/>
        </w:r>
      </w:del>
    </w:p>
    <w:p w14:paraId="1451B2E0" w14:textId="0C4FA2FF" w:rsidR="00884FDB" w:rsidRDefault="00902EDC" w:rsidP="00F5387F">
      <w:pPr>
        <w:pStyle w:val="2"/>
        <w:rPr>
          <w:szCs w:val="28"/>
        </w:rPr>
      </w:pPr>
      <w:bookmarkStart w:id="2508" w:name="_Toc67356023"/>
      <w:bookmarkStart w:id="2509" w:name="_Toc67433133"/>
      <w:bookmarkStart w:id="2510" w:name="_Toc67433194"/>
      <w:r>
        <w:rPr>
          <w:rFonts w:hint="eastAsia"/>
        </w:rPr>
        <w:t>附录</w:t>
      </w:r>
      <w:r>
        <w:rPr>
          <w:rFonts w:hint="eastAsia"/>
        </w:rPr>
        <w:t>2</w:t>
      </w:r>
      <w:r>
        <w:rPr>
          <w:rFonts w:hint="eastAsia"/>
        </w:rPr>
        <w:t>：老伴儿</w:t>
      </w:r>
      <w:r>
        <w:rPr>
          <w:rFonts w:hint="eastAsia"/>
        </w:rPr>
        <w:t>APP</w:t>
      </w:r>
      <w:r>
        <w:rPr>
          <w:rFonts w:hint="eastAsia"/>
        </w:rPr>
        <w:t>项目成本评估报告</w:t>
      </w:r>
      <w:bookmarkEnd w:id="2508"/>
      <w:bookmarkEnd w:id="2509"/>
      <w:bookmarkEnd w:id="2510"/>
    </w:p>
    <w:p w14:paraId="1D47F2AD" w14:textId="77777777" w:rsidR="00884FDB" w:rsidRDefault="00902EDC">
      <w:pPr>
        <w:ind w:firstLine="562"/>
        <w:jc w:val="center"/>
        <w:rPr>
          <w:rFonts w:cs="Times New Roman"/>
          <w:b/>
          <w:bCs/>
          <w:sz w:val="28"/>
          <w:szCs w:val="28"/>
        </w:rPr>
      </w:pPr>
      <w:r>
        <w:rPr>
          <w:rFonts w:cs="Times New Roman"/>
          <w:b/>
          <w:bCs/>
          <w:sz w:val="28"/>
          <w:szCs w:val="28"/>
        </w:rPr>
        <w:t>老伴儿</w:t>
      </w:r>
      <w:r>
        <w:rPr>
          <w:rFonts w:cs="Times New Roman"/>
          <w:b/>
          <w:bCs/>
          <w:sz w:val="28"/>
          <w:szCs w:val="28"/>
        </w:rPr>
        <w:t>APP</w:t>
      </w:r>
      <w:r>
        <w:rPr>
          <w:rFonts w:cs="Times New Roman"/>
          <w:b/>
          <w:bCs/>
          <w:sz w:val="28"/>
          <w:szCs w:val="28"/>
        </w:rPr>
        <w:t>项目成本评估报告</w:t>
      </w:r>
    </w:p>
    <w:p w14:paraId="6C358C45" w14:textId="77777777" w:rsidR="00884FDB" w:rsidRDefault="00902EDC">
      <w:pPr>
        <w:ind w:firstLine="562"/>
        <w:jc w:val="center"/>
        <w:rPr>
          <w:rFonts w:cs="Times New Roman"/>
          <w:b/>
          <w:bCs/>
          <w:sz w:val="28"/>
          <w:szCs w:val="28"/>
        </w:rPr>
      </w:pPr>
      <w:r>
        <w:rPr>
          <w:rFonts w:cs="Times New Roman"/>
          <w:b/>
          <w:bCs/>
          <w:sz w:val="28"/>
          <w:szCs w:val="28"/>
        </w:rPr>
        <w:t>（评估时间：</w:t>
      </w:r>
      <w:r>
        <w:rPr>
          <w:rFonts w:cs="Times New Roman"/>
          <w:b/>
          <w:bCs/>
          <w:sz w:val="28"/>
          <w:szCs w:val="28"/>
        </w:rPr>
        <w:t>2019-05-18</w:t>
      </w:r>
      <w:r>
        <w:rPr>
          <w:rFonts w:cs="Times New Roman"/>
          <w:b/>
          <w:bCs/>
          <w:sz w:val="28"/>
          <w:szCs w:val="28"/>
        </w:rPr>
        <w:t>）</w:t>
      </w:r>
    </w:p>
    <w:p w14:paraId="5D532076" w14:textId="77777777" w:rsidR="00884FDB" w:rsidRDefault="00902EDC">
      <w:pPr>
        <w:ind w:firstLine="482"/>
        <w:rPr>
          <w:b/>
          <w:bCs/>
        </w:rPr>
      </w:pPr>
      <w:r>
        <w:rPr>
          <w:rFonts w:hint="eastAsia"/>
          <w:b/>
          <w:bCs/>
        </w:rPr>
        <w:t>一、项目描述</w:t>
      </w:r>
    </w:p>
    <w:p w14:paraId="59113033" w14:textId="77777777" w:rsidR="00884FDB" w:rsidRDefault="00902EDC">
      <w:r>
        <w:rPr>
          <w:rFonts w:hint="eastAsia"/>
        </w:rPr>
        <w:t>“老伴儿</w:t>
      </w:r>
      <w:r>
        <w:rPr>
          <w:rFonts w:hint="eastAsia"/>
        </w:rPr>
        <w:t>APP</w:t>
      </w:r>
      <w:r>
        <w:rPr>
          <w:rFonts w:hint="eastAsia"/>
        </w:rPr>
        <w:t>”的推广以怀化地区为试点，首先向怀化市政府提交本项目在怀化地区实施的可行性报告书，以寻求政府的介入与支持，通过政府的平台使社区、相关机构（学校、医院、超市、艺术培训机构、餐饮机构、康复中心等）以及社会组织</w:t>
      </w:r>
      <w:proofErr w:type="gramStart"/>
      <w:r>
        <w:rPr>
          <w:rFonts w:hint="eastAsia"/>
        </w:rPr>
        <w:t>入驻进</w:t>
      </w:r>
      <w:proofErr w:type="gramEnd"/>
      <w:r>
        <w:rPr>
          <w:rFonts w:hint="eastAsia"/>
        </w:rPr>
        <w:t>“老伴儿</w:t>
      </w:r>
      <w:r>
        <w:rPr>
          <w:rFonts w:hint="eastAsia"/>
        </w:rPr>
        <w:t>APP</w:t>
      </w:r>
      <w:r>
        <w:rPr>
          <w:rFonts w:hint="eastAsia"/>
        </w:rPr>
        <w:t>”；同时本平台也将成为政府政策宣传落实的一个窗口。</w:t>
      </w:r>
    </w:p>
    <w:p w14:paraId="0372EC7F" w14:textId="77777777" w:rsidR="00884FDB" w:rsidRDefault="00902EDC">
      <w:pPr>
        <w:ind w:firstLine="482"/>
        <w:rPr>
          <w:b/>
          <w:bCs/>
        </w:rPr>
      </w:pPr>
      <w:r>
        <w:rPr>
          <w:rFonts w:hint="eastAsia"/>
          <w:b/>
          <w:bCs/>
        </w:rPr>
        <w:t>二、项目范围</w:t>
      </w:r>
    </w:p>
    <w:p w14:paraId="6AE7810D" w14:textId="77777777" w:rsidR="00884FDB" w:rsidRDefault="00902EDC">
      <w:r>
        <w:rPr>
          <w:rFonts w:hint="eastAsia"/>
        </w:rPr>
        <w:t>（</w:t>
      </w:r>
      <w:r>
        <w:rPr>
          <w:rFonts w:hint="eastAsia"/>
        </w:rPr>
        <w:t>1</w:t>
      </w:r>
      <w:r>
        <w:rPr>
          <w:rFonts w:hint="eastAsia"/>
        </w:rPr>
        <w:t>）平台开发范围：安卓、微信、管理后台</w:t>
      </w:r>
    </w:p>
    <w:p w14:paraId="4E4EC369" w14:textId="77777777" w:rsidR="00884FDB" w:rsidRDefault="00902EDC">
      <w:r>
        <w:rPr>
          <w:rFonts w:hint="eastAsia"/>
        </w:rPr>
        <w:t>（</w:t>
      </w:r>
      <w:r>
        <w:rPr>
          <w:rFonts w:hint="eastAsia"/>
        </w:rPr>
        <w:t>2</w:t>
      </w:r>
      <w:r>
        <w:rPr>
          <w:rFonts w:hint="eastAsia"/>
        </w:rPr>
        <w:t>）服务范围：需求分析、原型设计、</w:t>
      </w:r>
      <w:r>
        <w:rPr>
          <w:rFonts w:hint="eastAsia"/>
        </w:rPr>
        <w:t>UI</w:t>
      </w:r>
      <w:r>
        <w:rPr>
          <w:rFonts w:hint="eastAsia"/>
        </w:rPr>
        <w:t>、程序开发</w:t>
      </w:r>
    </w:p>
    <w:p w14:paraId="3EAB7E5E" w14:textId="77777777" w:rsidR="00884FDB" w:rsidRDefault="00902EDC">
      <w:pPr>
        <w:ind w:firstLine="482"/>
        <w:rPr>
          <w:b/>
          <w:bCs/>
        </w:rPr>
      </w:pPr>
      <w:r>
        <w:rPr>
          <w:rFonts w:hint="eastAsia"/>
          <w:b/>
          <w:bCs/>
        </w:rPr>
        <w:t>三、评估结果</w:t>
      </w:r>
    </w:p>
    <w:p w14:paraId="541BB337" w14:textId="77777777" w:rsidR="00884FDB" w:rsidRDefault="00902EDC">
      <w:r>
        <w:rPr>
          <w:rFonts w:hint="eastAsia"/>
        </w:rPr>
        <w:t>（</w:t>
      </w:r>
      <w:r>
        <w:rPr>
          <w:rFonts w:hint="eastAsia"/>
        </w:rPr>
        <w:t>1</w:t>
      </w:r>
      <w:r>
        <w:rPr>
          <w:rFonts w:hint="eastAsia"/>
        </w:rPr>
        <w:t>）评估报价：</w:t>
      </w:r>
      <w:r>
        <w:rPr>
          <w:rFonts w:hint="eastAsia"/>
        </w:rPr>
        <w:t>15-20</w:t>
      </w:r>
      <w:r>
        <w:rPr>
          <w:rFonts w:hint="eastAsia"/>
        </w:rPr>
        <w:t>万</w:t>
      </w:r>
    </w:p>
    <w:p w14:paraId="45B7215E" w14:textId="77777777" w:rsidR="00884FDB" w:rsidRDefault="00902EDC">
      <w:r>
        <w:rPr>
          <w:rFonts w:hint="eastAsia"/>
        </w:rPr>
        <w:t>（</w:t>
      </w:r>
      <w:r>
        <w:rPr>
          <w:rFonts w:hint="eastAsia"/>
        </w:rPr>
        <w:t>2</w:t>
      </w:r>
      <w:r>
        <w:rPr>
          <w:rFonts w:hint="eastAsia"/>
        </w:rPr>
        <w:t>）预计开发周期：</w:t>
      </w:r>
      <w:r>
        <w:rPr>
          <w:rFonts w:hint="eastAsia"/>
        </w:rPr>
        <w:t>10-12</w:t>
      </w:r>
      <w:r>
        <w:rPr>
          <w:rFonts w:hint="eastAsia"/>
        </w:rPr>
        <w:t>周</w:t>
      </w:r>
    </w:p>
    <w:p w14:paraId="1D87EB91" w14:textId="77777777" w:rsidR="00884FDB" w:rsidRDefault="00902EDC">
      <w:pPr>
        <w:ind w:firstLine="482"/>
        <w:rPr>
          <w:b/>
          <w:bCs/>
        </w:rPr>
      </w:pPr>
      <w:r>
        <w:rPr>
          <w:rFonts w:hint="eastAsia"/>
          <w:b/>
          <w:bCs/>
        </w:rPr>
        <w:t>四、报价说明</w:t>
      </w:r>
    </w:p>
    <w:p w14:paraId="0264DA0B" w14:textId="77777777" w:rsidR="00884FDB" w:rsidRDefault="00902EDC">
      <w:r>
        <w:rPr>
          <w:rFonts w:hint="eastAsia"/>
        </w:rPr>
        <w:t>本报价仅作评估参考，有效期为</w:t>
      </w:r>
      <w:r>
        <w:rPr>
          <w:rFonts w:hint="eastAsia"/>
        </w:rPr>
        <w:t>3</w:t>
      </w:r>
      <w:r>
        <w:rPr>
          <w:rFonts w:hint="eastAsia"/>
        </w:rPr>
        <w:t>个月。</w:t>
      </w:r>
    </w:p>
    <w:p w14:paraId="720D8C98" w14:textId="77777777" w:rsidR="00884FDB" w:rsidRDefault="00902EDC">
      <w:r>
        <w:rPr>
          <w:rFonts w:hint="eastAsia"/>
        </w:rPr>
        <w:t>此次报价基于意向评估结果，加急或者延长项目进度将根据具体状况重新评估。</w:t>
      </w:r>
    </w:p>
    <w:p w14:paraId="0CD790B2" w14:textId="77777777" w:rsidR="00884FDB" w:rsidRDefault="00902EDC">
      <w:r>
        <w:rPr>
          <w:rFonts w:hint="eastAsia"/>
        </w:rPr>
        <w:t>请勿将评估结果透露给第三方机构。</w:t>
      </w:r>
    </w:p>
    <w:p w14:paraId="44D6AF3E" w14:textId="77777777" w:rsidR="00884FDB" w:rsidRDefault="00902EDC">
      <w:r>
        <w:rPr>
          <w:rFonts w:hint="eastAsia"/>
        </w:rPr>
        <w:t>如对本报告有疑问，请拨打</w:t>
      </w:r>
      <w:r>
        <w:rPr>
          <w:rFonts w:hint="eastAsia"/>
        </w:rPr>
        <w:t>176-7450-7056</w:t>
      </w:r>
      <w:r>
        <w:rPr>
          <w:rFonts w:hint="eastAsia"/>
        </w:rPr>
        <w:t>。</w:t>
      </w:r>
    </w:p>
    <w:p w14:paraId="7B0DA84C" w14:textId="77777777" w:rsidR="00884FDB" w:rsidRDefault="00902EDC">
      <w:pPr>
        <w:ind w:firstLine="482"/>
      </w:pPr>
      <w:r>
        <w:rPr>
          <w:rFonts w:hint="eastAsia"/>
          <w:b/>
          <w:bCs/>
        </w:rPr>
        <w:t>五、功能清单</w:t>
      </w:r>
    </w:p>
    <w:tbl>
      <w:tblPr>
        <w:tblStyle w:val="a5"/>
        <w:tblW w:w="7908" w:type="dxa"/>
        <w:tblInd w:w="463" w:type="dxa"/>
        <w:tblLayout w:type="fixed"/>
        <w:tblLook w:val="04A0" w:firstRow="1" w:lastRow="0" w:firstColumn="1" w:lastColumn="0" w:noHBand="0" w:noVBand="1"/>
      </w:tblPr>
      <w:tblGrid>
        <w:gridCol w:w="2838"/>
        <w:gridCol w:w="2685"/>
        <w:gridCol w:w="2385"/>
      </w:tblGrid>
      <w:tr w:rsidR="00884FDB" w14:paraId="276ABD59" w14:textId="77777777">
        <w:tc>
          <w:tcPr>
            <w:tcW w:w="2838" w:type="dxa"/>
            <w:vAlign w:val="center"/>
          </w:tcPr>
          <w:p w14:paraId="55FE7673" w14:textId="77777777" w:rsidR="00884FDB" w:rsidRDefault="00902EDC">
            <w:r>
              <w:rPr>
                <w:rFonts w:hint="eastAsia"/>
              </w:rPr>
              <w:t>基础功能</w:t>
            </w:r>
          </w:p>
        </w:tc>
        <w:tc>
          <w:tcPr>
            <w:tcW w:w="2685" w:type="dxa"/>
            <w:vAlign w:val="center"/>
          </w:tcPr>
          <w:p w14:paraId="1E1309F3" w14:textId="77777777" w:rsidR="00884FDB" w:rsidRDefault="00902EDC">
            <w:r>
              <w:rPr>
                <w:rFonts w:hint="eastAsia"/>
              </w:rPr>
              <w:t>一级功能</w:t>
            </w:r>
          </w:p>
        </w:tc>
        <w:tc>
          <w:tcPr>
            <w:tcW w:w="2385" w:type="dxa"/>
            <w:vAlign w:val="center"/>
          </w:tcPr>
          <w:p w14:paraId="5B715F88" w14:textId="77777777" w:rsidR="00884FDB" w:rsidRDefault="00902EDC">
            <w:r>
              <w:rPr>
                <w:rFonts w:hint="eastAsia"/>
              </w:rPr>
              <w:t>二级功能</w:t>
            </w:r>
          </w:p>
        </w:tc>
      </w:tr>
      <w:tr w:rsidR="00884FDB" w14:paraId="40DAE0B4" w14:textId="77777777">
        <w:tc>
          <w:tcPr>
            <w:tcW w:w="2838" w:type="dxa"/>
            <w:vMerge w:val="restart"/>
            <w:vAlign w:val="center"/>
          </w:tcPr>
          <w:p w14:paraId="44EECA1C" w14:textId="77777777" w:rsidR="00884FDB" w:rsidRDefault="00902EDC">
            <w:r>
              <w:rPr>
                <w:rFonts w:hint="eastAsia"/>
              </w:rPr>
              <w:t>个人服务</w:t>
            </w:r>
          </w:p>
        </w:tc>
        <w:tc>
          <w:tcPr>
            <w:tcW w:w="2685" w:type="dxa"/>
            <w:vAlign w:val="center"/>
          </w:tcPr>
          <w:p w14:paraId="17CC78A7" w14:textId="77777777" w:rsidR="00884FDB" w:rsidRDefault="00902EDC">
            <w:r>
              <w:rPr>
                <w:rFonts w:hint="eastAsia"/>
              </w:rPr>
              <w:t>消息</w:t>
            </w:r>
          </w:p>
        </w:tc>
        <w:tc>
          <w:tcPr>
            <w:tcW w:w="2385" w:type="dxa"/>
            <w:vAlign w:val="center"/>
          </w:tcPr>
          <w:p w14:paraId="1A3D6866" w14:textId="77777777" w:rsidR="00884FDB" w:rsidRDefault="00884FDB"/>
        </w:tc>
      </w:tr>
      <w:tr w:rsidR="00884FDB" w14:paraId="693DCC78" w14:textId="77777777">
        <w:tc>
          <w:tcPr>
            <w:tcW w:w="2838" w:type="dxa"/>
            <w:vMerge/>
            <w:vAlign w:val="center"/>
          </w:tcPr>
          <w:p w14:paraId="27EB3674" w14:textId="77777777" w:rsidR="00884FDB" w:rsidRDefault="00884FDB"/>
        </w:tc>
        <w:tc>
          <w:tcPr>
            <w:tcW w:w="2685" w:type="dxa"/>
            <w:vAlign w:val="center"/>
          </w:tcPr>
          <w:p w14:paraId="0594CA8C" w14:textId="77777777" w:rsidR="00884FDB" w:rsidRDefault="00902EDC">
            <w:r>
              <w:rPr>
                <w:rFonts w:hint="eastAsia"/>
              </w:rPr>
              <w:t>社区志愿者服务</w:t>
            </w:r>
          </w:p>
        </w:tc>
        <w:tc>
          <w:tcPr>
            <w:tcW w:w="2385" w:type="dxa"/>
            <w:vAlign w:val="center"/>
          </w:tcPr>
          <w:p w14:paraId="382B1E7F" w14:textId="77777777" w:rsidR="00884FDB" w:rsidRDefault="00884FDB"/>
        </w:tc>
      </w:tr>
      <w:tr w:rsidR="00884FDB" w14:paraId="612CB8F0" w14:textId="77777777">
        <w:tc>
          <w:tcPr>
            <w:tcW w:w="2838" w:type="dxa"/>
            <w:vMerge/>
            <w:vAlign w:val="center"/>
          </w:tcPr>
          <w:p w14:paraId="02DA0BBD" w14:textId="77777777" w:rsidR="00884FDB" w:rsidRDefault="00884FDB"/>
        </w:tc>
        <w:tc>
          <w:tcPr>
            <w:tcW w:w="2685" w:type="dxa"/>
            <w:vAlign w:val="center"/>
          </w:tcPr>
          <w:p w14:paraId="0200F39B" w14:textId="77777777" w:rsidR="00884FDB" w:rsidRDefault="00902EDC">
            <w:r>
              <w:rPr>
                <w:rFonts w:hint="eastAsia"/>
              </w:rPr>
              <w:t>随笔</w:t>
            </w:r>
          </w:p>
        </w:tc>
        <w:tc>
          <w:tcPr>
            <w:tcW w:w="2385" w:type="dxa"/>
            <w:vAlign w:val="center"/>
          </w:tcPr>
          <w:p w14:paraId="798E3FA6" w14:textId="77777777" w:rsidR="00884FDB" w:rsidRDefault="00884FDB"/>
        </w:tc>
      </w:tr>
      <w:tr w:rsidR="00884FDB" w14:paraId="50C2DEB5" w14:textId="77777777">
        <w:tc>
          <w:tcPr>
            <w:tcW w:w="2838" w:type="dxa"/>
            <w:vMerge/>
            <w:vAlign w:val="center"/>
          </w:tcPr>
          <w:p w14:paraId="0BBFA848" w14:textId="77777777" w:rsidR="00884FDB" w:rsidRDefault="00884FDB"/>
        </w:tc>
        <w:tc>
          <w:tcPr>
            <w:tcW w:w="2685" w:type="dxa"/>
            <w:vAlign w:val="center"/>
          </w:tcPr>
          <w:p w14:paraId="52A78482" w14:textId="77777777" w:rsidR="00884FDB" w:rsidRDefault="00902EDC">
            <w:r>
              <w:rPr>
                <w:rFonts w:hint="eastAsia"/>
              </w:rPr>
              <w:t>播放历史</w:t>
            </w:r>
          </w:p>
        </w:tc>
        <w:tc>
          <w:tcPr>
            <w:tcW w:w="2385" w:type="dxa"/>
            <w:vAlign w:val="center"/>
          </w:tcPr>
          <w:p w14:paraId="7F934B76" w14:textId="77777777" w:rsidR="00884FDB" w:rsidRDefault="00884FDB"/>
        </w:tc>
      </w:tr>
      <w:tr w:rsidR="00884FDB" w14:paraId="304E1328" w14:textId="77777777">
        <w:tc>
          <w:tcPr>
            <w:tcW w:w="2838" w:type="dxa"/>
            <w:vMerge/>
            <w:vAlign w:val="center"/>
          </w:tcPr>
          <w:p w14:paraId="5EE6B4DF" w14:textId="77777777" w:rsidR="00884FDB" w:rsidRDefault="00884FDB"/>
        </w:tc>
        <w:tc>
          <w:tcPr>
            <w:tcW w:w="2685" w:type="dxa"/>
            <w:vMerge w:val="restart"/>
            <w:vAlign w:val="center"/>
          </w:tcPr>
          <w:p w14:paraId="53B5B729" w14:textId="77777777" w:rsidR="00884FDB" w:rsidRDefault="00902EDC">
            <w:r>
              <w:rPr>
                <w:rFonts w:hint="eastAsia"/>
              </w:rPr>
              <w:t>积分</w:t>
            </w:r>
          </w:p>
        </w:tc>
        <w:tc>
          <w:tcPr>
            <w:tcW w:w="2385" w:type="dxa"/>
            <w:vAlign w:val="center"/>
          </w:tcPr>
          <w:p w14:paraId="7D408C2A" w14:textId="77777777" w:rsidR="00884FDB" w:rsidRDefault="00902EDC">
            <w:r>
              <w:rPr>
                <w:rFonts w:hint="eastAsia"/>
              </w:rPr>
              <w:t>生活缴费</w:t>
            </w:r>
          </w:p>
        </w:tc>
      </w:tr>
      <w:tr w:rsidR="00884FDB" w14:paraId="377F031D" w14:textId="77777777">
        <w:tc>
          <w:tcPr>
            <w:tcW w:w="2838" w:type="dxa"/>
            <w:vMerge/>
            <w:vAlign w:val="center"/>
          </w:tcPr>
          <w:p w14:paraId="3E41AE96" w14:textId="77777777" w:rsidR="00884FDB" w:rsidRDefault="00884FDB"/>
        </w:tc>
        <w:tc>
          <w:tcPr>
            <w:tcW w:w="2685" w:type="dxa"/>
            <w:vMerge/>
            <w:vAlign w:val="center"/>
          </w:tcPr>
          <w:p w14:paraId="78D38E26" w14:textId="77777777" w:rsidR="00884FDB" w:rsidRDefault="00884FDB"/>
        </w:tc>
        <w:tc>
          <w:tcPr>
            <w:tcW w:w="2385" w:type="dxa"/>
            <w:vAlign w:val="center"/>
          </w:tcPr>
          <w:p w14:paraId="670149F4" w14:textId="77777777" w:rsidR="00884FDB" w:rsidRDefault="00902EDC">
            <w:r>
              <w:rPr>
                <w:rFonts w:hint="eastAsia"/>
              </w:rPr>
              <w:t>家政</w:t>
            </w:r>
          </w:p>
        </w:tc>
      </w:tr>
      <w:tr w:rsidR="00884FDB" w14:paraId="7ECCB9CA" w14:textId="77777777">
        <w:tc>
          <w:tcPr>
            <w:tcW w:w="2838" w:type="dxa"/>
            <w:vMerge/>
            <w:vAlign w:val="center"/>
          </w:tcPr>
          <w:p w14:paraId="1EA73179" w14:textId="77777777" w:rsidR="00884FDB" w:rsidRDefault="00884FDB"/>
        </w:tc>
        <w:tc>
          <w:tcPr>
            <w:tcW w:w="2685" w:type="dxa"/>
            <w:vMerge/>
            <w:vAlign w:val="center"/>
          </w:tcPr>
          <w:p w14:paraId="0F21C2CE" w14:textId="77777777" w:rsidR="00884FDB" w:rsidRDefault="00884FDB"/>
        </w:tc>
        <w:tc>
          <w:tcPr>
            <w:tcW w:w="2385" w:type="dxa"/>
            <w:vAlign w:val="center"/>
          </w:tcPr>
          <w:p w14:paraId="1D3B1621" w14:textId="77777777" w:rsidR="00884FDB" w:rsidRDefault="00902EDC">
            <w:r>
              <w:rPr>
                <w:rFonts w:hint="eastAsia"/>
              </w:rPr>
              <w:t>送餐</w:t>
            </w:r>
          </w:p>
        </w:tc>
      </w:tr>
      <w:tr w:rsidR="00884FDB" w14:paraId="04C557D1" w14:textId="77777777">
        <w:tc>
          <w:tcPr>
            <w:tcW w:w="2838" w:type="dxa"/>
            <w:vMerge/>
            <w:vAlign w:val="center"/>
          </w:tcPr>
          <w:p w14:paraId="0F00775E" w14:textId="77777777" w:rsidR="00884FDB" w:rsidRDefault="00884FDB"/>
        </w:tc>
        <w:tc>
          <w:tcPr>
            <w:tcW w:w="2685" w:type="dxa"/>
            <w:vMerge/>
            <w:vAlign w:val="center"/>
          </w:tcPr>
          <w:p w14:paraId="1FF003BA" w14:textId="77777777" w:rsidR="00884FDB" w:rsidRDefault="00884FDB"/>
        </w:tc>
        <w:tc>
          <w:tcPr>
            <w:tcW w:w="2385" w:type="dxa"/>
            <w:vAlign w:val="center"/>
          </w:tcPr>
          <w:p w14:paraId="55CBC159" w14:textId="77777777" w:rsidR="00884FDB" w:rsidRDefault="00902EDC">
            <w:r>
              <w:rPr>
                <w:rFonts w:hint="eastAsia"/>
              </w:rPr>
              <w:t>购物</w:t>
            </w:r>
          </w:p>
        </w:tc>
      </w:tr>
      <w:tr w:rsidR="00884FDB" w14:paraId="702C7A04" w14:textId="77777777">
        <w:tc>
          <w:tcPr>
            <w:tcW w:w="2838" w:type="dxa"/>
            <w:vMerge w:val="restart"/>
            <w:vAlign w:val="center"/>
          </w:tcPr>
          <w:p w14:paraId="21C6904B" w14:textId="77777777" w:rsidR="00884FDB" w:rsidRDefault="00902EDC">
            <w:r>
              <w:rPr>
                <w:rFonts w:hint="eastAsia"/>
              </w:rPr>
              <w:t>社区服务与线上服务</w:t>
            </w:r>
          </w:p>
        </w:tc>
        <w:tc>
          <w:tcPr>
            <w:tcW w:w="2685" w:type="dxa"/>
            <w:vAlign w:val="center"/>
          </w:tcPr>
          <w:p w14:paraId="599A5CE5" w14:textId="77777777" w:rsidR="00884FDB" w:rsidRDefault="00902EDC">
            <w:r>
              <w:rPr>
                <w:rFonts w:hint="eastAsia"/>
              </w:rPr>
              <w:t>服务</w:t>
            </w:r>
          </w:p>
        </w:tc>
        <w:tc>
          <w:tcPr>
            <w:tcW w:w="2385" w:type="dxa"/>
            <w:vAlign w:val="center"/>
          </w:tcPr>
          <w:p w14:paraId="11EA9A41" w14:textId="77777777" w:rsidR="00884FDB" w:rsidRDefault="00884FDB"/>
        </w:tc>
      </w:tr>
      <w:tr w:rsidR="00884FDB" w14:paraId="1313C443" w14:textId="77777777">
        <w:tc>
          <w:tcPr>
            <w:tcW w:w="2838" w:type="dxa"/>
            <w:vMerge/>
            <w:vAlign w:val="center"/>
          </w:tcPr>
          <w:p w14:paraId="7551D373" w14:textId="77777777" w:rsidR="00884FDB" w:rsidRDefault="00884FDB"/>
        </w:tc>
        <w:tc>
          <w:tcPr>
            <w:tcW w:w="2685" w:type="dxa"/>
            <w:vAlign w:val="center"/>
          </w:tcPr>
          <w:p w14:paraId="5F29E779" w14:textId="77777777" w:rsidR="00884FDB" w:rsidRDefault="00902EDC">
            <w:r>
              <w:rPr>
                <w:rFonts w:hint="eastAsia"/>
              </w:rPr>
              <w:t>教育</w:t>
            </w:r>
          </w:p>
        </w:tc>
        <w:tc>
          <w:tcPr>
            <w:tcW w:w="2385" w:type="dxa"/>
            <w:vAlign w:val="center"/>
          </w:tcPr>
          <w:p w14:paraId="65A2012B" w14:textId="77777777" w:rsidR="00884FDB" w:rsidRDefault="00884FDB"/>
        </w:tc>
      </w:tr>
      <w:tr w:rsidR="00884FDB" w14:paraId="11006EEF" w14:textId="77777777">
        <w:tc>
          <w:tcPr>
            <w:tcW w:w="2838" w:type="dxa"/>
            <w:vMerge/>
            <w:vAlign w:val="center"/>
          </w:tcPr>
          <w:p w14:paraId="785CF88E" w14:textId="77777777" w:rsidR="00884FDB" w:rsidRDefault="00884FDB"/>
        </w:tc>
        <w:tc>
          <w:tcPr>
            <w:tcW w:w="2685" w:type="dxa"/>
            <w:vAlign w:val="center"/>
          </w:tcPr>
          <w:p w14:paraId="21B864F6" w14:textId="77777777" w:rsidR="00884FDB" w:rsidRDefault="00902EDC">
            <w:r>
              <w:rPr>
                <w:rFonts w:hint="eastAsia"/>
              </w:rPr>
              <w:t>娱乐</w:t>
            </w:r>
          </w:p>
        </w:tc>
        <w:tc>
          <w:tcPr>
            <w:tcW w:w="2385" w:type="dxa"/>
            <w:vAlign w:val="center"/>
          </w:tcPr>
          <w:p w14:paraId="3A05F122" w14:textId="77777777" w:rsidR="00884FDB" w:rsidRDefault="00884FDB"/>
        </w:tc>
      </w:tr>
      <w:tr w:rsidR="00884FDB" w14:paraId="2D324DB5" w14:textId="77777777">
        <w:tc>
          <w:tcPr>
            <w:tcW w:w="2838" w:type="dxa"/>
            <w:vMerge/>
            <w:vAlign w:val="center"/>
          </w:tcPr>
          <w:p w14:paraId="58AC8889" w14:textId="77777777" w:rsidR="00884FDB" w:rsidRDefault="00884FDB"/>
        </w:tc>
        <w:tc>
          <w:tcPr>
            <w:tcW w:w="2685" w:type="dxa"/>
            <w:vAlign w:val="center"/>
          </w:tcPr>
          <w:p w14:paraId="6DFED512" w14:textId="77777777" w:rsidR="00884FDB" w:rsidRDefault="00902EDC">
            <w:r>
              <w:rPr>
                <w:rFonts w:hint="eastAsia"/>
              </w:rPr>
              <w:t>积分</w:t>
            </w:r>
          </w:p>
        </w:tc>
        <w:tc>
          <w:tcPr>
            <w:tcW w:w="2385" w:type="dxa"/>
            <w:vAlign w:val="center"/>
          </w:tcPr>
          <w:p w14:paraId="6441038E" w14:textId="77777777" w:rsidR="00884FDB" w:rsidRDefault="00902EDC">
            <w:r>
              <w:rPr>
                <w:rFonts w:hint="eastAsia"/>
              </w:rPr>
              <w:t>~</w:t>
            </w:r>
          </w:p>
        </w:tc>
      </w:tr>
      <w:tr w:rsidR="00884FDB" w14:paraId="119A076E" w14:textId="77777777">
        <w:tc>
          <w:tcPr>
            <w:tcW w:w="2838" w:type="dxa"/>
            <w:vMerge w:val="restart"/>
            <w:vAlign w:val="center"/>
          </w:tcPr>
          <w:p w14:paraId="7DDBDA8A" w14:textId="77777777" w:rsidR="00884FDB" w:rsidRDefault="00902EDC">
            <w:r>
              <w:rPr>
                <w:rFonts w:hint="eastAsia"/>
              </w:rPr>
              <w:t>医疗</w:t>
            </w:r>
          </w:p>
        </w:tc>
        <w:tc>
          <w:tcPr>
            <w:tcW w:w="2685" w:type="dxa"/>
            <w:vAlign w:val="center"/>
          </w:tcPr>
          <w:p w14:paraId="765BCC67" w14:textId="77777777" w:rsidR="00884FDB" w:rsidRDefault="00902EDC">
            <w:r>
              <w:rPr>
                <w:rFonts w:hint="eastAsia"/>
              </w:rPr>
              <w:t>康复陪护</w:t>
            </w:r>
          </w:p>
        </w:tc>
        <w:tc>
          <w:tcPr>
            <w:tcW w:w="2385" w:type="dxa"/>
            <w:vAlign w:val="center"/>
          </w:tcPr>
          <w:p w14:paraId="3ABD7764" w14:textId="77777777" w:rsidR="00884FDB" w:rsidRDefault="00884FDB"/>
        </w:tc>
      </w:tr>
      <w:tr w:rsidR="00884FDB" w14:paraId="613741D5" w14:textId="77777777">
        <w:tc>
          <w:tcPr>
            <w:tcW w:w="2838" w:type="dxa"/>
            <w:vMerge/>
            <w:vAlign w:val="center"/>
          </w:tcPr>
          <w:p w14:paraId="5D1BC11B" w14:textId="77777777" w:rsidR="00884FDB" w:rsidRDefault="00884FDB"/>
        </w:tc>
        <w:tc>
          <w:tcPr>
            <w:tcW w:w="2685" w:type="dxa"/>
            <w:vAlign w:val="center"/>
          </w:tcPr>
          <w:p w14:paraId="0CCC00DA" w14:textId="77777777" w:rsidR="00884FDB" w:rsidRDefault="00902EDC">
            <w:r>
              <w:rPr>
                <w:rFonts w:hint="eastAsia"/>
              </w:rPr>
              <w:t>专家咨询</w:t>
            </w:r>
          </w:p>
        </w:tc>
        <w:tc>
          <w:tcPr>
            <w:tcW w:w="2385" w:type="dxa"/>
            <w:vAlign w:val="center"/>
          </w:tcPr>
          <w:p w14:paraId="09496F16" w14:textId="77777777" w:rsidR="00884FDB" w:rsidRDefault="00884FDB"/>
        </w:tc>
      </w:tr>
      <w:tr w:rsidR="00884FDB" w14:paraId="4C3226C0" w14:textId="77777777">
        <w:tc>
          <w:tcPr>
            <w:tcW w:w="2838" w:type="dxa"/>
            <w:vMerge/>
            <w:vAlign w:val="center"/>
          </w:tcPr>
          <w:p w14:paraId="1FE573FA" w14:textId="77777777" w:rsidR="00884FDB" w:rsidRDefault="00884FDB"/>
        </w:tc>
        <w:tc>
          <w:tcPr>
            <w:tcW w:w="2685" w:type="dxa"/>
            <w:vAlign w:val="center"/>
          </w:tcPr>
          <w:p w14:paraId="409F115E" w14:textId="77777777" w:rsidR="00884FDB" w:rsidRDefault="00902EDC">
            <w:r>
              <w:rPr>
                <w:rFonts w:hint="eastAsia"/>
              </w:rPr>
              <w:t>预约挂号</w:t>
            </w:r>
          </w:p>
        </w:tc>
        <w:tc>
          <w:tcPr>
            <w:tcW w:w="2385" w:type="dxa"/>
            <w:vAlign w:val="center"/>
          </w:tcPr>
          <w:p w14:paraId="316A0AEE" w14:textId="77777777" w:rsidR="00884FDB" w:rsidRDefault="00884FDB"/>
        </w:tc>
      </w:tr>
      <w:tr w:rsidR="00884FDB" w14:paraId="52939AC6" w14:textId="77777777">
        <w:tc>
          <w:tcPr>
            <w:tcW w:w="2838" w:type="dxa"/>
            <w:vAlign w:val="center"/>
          </w:tcPr>
          <w:p w14:paraId="3B0568DF" w14:textId="77777777" w:rsidR="00884FDB" w:rsidRDefault="00902EDC">
            <w:r>
              <w:rPr>
                <w:rFonts w:hint="eastAsia"/>
              </w:rPr>
              <w:t>健康教育模块</w:t>
            </w:r>
          </w:p>
        </w:tc>
        <w:tc>
          <w:tcPr>
            <w:tcW w:w="2685" w:type="dxa"/>
            <w:vAlign w:val="center"/>
          </w:tcPr>
          <w:p w14:paraId="5994F3AC" w14:textId="77777777" w:rsidR="00884FDB" w:rsidRDefault="00884FDB"/>
        </w:tc>
        <w:tc>
          <w:tcPr>
            <w:tcW w:w="2385" w:type="dxa"/>
            <w:vAlign w:val="center"/>
          </w:tcPr>
          <w:p w14:paraId="42550452" w14:textId="77777777" w:rsidR="00884FDB" w:rsidRDefault="00884FDB"/>
        </w:tc>
      </w:tr>
    </w:tbl>
    <w:p w14:paraId="03A587BC" w14:textId="77777777" w:rsidR="00884FDB" w:rsidRDefault="00902EDC">
      <w:r>
        <w:rPr>
          <w:rFonts w:hint="eastAsia"/>
        </w:rPr>
        <w:t>表</w:t>
      </w:r>
      <w:r>
        <w:rPr>
          <w:rFonts w:hint="eastAsia"/>
        </w:rPr>
        <w:t xml:space="preserve">1 </w:t>
      </w:r>
      <w:r>
        <w:rPr>
          <w:rFonts w:hint="eastAsia"/>
        </w:rPr>
        <w:t>基础功能表</w:t>
      </w:r>
    </w:p>
    <w:p w14:paraId="0054D6B2" w14:textId="77777777" w:rsidR="00884FDB" w:rsidRDefault="00884FDB"/>
    <w:tbl>
      <w:tblPr>
        <w:tblStyle w:val="a5"/>
        <w:tblW w:w="6783" w:type="dxa"/>
        <w:tblInd w:w="463" w:type="dxa"/>
        <w:tblLayout w:type="fixed"/>
        <w:tblLook w:val="04A0" w:firstRow="1" w:lastRow="0" w:firstColumn="1" w:lastColumn="0" w:noHBand="0" w:noVBand="1"/>
      </w:tblPr>
      <w:tblGrid>
        <w:gridCol w:w="2688"/>
        <w:gridCol w:w="4095"/>
      </w:tblGrid>
      <w:tr w:rsidR="00884FDB" w14:paraId="048E9984" w14:textId="77777777">
        <w:tc>
          <w:tcPr>
            <w:tcW w:w="2688" w:type="dxa"/>
            <w:vAlign w:val="center"/>
          </w:tcPr>
          <w:p w14:paraId="51BD2243" w14:textId="77777777" w:rsidR="00884FDB" w:rsidRDefault="00902EDC">
            <w:r>
              <w:rPr>
                <w:rFonts w:hint="eastAsia"/>
              </w:rPr>
              <w:t>高级功能</w:t>
            </w:r>
          </w:p>
        </w:tc>
        <w:tc>
          <w:tcPr>
            <w:tcW w:w="4095" w:type="dxa"/>
            <w:vAlign w:val="center"/>
          </w:tcPr>
          <w:p w14:paraId="5FD835A3" w14:textId="77777777" w:rsidR="00884FDB" w:rsidRDefault="00902EDC">
            <w:r>
              <w:rPr>
                <w:rFonts w:hint="eastAsia"/>
              </w:rPr>
              <w:t>一级功能</w:t>
            </w:r>
          </w:p>
        </w:tc>
      </w:tr>
      <w:tr w:rsidR="00884FDB" w14:paraId="133FD345" w14:textId="77777777">
        <w:tc>
          <w:tcPr>
            <w:tcW w:w="2688" w:type="dxa"/>
            <w:vAlign w:val="center"/>
          </w:tcPr>
          <w:p w14:paraId="6DA4149F" w14:textId="77777777" w:rsidR="00884FDB" w:rsidRDefault="00902EDC">
            <w:r>
              <w:rPr>
                <w:rFonts w:hint="eastAsia"/>
              </w:rPr>
              <w:t>注册、登陆</w:t>
            </w:r>
          </w:p>
        </w:tc>
        <w:tc>
          <w:tcPr>
            <w:tcW w:w="4095" w:type="dxa"/>
            <w:vAlign w:val="center"/>
          </w:tcPr>
          <w:p w14:paraId="4AB81664" w14:textId="77777777" w:rsidR="00884FDB" w:rsidRDefault="00902EDC">
            <w:r>
              <w:rPr>
                <w:rFonts w:hint="eastAsia"/>
              </w:rPr>
              <w:t>手机验证，人工验证</w:t>
            </w:r>
          </w:p>
        </w:tc>
      </w:tr>
      <w:tr w:rsidR="00884FDB" w14:paraId="500B3602" w14:textId="77777777">
        <w:tc>
          <w:tcPr>
            <w:tcW w:w="2688" w:type="dxa"/>
            <w:vMerge w:val="restart"/>
            <w:vAlign w:val="center"/>
          </w:tcPr>
          <w:p w14:paraId="1298C8D9" w14:textId="77777777" w:rsidR="00884FDB" w:rsidRDefault="00902EDC">
            <w:r>
              <w:rPr>
                <w:rFonts w:hint="eastAsia"/>
              </w:rPr>
              <w:t>在线支付</w:t>
            </w:r>
          </w:p>
        </w:tc>
        <w:tc>
          <w:tcPr>
            <w:tcW w:w="4095" w:type="dxa"/>
            <w:vAlign w:val="center"/>
          </w:tcPr>
          <w:p w14:paraId="0A5DEAF4" w14:textId="77777777" w:rsidR="00884FDB" w:rsidRDefault="00902EDC">
            <w:proofErr w:type="gramStart"/>
            <w:r>
              <w:rPr>
                <w:rFonts w:hint="eastAsia"/>
              </w:rPr>
              <w:t>微信</w:t>
            </w:r>
            <w:proofErr w:type="gramEnd"/>
          </w:p>
        </w:tc>
      </w:tr>
      <w:tr w:rsidR="00884FDB" w14:paraId="22CFAE98" w14:textId="77777777">
        <w:tc>
          <w:tcPr>
            <w:tcW w:w="2688" w:type="dxa"/>
            <w:vMerge/>
            <w:vAlign w:val="center"/>
          </w:tcPr>
          <w:p w14:paraId="5923BA60" w14:textId="77777777" w:rsidR="00884FDB" w:rsidRDefault="00884FDB"/>
        </w:tc>
        <w:tc>
          <w:tcPr>
            <w:tcW w:w="4095" w:type="dxa"/>
            <w:vAlign w:val="center"/>
          </w:tcPr>
          <w:p w14:paraId="4AB1D1F0" w14:textId="77777777" w:rsidR="00884FDB" w:rsidRDefault="00902EDC">
            <w:r>
              <w:rPr>
                <w:rFonts w:hint="eastAsia"/>
              </w:rPr>
              <w:t>支付宝</w:t>
            </w:r>
          </w:p>
        </w:tc>
      </w:tr>
      <w:tr w:rsidR="00884FDB" w14:paraId="1D0DDFF8" w14:textId="77777777">
        <w:tc>
          <w:tcPr>
            <w:tcW w:w="2688" w:type="dxa"/>
            <w:vMerge w:val="restart"/>
            <w:vAlign w:val="center"/>
          </w:tcPr>
          <w:p w14:paraId="1469BEDC" w14:textId="77777777" w:rsidR="00884FDB" w:rsidRDefault="00902EDC">
            <w:r>
              <w:rPr>
                <w:rFonts w:hint="eastAsia"/>
              </w:rPr>
              <w:t>消息推送</w:t>
            </w:r>
          </w:p>
        </w:tc>
        <w:tc>
          <w:tcPr>
            <w:tcW w:w="4095" w:type="dxa"/>
            <w:vAlign w:val="center"/>
          </w:tcPr>
          <w:p w14:paraId="37CBB5E5" w14:textId="77777777" w:rsidR="00884FDB" w:rsidRDefault="00902EDC">
            <w:r>
              <w:rPr>
                <w:rFonts w:hint="eastAsia"/>
              </w:rPr>
              <w:t>粉丝</w:t>
            </w:r>
          </w:p>
        </w:tc>
      </w:tr>
      <w:tr w:rsidR="00884FDB" w14:paraId="1F72A71D" w14:textId="77777777">
        <w:tc>
          <w:tcPr>
            <w:tcW w:w="2688" w:type="dxa"/>
            <w:vMerge/>
            <w:vAlign w:val="center"/>
          </w:tcPr>
          <w:p w14:paraId="3855F566" w14:textId="77777777" w:rsidR="00884FDB" w:rsidRDefault="00884FDB"/>
        </w:tc>
        <w:tc>
          <w:tcPr>
            <w:tcW w:w="4095" w:type="dxa"/>
            <w:vAlign w:val="center"/>
          </w:tcPr>
          <w:p w14:paraId="54B42EC2" w14:textId="77777777" w:rsidR="00884FDB" w:rsidRDefault="00902EDC">
            <w:r>
              <w:rPr>
                <w:rFonts w:hint="eastAsia"/>
              </w:rPr>
              <w:t>关注</w:t>
            </w:r>
          </w:p>
        </w:tc>
      </w:tr>
      <w:tr w:rsidR="00884FDB" w14:paraId="6A10BC28" w14:textId="77777777">
        <w:tc>
          <w:tcPr>
            <w:tcW w:w="2688" w:type="dxa"/>
            <w:vMerge/>
            <w:vAlign w:val="center"/>
          </w:tcPr>
          <w:p w14:paraId="0C81C6D3" w14:textId="77777777" w:rsidR="00884FDB" w:rsidRDefault="00884FDB"/>
        </w:tc>
        <w:tc>
          <w:tcPr>
            <w:tcW w:w="4095" w:type="dxa"/>
            <w:vAlign w:val="center"/>
          </w:tcPr>
          <w:p w14:paraId="69B54479" w14:textId="77777777" w:rsidR="00884FDB" w:rsidRDefault="00902EDC">
            <w:r>
              <w:rPr>
                <w:rFonts w:hint="eastAsia"/>
              </w:rPr>
              <w:t>公告</w:t>
            </w:r>
          </w:p>
        </w:tc>
      </w:tr>
      <w:tr w:rsidR="00884FDB" w14:paraId="072BBC0B" w14:textId="77777777">
        <w:tc>
          <w:tcPr>
            <w:tcW w:w="2688" w:type="dxa"/>
            <w:vMerge w:val="restart"/>
            <w:vAlign w:val="center"/>
          </w:tcPr>
          <w:p w14:paraId="1F0F4172" w14:textId="77777777" w:rsidR="00884FDB" w:rsidRDefault="00902EDC">
            <w:r>
              <w:rPr>
                <w:rFonts w:hint="eastAsia"/>
              </w:rPr>
              <w:t>统计分析</w:t>
            </w:r>
          </w:p>
        </w:tc>
        <w:tc>
          <w:tcPr>
            <w:tcW w:w="4095" w:type="dxa"/>
            <w:vAlign w:val="center"/>
          </w:tcPr>
          <w:p w14:paraId="274E7002" w14:textId="77777777" w:rsidR="00884FDB" w:rsidRDefault="00902EDC">
            <w:r>
              <w:rPr>
                <w:rFonts w:hint="eastAsia"/>
              </w:rPr>
              <w:t>登陆记录</w:t>
            </w:r>
          </w:p>
        </w:tc>
      </w:tr>
      <w:tr w:rsidR="00884FDB" w14:paraId="4FA5CCA7" w14:textId="77777777">
        <w:tc>
          <w:tcPr>
            <w:tcW w:w="2688" w:type="dxa"/>
            <w:vMerge/>
            <w:vAlign w:val="center"/>
          </w:tcPr>
          <w:p w14:paraId="33D9B821" w14:textId="77777777" w:rsidR="00884FDB" w:rsidRDefault="00884FDB"/>
        </w:tc>
        <w:tc>
          <w:tcPr>
            <w:tcW w:w="4095" w:type="dxa"/>
            <w:vAlign w:val="center"/>
          </w:tcPr>
          <w:p w14:paraId="4279A46D" w14:textId="77777777" w:rsidR="00884FDB" w:rsidRDefault="00902EDC">
            <w:r>
              <w:rPr>
                <w:rFonts w:hint="eastAsia"/>
              </w:rPr>
              <w:t>播放记录</w:t>
            </w:r>
          </w:p>
        </w:tc>
      </w:tr>
      <w:tr w:rsidR="00884FDB" w14:paraId="501415BA" w14:textId="77777777">
        <w:tc>
          <w:tcPr>
            <w:tcW w:w="2688" w:type="dxa"/>
            <w:vAlign w:val="center"/>
          </w:tcPr>
          <w:p w14:paraId="26A90174" w14:textId="77777777" w:rsidR="00884FDB" w:rsidRDefault="00902EDC">
            <w:r>
              <w:rPr>
                <w:rFonts w:hint="eastAsia"/>
              </w:rPr>
              <w:t>社区分享</w:t>
            </w:r>
          </w:p>
        </w:tc>
        <w:tc>
          <w:tcPr>
            <w:tcW w:w="4095" w:type="dxa"/>
            <w:vAlign w:val="center"/>
          </w:tcPr>
          <w:p w14:paraId="3CA9905D" w14:textId="77777777" w:rsidR="00884FDB" w:rsidRDefault="00902EDC">
            <w:r>
              <w:rPr>
                <w:rFonts w:hint="eastAsia"/>
              </w:rPr>
              <w:t>公告</w:t>
            </w:r>
          </w:p>
        </w:tc>
      </w:tr>
      <w:tr w:rsidR="00884FDB" w14:paraId="0DF6712F" w14:textId="77777777">
        <w:tc>
          <w:tcPr>
            <w:tcW w:w="2688" w:type="dxa"/>
            <w:vAlign w:val="center"/>
          </w:tcPr>
          <w:p w14:paraId="2D926786" w14:textId="77777777" w:rsidR="00884FDB" w:rsidRDefault="00902EDC">
            <w:r>
              <w:rPr>
                <w:rFonts w:hint="eastAsia"/>
              </w:rPr>
              <w:t>积分管理</w:t>
            </w:r>
          </w:p>
        </w:tc>
        <w:tc>
          <w:tcPr>
            <w:tcW w:w="4095" w:type="dxa"/>
            <w:vAlign w:val="center"/>
          </w:tcPr>
          <w:p w14:paraId="649A492F" w14:textId="77777777" w:rsidR="00884FDB" w:rsidRDefault="00902EDC">
            <w:r>
              <w:rPr>
                <w:rFonts w:hint="eastAsia"/>
              </w:rPr>
              <w:t>充值、余额，交易</w:t>
            </w:r>
          </w:p>
        </w:tc>
      </w:tr>
      <w:tr w:rsidR="00884FDB" w14:paraId="228480D7" w14:textId="77777777">
        <w:tc>
          <w:tcPr>
            <w:tcW w:w="2688" w:type="dxa"/>
            <w:vAlign w:val="center"/>
          </w:tcPr>
          <w:p w14:paraId="4260DB23" w14:textId="77777777" w:rsidR="00884FDB" w:rsidRDefault="00902EDC">
            <w:r>
              <w:rPr>
                <w:rFonts w:hint="eastAsia"/>
              </w:rPr>
              <w:t>地图服务</w:t>
            </w:r>
          </w:p>
        </w:tc>
        <w:tc>
          <w:tcPr>
            <w:tcW w:w="4095" w:type="dxa"/>
            <w:vAlign w:val="center"/>
          </w:tcPr>
          <w:p w14:paraId="18C396FF" w14:textId="77777777" w:rsidR="00884FDB" w:rsidRDefault="00902EDC">
            <w:r>
              <w:rPr>
                <w:rFonts w:hint="eastAsia"/>
              </w:rPr>
              <w:t>定位、地址查询</w:t>
            </w:r>
          </w:p>
        </w:tc>
      </w:tr>
    </w:tbl>
    <w:p w14:paraId="504F8787" w14:textId="77777777" w:rsidR="00884FDB" w:rsidRDefault="00902EDC">
      <w:r>
        <w:rPr>
          <w:rFonts w:hint="eastAsia"/>
        </w:rPr>
        <w:t>表</w:t>
      </w:r>
      <w:r>
        <w:rPr>
          <w:rFonts w:hint="eastAsia"/>
        </w:rPr>
        <w:t xml:space="preserve">2 </w:t>
      </w:r>
      <w:r>
        <w:rPr>
          <w:rFonts w:hint="eastAsia"/>
        </w:rPr>
        <w:t>高级功能表</w:t>
      </w:r>
    </w:p>
    <w:p w14:paraId="160F3491" w14:textId="77777777" w:rsidR="00884FDB" w:rsidRDefault="00884FDB"/>
    <w:p w14:paraId="60604F14" w14:textId="77777777" w:rsidR="00884FDB" w:rsidRDefault="00884FDB"/>
    <w:p w14:paraId="69C69924" w14:textId="43530D03" w:rsidR="00884FDB" w:rsidDel="00E31101" w:rsidRDefault="00902EDC">
      <w:pPr>
        <w:ind w:firstLine="562"/>
        <w:rPr>
          <w:del w:id="2511" w:author="mico1999@foxmail.com" w:date="2021-03-23T22:59:00Z"/>
          <w:b/>
          <w:bCs/>
          <w:sz w:val="28"/>
          <w:szCs w:val="28"/>
        </w:rPr>
      </w:pPr>
      <w:del w:id="2512" w:author="mico1999@foxmail.com" w:date="2021-03-23T22:59:00Z">
        <w:r w:rsidDel="00E31101">
          <w:rPr>
            <w:rFonts w:hint="eastAsia"/>
            <w:b/>
            <w:bCs/>
            <w:sz w:val="28"/>
            <w:szCs w:val="28"/>
          </w:rPr>
          <w:br w:type="page"/>
        </w:r>
      </w:del>
    </w:p>
    <w:p w14:paraId="02EDE2FB" w14:textId="7F3C562F" w:rsidR="00884FDB" w:rsidRDefault="00902EDC" w:rsidP="00F5387F">
      <w:pPr>
        <w:pStyle w:val="2"/>
        <w:rPr>
          <w:szCs w:val="28"/>
        </w:rPr>
      </w:pPr>
      <w:bookmarkStart w:id="2513" w:name="_Toc67356024"/>
      <w:bookmarkStart w:id="2514" w:name="_Toc67433134"/>
      <w:bookmarkStart w:id="2515" w:name="_Toc67433195"/>
      <w:r>
        <w:rPr>
          <w:rFonts w:hint="eastAsia"/>
        </w:rPr>
        <w:t>附录</w:t>
      </w:r>
      <w:r>
        <w:rPr>
          <w:rFonts w:hint="eastAsia"/>
        </w:rPr>
        <w:t>3</w:t>
      </w:r>
      <w:r>
        <w:rPr>
          <w:rFonts w:hint="eastAsia"/>
        </w:rPr>
        <w:t>：相关政策</w:t>
      </w:r>
      <w:bookmarkEnd w:id="2513"/>
      <w:bookmarkEnd w:id="2514"/>
      <w:bookmarkEnd w:id="2515"/>
    </w:p>
    <w:p w14:paraId="6345E034" w14:textId="77777777" w:rsidR="00275207" w:rsidRPr="00D92A29" w:rsidRDefault="00275207" w:rsidP="00275207">
      <w:pPr>
        <w:rPr>
          <w:ins w:id="2516" w:author="mico1999@foxmail.com" w:date="2021-03-23T22:58:00Z"/>
          <w:rFonts w:hint="eastAsia"/>
        </w:rPr>
      </w:pPr>
      <w:ins w:id="2517" w:author="mico1999@foxmail.com" w:date="2021-03-23T22:58:00Z">
        <w:r>
          <w:rPr>
            <w:rFonts w:hint="eastAsia"/>
          </w:rPr>
          <w:t>为节约</w:t>
        </w:r>
        <w:proofErr w:type="gramStart"/>
        <w:r>
          <w:rPr>
            <w:rFonts w:hint="eastAsia"/>
          </w:rPr>
          <w:t>面试官您的</w:t>
        </w:r>
        <w:proofErr w:type="gramEnd"/>
        <w:r>
          <w:rPr>
            <w:rFonts w:hint="eastAsia"/>
          </w:rPr>
          <w:t>时间，故略。</w:t>
        </w:r>
      </w:ins>
    </w:p>
    <w:p w14:paraId="7B29760C" w14:textId="557F96A9" w:rsidR="00884FDB" w:rsidDel="00275207" w:rsidRDefault="00902EDC">
      <w:pPr>
        <w:ind w:firstLineChars="0" w:firstLine="0"/>
        <w:jc w:val="center"/>
        <w:rPr>
          <w:del w:id="2518" w:author="mico1999@foxmail.com" w:date="2021-03-23T22:58:00Z"/>
          <w:b/>
          <w:bCs/>
          <w:sz w:val="28"/>
          <w:szCs w:val="28"/>
        </w:rPr>
      </w:pPr>
      <w:del w:id="2519" w:author="mico1999@foxmail.com" w:date="2021-03-23T22:58:00Z">
        <w:r w:rsidDel="00275207">
          <w:rPr>
            <w:rFonts w:hint="eastAsia"/>
            <w:b/>
            <w:bCs/>
            <w:sz w:val="28"/>
            <w:szCs w:val="28"/>
          </w:rPr>
          <w:delText>相关政策</w:delText>
        </w:r>
      </w:del>
    </w:p>
    <w:p w14:paraId="00A2936A" w14:textId="0F0E65D4" w:rsidR="00884FDB" w:rsidDel="00275207" w:rsidRDefault="00902EDC">
      <w:pPr>
        <w:ind w:firstLineChars="0" w:firstLine="0"/>
        <w:jc w:val="center"/>
        <w:rPr>
          <w:del w:id="2520" w:author="mico1999@foxmail.com" w:date="2021-03-23T22:58:00Z"/>
          <w:b/>
          <w:bCs/>
          <w:sz w:val="28"/>
          <w:szCs w:val="28"/>
        </w:rPr>
      </w:pPr>
      <w:del w:id="2521" w:author="mico1999@foxmail.com" w:date="2021-03-23T22:58:00Z">
        <w:r w:rsidDel="00275207">
          <w:rPr>
            <w:rFonts w:hint="eastAsia"/>
            <w:b/>
            <w:bCs/>
            <w:sz w:val="28"/>
            <w:szCs w:val="28"/>
          </w:rPr>
          <w:delText>1.</w:delText>
        </w:r>
        <w:r w:rsidDel="00275207">
          <w:rPr>
            <w:rFonts w:hint="eastAsia"/>
            <w:b/>
            <w:bCs/>
            <w:sz w:val="28"/>
            <w:szCs w:val="28"/>
          </w:rPr>
          <w:delText>《国务院关于加快发展养老服务业的若干意见》</w:delText>
        </w:r>
        <w:r w:rsidDel="00275207">
          <w:rPr>
            <w:rFonts w:hint="eastAsia"/>
            <w:b/>
            <w:bCs/>
            <w:sz w:val="28"/>
            <w:szCs w:val="28"/>
          </w:rPr>
          <w:delText>(</w:delText>
        </w:r>
        <w:r w:rsidDel="00275207">
          <w:rPr>
            <w:rFonts w:hint="eastAsia"/>
            <w:b/>
            <w:bCs/>
            <w:sz w:val="28"/>
            <w:szCs w:val="28"/>
          </w:rPr>
          <w:delText>节选</w:delText>
        </w:r>
        <w:r w:rsidDel="00275207">
          <w:rPr>
            <w:rFonts w:hint="eastAsia"/>
            <w:b/>
            <w:bCs/>
            <w:sz w:val="28"/>
            <w:szCs w:val="28"/>
          </w:rPr>
          <w:delText>)</w:delText>
        </w:r>
      </w:del>
    </w:p>
    <w:p w14:paraId="77FE0705" w14:textId="3697ABD3" w:rsidR="00884FDB" w:rsidDel="00275207" w:rsidRDefault="00902EDC">
      <w:pPr>
        <w:ind w:firstLine="562"/>
        <w:jc w:val="center"/>
        <w:rPr>
          <w:del w:id="2522" w:author="mico1999@foxmail.com" w:date="2021-03-23T22:58:00Z"/>
          <w:b/>
          <w:bCs/>
          <w:sz w:val="28"/>
          <w:szCs w:val="28"/>
        </w:rPr>
      </w:pPr>
      <w:del w:id="2523" w:author="mico1999@foxmail.com" w:date="2021-03-23T22:58:00Z">
        <w:r w:rsidDel="00275207">
          <w:rPr>
            <w:rFonts w:hint="eastAsia"/>
            <w:b/>
            <w:bCs/>
            <w:sz w:val="28"/>
            <w:szCs w:val="28"/>
          </w:rPr>
          <w:delText>（国发〔</w:delText>
        </w:r>
        <w:r w:rsidDel="00275207">
          <w:rPr>
            <w:rFonts w:hint="eastAsia"/>
            <w:b/>
            <w:bCs/>
            <w:sz w:val="28"/>
            <w:szCs w:val="28"/>
          </w:rPr>
          <w:delText>2013</w:delText>
        </w:r>
        <w:r w:rsidDel="00275207">
          <w:rPr>
            <w:rFonts w:hint="eastAsia"/>
            <w:b/>
            <w:bCs/>
            <w:sz w:val="28"/>
            <w:szCs w:val="28"/>
          </w:rPr>
          <w:delText>〕</w:delText>
        </w:r>
        <w:r w:rsidDel="00275207">
          <w:rPr>
            <w:rFonts w:hint="eastAsia"/>
            <w:b/>
            <w:bCs/>
            <w:sz w:val="28"/>
            <w:szCs w:val="28"/>
          </w:rPr>
          <w:delText>35</w:delText>
        </w:r>
        <w:r w:rsidDel="00275207">
          <w:rPr>
            <w:rFonts w:hint="eastAsia"/>
            <w:b/>
            <w:bCs/>
            <w:sz w:val="28"/>
            <w:szCs w:val="28"/>
          </w:rPr>
          <w:delText>号）</w:delText>
        </w:r>
      </w:del>
    </w:p>
    <w:p w14:paraId="67604FE3" w14:textId="7FFB47FA" w:rsidR="00884FDB" w:rsidDel="00275207" w:rsidRDefault="00902EDC">
      <w:pPr>
        <w:rPr>
          <w:del w:id="2524" w:author="mico1999@foxmail.com" w:date="2021-03-23T22:58:00Z"/>
        </w:rPr>
      </w:pPr>
      <w:del w:id="2525" w:author="mico1999@foxmail.com" w:date="2021-03-23T22:58:00Z">
        <w:r w:rsidDel="00275207">
          <w:rPr>
            <w:rFonts w:hint="eastAsia"/>
          </w:rPr>
          <w:delText>各省、自治区、直辖市人民政府，国务院各部委、各直属机构：</w:delText>
        </w:r>
      </w:del>
    </w:p>
    <w:p w14:paraId="74E5B39E" w14:textId="204C4E0F" w:rsidR="00884FDB" w:rsidDel="00275207" w:rsidRDefault="00902EDC">
      <w:pPr>
        <w:rPr>
          <w:del w:id="2526" w:author="mico1999@foxmail.com" w:date="2021-03-23T22:58:00Z"/>
        </w:rPr>
      </w:pPr>
      <w:del w:id="2527" w:author="mico1999@foxmail.com" w:date="2021-03-23T22:58:00Z">
        <w:r w:rsidDel="00275207">
          <w:rPr>
            <w:rFonts w:hint="eastAsia"/>
          </w:rPr>
          <w:delText>近年来，我国养老服务业快速发展，以居家为基础、社区为依托、机构为支撑的养老服务体系初步建立，老年消费市场初步形成，老龄事业发展取得显著成就。但总体上看，养老服务和产品供给不足、市场发育不健全、城乡区域发展不平衡等问题还十分突出。当前，我国已经进入人口老龄化快速发展阶段，</w:delText>
        </w:r>
        <w:r w:rsidDel="00275207">
          <w:rPr>
            <w:rFonts w:hint="eastAsia"/>
          </w:rPr>
          <w:delText>2012</w:delText>
        </w:r>
        <w:r w:rsidDel="00275207">
          <w:rPr>
            <w:rFonts w:hint="eastAsia"/>
          </w:rPr>
          <w:delText>年底我国</w:delText>
        </w:r>
        <w:r w:rsidDel="00275207">
          <w:rPr>
            <w:rFonts w:hint="eastAsia"/>
          </w:rPr>
          <w:delText>60</w:delText>
        </w:r>
        <w:r w:rsidDel="00275207">
          <w:rPr>
            <w:rFonts w:hint="eastAsia"/>
          </w:rPr>
          <w:delText>周岁以上老年人口已达</w:delText>
        </w:r>
        <w:r w:rsidDel="00275207">
          <w:rPr>
            <w:rFonts w:hint="eastAsia"/>
          </w:rPr>
          <w:delText>1.94</w:delText>
        </w:r>
        <w:r w:rsidDel="00275207">
          <w:rPr>
            <w:rFonts w:hint="eastAsia"/>
          </w:rPr>
          <w:delText>亿，</w:delText>
        </w:r>
        <w:r w:rsidDel="00275207">
          <w:rPr>
            <w:rFonts w:hint="eastAsia"/>
          </w:rPr>
          <w:delText>2020</w:delText>
        </w:r>
        <w:r w:rsidDel="00275207">
          <w:rPr>
            <w:rFonts w:hint="eastAsia"/>
          </w:rPr>
          <w:delText>年将达到</w:delText>
        </w:r>
        <w:r w:rsidDel="00275207">
          <w:rPr>
            <w:rFonts w:hint="eastAsia"/>
          </w:rPr>
          <w:delText>2.43</w:delText>
        </w:r>
        <w:r w:rsidDel="00275207">
          <w:rPr>
            <w:rFonts w:hint="eastAsia"/>
          </w:rPr>
          <w:delText>亿，</w:delText>
        </w:r>
        <w:r w:rsidDel="00275207">
          <w:rPr>
            <w:rFonts w:hint="eastAsia"/>
          </w:rPr>
          <w:delText>2025</w:delText>
        </w:r>
        <w:r w:rsidDel="00275207">
          <w:rPr>
            <w:rFonts w:hint="eastAsia"/>
          </w:rPr>
          <w:delText>年将突破</w:delText>
        </w:r>
        <w:r w:rsidDel="00275207">
          <w:rPr>
            <w:rFonts w:hint="eastAsia"/>
          </w:rPr>
          <w:delText>3</w:delText>
        </w:r>
        <w:r w:rsidDel="00275207">
          <w:rPr>
            <w:rFonts w:hint="eastAsia"/>
          </w:rPr>
          <w:delText>亿。积极应对人口老龄化，加快发展养老服务业，不断满足老年人持续增长的养老服务需求，是全面建成小康社会的一项紧迫任务，有利于保障老年人权益，共享改革发展成果，有利于拉动消费、扩大就业，有利于保障和改善民生，促进社会和谐，推进经济社会持续健康发展。为加快发展养老服务业，现提出以下意见：</w:delText>
        </w:r>
      </w:del>
    </w:p>
    <w:p w14:paraId="2B28B3C7" w14:textId="0C233119" w:rsidR="00884FDB" w:rsidDel="00275207" w:rsidRDefault="00902EDC">
      <w:pPr>
        <w:rPr>
          <w:del w:id="2528" w:author="mico1999@foxmail.com" w:date="2021-03-23T22:58:00Z"/>
        </w:rPr>
      </w:pPr>
      <w:bookmarkStart w:id="2529" w:name="_Toc16878_WPSOffice_Level1"/>
      <w:del w:id="2530" w:author="mico1999@foxmail.com" w:date="2021-03-23T22:58:00Z">
        <w:r w:rsidDel="00275207">
          <w:rPr>
            <w:rFonts w:hint="eastAsia"/>
          </w:rPr>
          <w:delText>一、总体要求</w:delText>
        </w:r>
        <w:bookmarkEnd w:id="2529"/>
      </w:del>
    </w:p>
    <w:p w14:paraId="5385AB0A" w14:textId="44E4A559" w:rsidR="00884FDB" w:rsidDel="00275207" w:rsidRDefault="00902EDC">
      <w:pPr>
        <w:rPr>
          <w:del w:id="2531" w:author="mico1999@foxmail.com" w:date="2021-03-23T22:58:00Z"/>
        </w:rPr>
      </w:pPr>
      <w:del w:id="2532" w:author="mico1999@foxmail.com" w:date="2021-03-23T22:58:00Z">
        <w:r w:rsidDel="00275207">
          <w:rPr>
            <w:rFonts w:hint="eastAsia"/>
          </w:rPr>
          <w:delText>（一）指导思想：以邓小平理论、“三个代表”重要思想、科学发展观为指导，从国情出发，把不断满足老年人日益增长的养老服务需求作为出发点和落脚点，充分发挥政府作用，通过简政放权，创新体制机制，激发社会活力，充分发挥社会力量的主体作用，健全养老服务体系，满足多样化养老服务需求，努力使养老服务业成为积极应对人口老龄化、保障和改善民生的重要举措，成为扩大内需、增加就业、促进服务业发展、推动经济转型升级的重要力量。</w:delText>
        </w:r>
      </w:del>
    </w:p>
    <w:p w14:paraId="49FF7EFE" w14:textId="57132665" w:rsidR="00884FDB" w:rsidDel="00275207" w:rsidRDefault="00902EDC">
      <w:pPr>
        <w:rPr>
          <w:del w:id="2533" w:author="mico1999@foxmail.com" w:date="2021-03-23T22:58:00Z"/>
        </w:rPr>
      </w:pPr>
      <w:del w:id="2534" w:author="mico1999@foxmail.com" w:date="2021-03-23T22:58:00Z">
        <w:r w:rsidDel="00275207">
          <w:rPr>
            <w:rFonts w:hint="eastAsia"/>
          </w:rPr>
          <w:delText>（二）基本原则：深化体制改革、坚持保障基本、注重统筹发展、完善市场机制。</w:delText>
        </w:r>
      </w:del>
    </w:p>
    <w:p w14:paraId="69B7A060" w14:textId="641380A0" w:rsidR="00884FDB" w:rsidDel="00275207" w:rsidRDefault="00902EDC">
      <w:pPr>
        <w:rPr>
          <w:del w:id="2535" w:author="mico1999@foxmail.com" w:date="2021-03-23T22:58:00Z"/>
        </w:rPr>
      </w:pPr>
      <w:del w:id="2536" w:author="mico1999@foxmail.com" w:date="2021-03-23T22:58:00Z">
        <w:r w:rsidDel="00275207">
          <w:rPr>
            <w:rFonts w:hint="eastAsia"/>
          </w:rPr>
          <w:delText>（三）发展目标：到</w:delText>
        </w:r>
        <w:r w:rsidDel="00275207">
          <w:rPr>
            <w:rFonts w:hint="eastAsia"/>
          </w:rPr>
          <w:delText>2020</w:delText>
        </w:r>
        <w:r w:rsidDel="00275207">
          <w:rPr>
            <w:rFonts w:hint="eastAsia"/>
          </w:rPr>
          <w:delText>年，全面建成以居家为基础、社区为依托、机构为支撑的，功能完善、规模适度、覆盖城乡的养老服务体系。养老服务产品更加丰富，市场机制不断完善，养老服务业持续健康发展。</w:delText>
        </w:r>
      </w:del>
    </w:p>
    <w:p w14:paraId="4490755E" w14:textId="5B3A65B8" w:rsidR="00884FDB" w:rsidDel="00275207" w:rsidRDefault="00884FDB">
      <w:pPr>
        <w:rPr>
          <w:del w:id="2537" w:author="mico1999@foxmail.com" w:date="2021-03-23T22:58:00Z"/>
        </w:rPr>
      </w:pPr>
    </w:p>
    <w:p w14:paraId="74F35F9A" w14:textId="0625177C" w:rsidR="00884FDB" w:rsidDel="00275207" w:rsidRDefault="00902EDC">
      <w:pPr>
        <w:ind w:firstLineChars="0" w:firstLine="0"/>
        <w:jc w:val="center"/>
        <w:rPr>
          <w:del w:id="2538" w:author="mico1999@foxmail.com" w:date="2021-03-23T22:58:00Z"/>
          <w:b/>
          <w:bCs/>
          <w:sz w:val="28"/>
          <w:szCs w:val="28"/>
        </w:rPr>
      </w:pPr>
      <w:del w:id="2539" w:author="mico1999@foxmail.com" w:date="2021-03-23T22:58:00Z">
        <w:r w:rsidDel="00275207">
          <w:rPr>
            <w:rFonts w:hint="eastAsia"/>
            <w:b/>
            <w:bCs/>
            <w:sz w:val="28"/>
            <w:szCs w:val="28"/>
          </w:rPr>
          <w:delText>2</w:delText>
        </w:r>
        <w:r w:rsidDel="00275207">
          <w:rPr>
            <w:rFonts w:hint="eastAsia"/>
            <w:b/>
            <w:bCs/>
            <w:sz w:val="28"/>
            <w:szCs w:val="28"/>
          </w:rPr>
          <w:delText>、《关于推进医疗卫生与养老服务相结合指导意见》（节选）</w:delText>
        </w:r>
      </w:del>
    </w:p>
    <w:p w14:paraId="37A78996" w14:textId="7E5A1CBB" w:rsidR="00884FDB" w:rsidDel="00275207" w:rsidRDefault="00902EDC">
      <w:pPr>
        <w:ind w:firstLine="562"/>
        <w:jc w:val="center"/>
        <w:rPr>
          <w:del w:id="2540" w:author="mico1999@foxmail.com" w:date="2021-03-23T22:58:00Z"/>
          <w:b/>
          <w:bCs/>
          <w:sz w:val="28"/>
          <w:szCs w:val="28"/>
        </w:rPr>
      </w:pPr>
      <w:del w:id="2541" w:author="mico1999@foxmail.com" w:date="2021-03-23T22:58:00Z">
        <w:r w:rsidDel="00275207">
          <w:rPr>
            <w:rFonts w:hint="eastAsia"/>
            <w:b/>
            <w:bCs/>
            <w:sz w:val="28"/>
            <w:szCs w:val="28"/>
          </w:rPr>
          <w:delText>（国办发〔</w:delText>
        </w:r>
        <w:r w:rsidDel="00275207">
          <w:rPr>
            <w:rFonts w:hint="eastAsia"/>
            <w:b/>
            <w:bCs/>
            <w:sz w:val="28"/>
            <w:szCs w:val="28"/>
          </w:rPr>
          <w:delText>2015</w:delText>
        </w:r>
        <w:r w:rsidDel="00275207">
          <w:rPr>
            <w:rFonts w:hint="eastAsia"/>
            <w:b/>
            <w:bCs/>
            <w:sz w:val="28"/>
            <w:szCs w:val="28"/>
          </w:rPr>
          <w:delText>〕</w:delText>
        </w:r>
        <w:r w:rsidDel="00275207">
          <w:rPr>
            <w:rFonts w:hint="eastAsia"/>
            <w:b/>
            <w:bCs/>
            <w:sz w:val="28"/>
            <w:szCs w:val="28"/>
          </w:rPr>
          <w:delText>84</w:delText>
        </w:r>
        <w:r w:rsidDel="00275207">
          <w:rPr>
            <w:rFonts w:hint="eastAsia"/>
            <w:b/>
            <w:bCs/>
            <w:sz w:val="28"/>
            <w:szCs w:val="28"/>
          </w:rPr>
          <w:delText>号）</w:delText>
        </w:r>
      </w:del>
    </w:p>
    <w:p w14:paraId="31561609" w14:textId="2732A440" w:rsidR="00884FDB" w:rsidDel="00275207" w:rsidRDefault="00902EDC">
      <w:pPr>
        <w:rPr>
          <w:del w:id="2542" w:author="mico1999@foxmail.com" w:date="2021-03-23T22:58:00Z"/>
        </w:rPr>
      </w:pPr>
      <w:del w:id="2543" w:author="mico1999@foxmail.com" w:date="2021-03-23T22:58:00Z">
        <w:r w:rsidDel="00275207">
          <w:rPr>
            <w:rFonts w:hint="eastAsia"/>
          </w:rPr>
          <w:delText>各省、自治区、直辖市人民政府，国务院各部委、各直属机构</w:delText>
        </w:r>
        <w:r w:rsidDel="00275207">
          <w:rPr>
            <w:rFonts w:hint="eastAsia"/>
          </w:rPr>
          <w:delText>:</w:delText>
        </w:r>
      </w:del>
    </w:p>
    <w:p w14:paraId="4E98293E" w14:textId="25444E51" w:rsidR="00884FDB" w:rsidDel="00275207" w:rsidRDefault="00902EDC">
      <w:pPr>
        <w:rPr>
          <w:del w:id="2544" w:author="mico1999@foxmail.com" w:date="2021-03-23T22:58:00Z"/>
        </w:rPr>
      </w:pPr>
      <w:del w:id="2545" w:author="mico1999@foxmail.com" w:date="2021-03-23T22:58:00Z">
        <w:r w:rsidDel="00275207">
          <w:rPr>
            <w:rFonts w:hint="eastAsia"/>
          </w:rPr>
          <w:delText>为贯彻落实《国务院关于加快发展养老服务业的若干意见》（国发〔</w:delText>
        </w:r>
        <w:r w:rsidDel="00275207">
          <w:rPr>
            <w:rFonts w:hint="eastAsia"/>
          </w:rPr>
          <w:delText>2013</w:delText>
        </w:r>
        <w:r w:rsidDel="00275207">
          <w:rPr>
            <w:rFonts w:hint="eastAsia"/>
          </w:rPr>
          <w:delText>〕</w:delText>
        </w:r>
        <w:r w:rsidDel="00275207">
          <w:rPr>
            <w:rFonts w:hint="eastAsia"/>
          </w:rPr>
          <w:delText>35</w:delText>
        </w:r>
        <w:r w:rsidDel="00275207">
          <w:rPr>
            <w:rFonts w:hint="eastAsia"/>
          </w:rPr>
          <w:delText>号）和《国务院关于促进健康服务业发展的若干意见》（国发〔</w:delText>
        </w:r>
        <w:r w:rsidDel="00275207">
          <w:rPr>
            <w:rFonts w:hint="eastAsia"/>
          </w:rPr>
          <w:delText>2013</w:delText>
        </w:r>
        <w:r w:rsidDel="00275207">
          <w:rPr>
            <w:rFonts w:hint="eastAsia"/>
          </w:rPr>
          <w:delText>〕</w:delText>
        </w:r>
        <w:r w:rsidDel="00275207">
          <w:rPr>
            <w:rFonts w:hint="eastAsia"/>
          </w:rPr>
          <w:delText>40</w:delText>
        </w:r>
        <w:r w:rsidDel="00275207">
          <w:rPr>
            <w:rFonts w:hint="eastAsia"/>
          </w:rPr>
          <w:delText>号）等文件要求，进一步推进医疗卫生与养老服务相结合，现提出以下意见。</w:delText>
        </w:r>
      </w:del>
    </w:p>
    <w:p w14:paraId="3E72FE6C" w14:textId="0A2CB22C" w:rsidR="00884FDB" w:rsidDel="00275207" w:rsidRDefault="00902EDC">
      <w:pPr>
        <w:rPr>
          <w:del w:id="2546" w:author="mico1999@foxmail.com" w:date="2021-03-23T22:58:00Z"/>
        </w:rPr>
      </w:pPr>
      <w:del w:id="2547" w:author="mico1999@foxmail.com" w:date="2021-03-23T22:58:00Z">
        <w:r w:rsidDel="00275207">
          <w:rPr>
            <w:rFonts w:hint="eastAsia"/>
          </w:rPr>
          <w:delText>基本原则和发展目标</w:delText>
        </w:r>
      </w:del>
    </w:p>
    <w:p w14:paraId="5C975956" w14:textId="54885F62" w:rsidR="00884FDB" w:rsidDel="00275207" w:rsidRDefault="00902EDC">
      <w:pPr>
        <w:rPr>
          <w:del w:id="2548" w:author="mico1999@foxmail.com" w:date="2021-03-23T22:58:00Z"/>
        </w:rPr>
      </w:pPr>
      <w:del w:id="2549" w:author="mico1999@foxmail.com" w:date="2021-03-23T22:58:00Z">
        <w:r w:rsidDel="00275207">
          <w:rPr>
            <w:rFonts w:hint="eastAsia"/>
          </w:rPr>
          <w:delText xml:space="preserve"> (</w:delText>
        </w:r>
        <w:r w:rsidDel="00275207">
          <w:rPr>
            <w:rFonts w:hint="eastAsia"/>
          </w:rPr>
          <w:delText>二</w:delText>
        </w:r>
        <w:r w:rsidDel="00275207">
          <w:rPr>
            <w:rFonts w:hint="eastAsia"/>
          </w:rPr>
          <w:delText>)</w:delText>
        </w:r>
        <w:r w:rsidDel="00275207">
          <w:rPr>
            <w:rFonts w:hint="eastAsia"/>
          </w:rPr>
          <w:delText>发展目标。</w:delText>
        </w:r>
      </w:del>
    </w:p>
    <w:p w14:paraId="354B2BDC" w14:textId="2E000F39" w:rsidR="00884FDB" w:rsidDel="00275207" w:rsidRDefault="00902EDC">
      <w:pPr>
        <w:rPr>
          <w:del w:id="2550" w:author="mico1999@foxmail.com" w:date="2021-03-23T22:58:00Z"/>
        </w:rPr>
      </w:pPr>
      <w:del w:id="2551" w:author="mico1999@foxmail.com" w:date="2021-03-23T22:58:00Z">
        <w:r w:rsidDel="00275207">
          <w:rPr>
            <w:rFonts w:hint="eastAsia"/>
          </w:rPr>
          <w:delText>到</w:delText>
        </w:r>
        <w:r w:rsidDel="00275207">
          <w:rPr>
            <w:rFonts w:hint="eastAsia"/>
          </w:rPr>
          <w:delText>2017</w:delText>
        </w:r>
        <w:r w:rsidDel="00275207">
          <w:rPr>
            <w:rFonts w:hint="eastAsia"/>
          </w:rPr>
          <w:delText>年，医养结合政策体系、标准规范和管理制度初步建立，符合需求的专业化医养结合人才培养制度基本形成，建成一批兼具医疗卫生和养老服务资质和能力的医疗卫生机构或养老机构</w:delText>
        </w:r>
        <w:r w:rsidDel="00275207">
          <w:rPr>
            <w:rFonts w:hint="eastAsia"/>
          </w:rPr>
          <w:delText>(</w:delText>
        </w:r>
        <w:r w:rsidDel="00275207">
          <w:rPr>
            <w:rFonts w:hint="eastAsia"/>
          </w:rPr>
          <w:delText>以下统称医养结合机构</w:delText>
        </w:r>
        <w:r w:rsidDel="00275207">
          <w:rPr>
            <w:rFonts w:hint="eastAsia"/>
          </w:rPr>
          <w:delText>)</w:delText>
        </w:r>
        <w:r w:rsidDel="00275207">
          <w:rPr>
            <w:rFonts w:hint="eastAsia"/>
          </w:rPr>
          <w:delText>，逐步提升基层医疗卫生机构为居家老年人提供上门服务的能力，</w:delText>
        </w:r>
        <w:r w:rsidDel="00275207">
          <w:rPr>
            <w:rFonts w:hint="eastAsia"/>
          </w:rPr>
          <w:delText>80%</w:delText>
        </w:r>
        <w:r w:rsidDel="00275207">
          <w:rPr>
            <w:rFonts w:hint="eastAsia"/>
          </w:rPr>
          <w:delText>以上的医疗机构开设为老年人提供挂号、就医等便利服务的绿色通道，</w:delText>
        </w:r>
        <w:r w:rsidDel="00275207">
          <w:rPr>
            <w:rFonts w:hint="eastAsia"/>
          </w:rPr>
          <w:delText>50%</w:delText>
        </w:r>
        <w:r w:rsidDel="00275207">
          <w:rPr>
            <w:rFonts w:hint="eastAsia"/>
          </w:rPr>
          <w:delText>以上的养老机构能够以不同形式为入住老年人提供医疗卫生服务，老年人健康养老服务可及性明显提升。</w:delText>
        </w:r>
      </w:del>
    </w:p>
    <w:p w14:paraId="1FDE54D1" w14:textId="5536727B" w:rsidR="00884FDB" w:rsidDel="00275207" w:rsidRDefault="00902EDC">
      <w:pPr>
        <w:rPr>
          <w:del w:id="2552" w:author="mico1999@foxmail.com" w:date="2021-03-23T22:58:00Z"/>
        </w:rPr>
      </w:pPr>
      <w:del w:id="2553" w:author="mico1999@foxmail.com" w:date="2021-03-23T22:58:00Z">
        <w:r w:rsidDel="00275207">
          <w:rPr>
            <w:rFonts w:hint="eastAsia"/>
          </w:rPr>
          <w:delText>到</w:delText>
        </w:r>
        <w:r w:rsidDel="00275207">
          <w:rPr>
            <w:rFonts w:hint="eastAsia"/>
          </w:rPr>
          <w:delText>2020</w:delText>
        </w:r>
        <w:r w:rsidDel="00275207">
          <w:rPr>
            <w:rFonts w:hint="eastAsia"/>
          </w:rPr>
          <w:delText>年，符合国情的医养结合体制机制和政策法规体系基本建立，医疗卫生和养老服务资源实现有序共享，覆盖城乡、规模适宜、功能合理、综合连续的医养结合服务网络基本形成，基层医疗卫生机构为居家老年人提供上门服务的能力明显提升。所有医疗机构开设为老年人提供挂号、就医等便利服务的绿色通道，所有养老机构能够以不同形式为入住老年人提供医疗卫生服务，基本适应老年人健康养老服务需求。</w:delText>
        </w:r>
      </w:del>
    </w:p>
    <w:p w14:paraId="2F688AC0" w14:textId="24D2BF30" w:rsidR="00884FDB" w:rsidDel="00275207" w:rsidRDefault="00884FDB">
      <w:pPr>
        <w:rPr>
          <w:del w:id="2554" w:author="mico1999@foxmail.com" w:date="2021-03-23T22:58:00Z"/>
        </w:rPr>
      </w:pPr>
    </w:p>
    <w:p w14:paraId="589FC3C3" w14:textId="43965A7C" w:rsidR="00884FDB" w:rsidDel="00275207" w:rsidRDefault="00902EDC">
      <w:pPr>
        <w:ind w:firstLineChars="0" w:firstLine="0"/>
        <w:jc w:val="center"/>
        <w:rPr>
          <w:del w:id="2555" w:author="mico1999@foxmail.com" w:date="2021-03-23T22:58:00Z"/>
          <w:b/>
          <w:bCs/>
          <w:sz w:val="28"/>
          <w:szCs w:val="28"/>
        </w:rPr>
      </w:pPr>
      <w:del w:id="2556" w:author="mico1999@foxmail.com" w:date="2021-03-23T22:58:00Z">
        <w:r w:rsidDel="00275207">
          <w:rPr>
            <w:rFonts w:hint="eastAsia"/>
            <w:b/>
            <w:bCs/>
            <w:sz w:val="28"/>
            <w:szCs w:val="28"/>
          </w:rPr>
          <w:delText>3</w:delText>
        </w:r>
        <w:r w:rsidDel="00275207">
          <w:rPr>
            <w:rFonts w:hint="eastAsia"/>
            <w:b/>
            <w:bCs/>
            <w:sz w:val="28"/>
            <w:szCs w:val="28"/>
          </w:rPr>
          <w:delText>、《“十三五”国家老龄事业发展和养老体系建设规划》（节选）</w:delText>
        </w:r>
      </w:del>
    </w:p>
    <w:p w14:paraId="0425EBC8" w14:textId="58A75CA7" w:rsidR="00884FDB" w:rsidDel="00275207" w:rsidRDefault="00902EDC">
      <w:pPr>
        <w:ind w:firstLine="562"/>
        <w:jc w:val="center"/>
        <w:rPr>
          <w:del w:id="2557" w:author="mico1999@foxmail.com" w:date="2021-03-23T22:58:00Z"/>
          <w:b/>
          <w:bCs/>
          <w:sz w:val="28"/>
          <w:szCs w:val="28"/>
        </w:rPr>
      </w:pPr>
      <w:del w:id="2558" w:author="mico1999@foxmail.com" w:date="2021-03-23T22:58:00Z">
        <w:r w:rsidDel="00275207">
          <w:rPr>
            <w:rFonts w:hint="eastAsia"/>
            <w:b/>
            <w:bCs/>
            <w:sz w:val="28"/>
            <w:szCs w:val="28"/>
          </w:rPr>
          <w:delText>（国发〔</w:delText>
        </w:r>
        <w:r w:rsidDel="00275207">
          <w:rPr>
            <w:rFonts w:hint="eastAsia"/>
            <w:b/>
            <w:bCs/>
            <w:sz w:val="28"/>
            <w:szCs w:val="28"/>
          </w:rPr>
          <w:delText>2017</w:delText>
        </w:r>
        <w:r w:rsidDel="00275207">
          <w:rPr>
            <w:rFonts w:hint="eastAsia"/>
            <w:b/>
            <w:bCs/>
            <w:sz w:val="28"/>
            <w:szCs w:val="28"/>
          </w:rPr>
          <w:delText>〕</w:delText>
        </w:r>
        <w:r w:rsidDel="00275207">
          <w:rPr>
            <w:rFonts w:hint="eastAsia"/>
            <w:b/>
            <w:bCs/>
            <w:sz w:val="28"/>
            <w:szCs w:val="28"/>
          </w:rPr>
          <w:delText>13</w:delText>
        </w:r>
        <w:r w:rsidDel="00275207">
          <w:rPr>
            <w:rFonts w:hint="eastAsia"/>
            <w:b/>
            <w:bCs/>
            <w:sz w:val="28"/>
            <w:szCs w:val="28"/>
          </w:rPr>
          <w:delText>号）</w:delText>
        </w:r>
      </w:del>
    </w:p>
    <w:p w14:paraId="3DD30643" w14:textId="65DD643E" w:rsidR="00884FDB" w:rsidDel="00275207" w:rsidRDefault="00902EDC">
      <w:pPr>
        <w:rPr>
          <w:del w:id="2559" w:author="mico1999@foxmail.com" w:date="2021-03-23T22:58:00Z"/>
        </w:rPr>
      </w:pPr>
      <w:del w:id="2560" w:author="mico1999@foxmail.com" w:date="2021-03-23T22:58:00Z">
        <w:r w:rsidDel="00275207">
          <w:rPr>
            <w:rFonts w:hint="eastAsia"/>
          </w:rPr>
          <w:delText>为积极开展应对人口老龄化行动，推动老龄事业全面协调可持续发展，健全养老体系，根据《中华人民共和国老年人权益保障法》和《中华人民共和国国民经济和社会发展第十三个五年规划纲要》，制定本规划。</w:delText>
        </w:r>
      </w:del>
    </w:p>
    <w:p w14:paraId="63A4116D" w14:textId="45D79170" w:rsidR="00884FDB" w:rsidDel="00275207" w:rsidRDefault="00902EDC">
      <w:pPr>
        <w:rPr>
          <w:del w:id="2561" w:author="mico1999@foxmail.com" w:date="2021-03-23T22:58:00Z"/>
        </w:rPr>
      </w:pPr>
      <w:del w:id="2562" w:author="mico1999@foxmail.com" w:date="2021-03-23T22:58:00Z">
        <w:r w:rsidDel="00275207">
          <w:rPr>
            <w:rFonts w:hint="eastAsia"/>
          </w:rPr>
          <w:delText>第三节发展目标</w:delText>
        </w:r>
      </w:del>
    </w:p>
    <w:p w14:paraId="283D81AE" w14:textId="586EA30B" w:rsidR="00884FDB" w:rsidDel="00275207" w:rsidRDefault="00902EDC">
      <w:pPr>
        <w:rPr>
          <w:del w:id="2563" w:author="mico1999@foxmail.com" w:date="2021-03-23T22:58:00Z"/>
        </w:rPr>
      </w:pPr>
      <w:del w:id="2564" w:author="mico1999@foxmail.com" w:date="2021-03-23T22:58:00Z">
        <w:r w:rsidDel="00275207">
          <w:rPr>
            <w:rFonts w:hint="eastAsia"/>
          </w:rPr>
          <w:delText>到</w:delText>
        </w:r>
        <w:r w:rsidDel="00275207">
          <w:rPr>
            <w:rFonts w:hint="eastAsia"/>
          </w:rPr>
          <w:delText>2020</w:delText>
        </w:r>
        <w:r w:rsidDel="00275207">
          <w:rPr>
            <w:rFonts w:hint="eastAsia"/>
          </w:rPr>
          <w:delText>年，老龄事业发展整体水平明显提升，养老体系更加健全完善，及时应对、科学应对、综合应对人口老龄化的社会基础更加牢固。</w:delText>
        </w:r>
      </w:del>
    </w:p>
    <w:p w14:paraId="5AA4A615" w14:textId="6E949B0C" w:rsidR="00884FDB" w:rsidDel="00275207" w:rsidRDefault="00902EDC">
      <w:pPr>
        <w:rPr>
          <w:del w:id="2565" w:author="mico1999@foxmail.com" w:date="2021-03-23T22:58:00Z"/>
        </w:rPr>
      </w:pPr>
      <w:del w:id="2566" w:author="mico1999@foxmail.com" w:date="2021-03-23T22:58:00Z">
        <w:r w:rsidDel="00275207">
          <w:rPr>
            <w:rFonts w:hint="eastAsia"/>
          </w:rPr>
          <w:delText>多支柱、全覆盖、更加公平、更可持续的社会保障体系更加完善。城镇职工和城乡居民基本养老保险参保率达到</w:delText>
        </w:r>
        <w:r w:rsidDel="00275207">
          <w:rPr>
            <w:rFonts w:hint="eastAsia"/>
          </w:rPr>
          <w:delText>90%</w:delText>
        </w:r>
        <w:r w:rsidDel="00275207">
          <w:rPr>
            <w:rFonts w:hint="eastAsia"/>
          </w:rPr>
          <w:delText>，基本医疗保险参保率稳定在</w:delText>
        </w:r>
        <w:r w:rsidDel="00275207">
          <w:rPr>
            <w:rFonts w:hint="eastAsia"/>
          </w:rPr>
          <w:delText>95%</w:delText>
        </w:r>
        <w:r w:rsidDel="00275207">
          <w:rPr>
            <w:rFonts w:hint="eastAsia"/>
          </w:rPr>
          <w:delText>以上，社会保险、社会福利、社会救助等社会保障制度和公益慈善事业有效衔接，老年人的基本生活、基本医疗、基本照护等需求得到切实保障。</w:delText>
        </w:r>
      </w:del>
    </w:p>
    <w:p w14:paraId="79846478" w14:textId="6F51E2B5" w:rsidR="00884FDB" w:rsidDel="00275207" w:rsidRDefault="00902EDC">
      <w:pPr>
        <w:rPr>
          <w:del w:id="2567" w:author="mico1999@foxmail.com" w:date="2021-03-23T22:58:00Z"/>
        </w:rPr>
      </w:pPr>
      <w:del w:id="2568" w:author="mico1999@foxmail.com" w:date="2021-03-23T22:58:00Z">
        <w:r w:rsidDel="00275207">
          <w:rPr>
            <w:rFonts w:hint="eastAsia"/>
          </w:rPr>
          <w:delText>居家为基础、社区为依托、机构为补充、医养相结合的养老服务体系更加健全。养老服务供给能力大幅提高、质量明显改善、结构更加合理，多层次、多样化的养老服务更加方便可及，政府运营的养老床位数占当地养老床位总数的比例不超过</w:delText>
        </w:r>
        <w:r w:rsidDel="00275207">
          <w:rPr>
            <w:rFonts w:hint="eastAsia"/>
          </w:rPr>
          <w:delText>50%</w:delText>
        </w:r>
        <w:r w:rsidDel="00275207">
          <w:rPr>
            <w:rFonts w:hint="eastAsia"/>
          </w:rPr>
          <w:delText>，护理型床位占当地养老床位总数的比例不低于</w:delText>
        </w:r>
        <w:r w:rsidDel="00275207">
          <w:rPr>
            <w:rFonts w:hint="eastAsia"/>
          </w:rPr>
          <w:delText>30%</w:delText>
        </w:r>
        <w:r w:rsidDel="00275207">
          <w:rPr>
            <w:rFonts w:hint="eastAsia"/>
          </w:rPr>
          <w:delText>，</w:delText>
        </w:r>
        <w:r w:rsidDel="00275207">
          <w:rPr>
            <w:rFonts w:hint="eastAsia"/>
          </w:rPr>
          <w:delText>65</w:delText>
        </w:r>
        <w:r w:rsidDel="00275207">
          <w:rPr>
            <w:rFonts w:hint="eastAsia"/>
          </w:rPr>
          <w:delText>岁以上老年人健康管理率达到</w:delText>
        </w:r>
        <w:r w:rsidDel="00275207">
          <w:rPr>
            <w:rFonts w:hint="eastAsia"/>
          </w:rPr>
          <w:delText>70%</w:delText>
        </w:r>
        <w:r w:rsidDel="00275207">
          <w:rPr>
            <w:rFonts w:hint="eastAsia"/>
          </w:rPr>
          <w:delText>。</w:delText>
        </w:r>
      </w:del>
    </w:p>
    <w:p w14:paraId="670F3E8F" w14:textId="65C58649" w:rsidR="00884FDB" w:rsidDel="00275207" w:rsidRDefault="00902EDC">
      <w:pPr>
        <w:rPr>
          <w:del w:id="2569" w:author="mico1999@foxmail.com" w:date="2021-03-23T22:58:00Z"/>
        </w:rPr>
      </w:pPr>
      <w:del w:id="2570" w:author="mico1999@foxmail.com" w:date="2021-03-23T22:58:00Z">
        <w:r w:rsidDel="00275207">
          <w:rPr>
            <w:rFonts w:hint="eastAsia"/>
          </w:rPr>
          <w:delText>有利于政府和市场作用充分发挥的制度体系更加完备。老龄事业发展和养老体系建设的法治化、信息化、标准化、规范化程度明显提高。政府职能转变、“放管服”改革、行政效能提升成效显著。市场活力和社会创造力得到充分激发，养老服务和产品供给主体更加多元、内容更加丰富、质量更加优良，以信用为核心的新型市场监管机制建立完善。</w:delText>
        </w:r>
      </w:del>
    </w:p>
    <w:p w14:paraId="4EDFF49A" w14:textId="7CACFC90" w:rsidR="00884FDB" w:rsidDel="00275207" w:rsidRDefault="00902EDC">
      <w:pPr>
        <w:rPr>
          <w:del w:id="2571" w:author="mico1999@foxmail.com" w:date="2021-03-23T22:58:00Z"/>
        </w:rPr>
      </w:pPr>
      <w:del w:id="2572" w:author="mico1999@foxmail.com" w:date="2021-03-23T22:58:00Z">
        <w:r w:rsidDel="00275207">
          <w:rPr>
            <w:rFonts w:hint="eastAsia"/>
          </w:rPr>
          <w:delText>支持老龄事业发展和养老体系建设的社会环境更加友好。全社会积极应对人口老龄化、自觉支持老龄事业发展和养老体系建设的意识意愿显著增强，敬老养老助老社会风尚更加浓厚，安全绿色便利舒适的老年宜居环境建设扎实推进，老年文化体育教育事业更加繁荣发展，老年人合法权益得到有效保护，老年人参与社会发展的条件持续改善。</w:delText>
        </w:r>
      </w:del>
    </w:p>
    <w:p w14:paraId="00B78D11" w14:textId="1362205E" w:rsidR="00884FDB" w:rsidDel="00275207" w:rsidRDefault="00884FDB">
      <w:pPr>
        <w:rPr>
          <w:del w:id="2573" w:author="mico1999@foxmail.com" w:date="2021-03-23T22:58:00Z"/>
        </w:rPr>
      </w:pPr>
    </w:p>
    <w:p w14:paraId="1CAB85D7" w14:textId="44F8C7AA" w:rsidR="00884FDB" w:rsidDel="00275207" w:rsidRDefault="00902EDC">
      <w:pPr>
        <w:ind w:firstLineChars="0" w:firstLine="0"/>
        <w:jc w:val="center"/>
        <w:rPr>
          <w:del w:id="2574" w:author="mico1999@foxmail.com" w:date="2021-03-23T22:58:00Z"/>
          <w:b/>
          <w:bCs/>
          <w:sz w:val="28"/>
          <w:szCs w:val="28"/>
        </w:rPr>
      </w:pPr>
      <w:del w:id="2575" w:author="mico1999@foxmail.com" w:date="2021-03-23T22:58:00Z">
        <w:r w:rsidDel="00275207">
          <w:rPr>
            <w:rFonts w:hint="eastAsia"/>
            <w:b/>
            <w:bCs/>
            <w:sz w:val="28"/>
            <w:szCs w:val="28"/>
          </w:rPr>
          <w:delText>4</w:delText>
        </w:r>
        <w:r w:rsidDel="00275207">
          <w:rPr>
            <w:rFonts w:hint="eastAsia"/>
            <w:b/>
            <w:bCs/>
            <w:sz w:val="28"/>
            <w:szCs w:val="28"/>
          </w:rPr>
          <w:delText>、《国务院办公厅关于推进养老服务发展的意见》（节选）</w:delText>
        </w:r>
      </w:del>
    </w:p>
    <w:p w14:paraId="7B3A5994" w14:textId="1C548EC7" w:rsidR="00884FDB" w:rsidDel="00275207" w:rsidRDefault="00902EDC">
      <w:pPr>
        <w:ind w:firstLineChars="900" w:firstLine="2530"/>
        <w:rPr>
          <w:del w:id="2576" w:author="mico1999@foxmail.com" w:date="2021-03-23T22:58:00Z"/>
          <w:b/>
          <w:bCs/>
          <w:sz w:val="28"/>
          <w:szCs w:val="28"/>
        </w:rPr>
      </w:pPr>
      <w:bookmarkStart w:id="2577" w:name="_Toc388_WPSOffice_Level1"/>
      <w:del w:id="2578" w:author="mico1999@foxmail.com" w:date="2021-03-23T22:58:00Z">
        <w:r w:rsidDel="00275207">
          <w:rPr>
            <w:rFonts w:hint="eastAsia"/>
            <w:b/>
            <w:bCs/>
            <w:sz w:val="28"/>
            <w:szCs w:val="28"/>
          </w:rPr>
          <w:delText>（国办发〔</w:delText>
        </w:r>
        <w:r w:rsidDel="00275207">
          <w:rPr>
            <w:rFonts w:hint="eastAsia"/>
            <w:b/>
            <w:bCs/>
            <w:sz w:val="28"/>
            <w:szCs w:val="28"/>
          </w:rPr>
          <w:delText>2019</w:delText>
        </w:r>
        <w:r w:rsidDel="00275207">
          <w:rPr>
            <w:rFonts w:hint="eastAsia"/>
            <w:b/>
            <w:bCs/>
            <w:sz w:val="28"/>
            <w:szCs w:val="28"/>
          </w:rPr>
          <w:delText>〕</w:delText>
        </w:r>
        <w:r w:rsidDel="00275207">
          <w:rPr>
            <w:rFonts w:hint="eastAsia"/>
            <w:b/>
            <w:bCs/>
            <w:sz w:val="28"/>
            <w:szCs w:val="28"/>
          </w:rPr>
          <w:delText>5</w:delText>
        </w:r>
        <w:r w:rsidDel="00275207">
          <w:rPr>
            <w:rFonts w:hint="eastAsia"/>
            <w:b/>
            <w:bCs/>
            <w:sz w:val="28"/>
            <w:szCs w:val="28"/>
          </w:rPr>
          <w:delText>号）</w:delText>
        </w:r>
        <w:bookmarkEnd w:id="2577"/>
      </w:del>
    </w:p>
    <w:p w14:paraId="088B6B42" w14:textId="65FBCD17" w:rsidR="00884FDB" w:rsidDel="00275207" w:rsidRDefault="00902EDC">
      <w:pPr>
        <w:rPr>
          <w:del w:id="2579" w:author="mico1999@foxmail.com" w:date="2021-03-23T22:58:00Z"/>
        </w:rPr>
      </w:pPr>
      <w:del w:id="2580" w:author="mico1999@foxmail.com" w:date="2021-03-23T22:58:00Z">
        <w:r w:rsidDel="00275207">
          <w:rPr>
            <w:rFonts w:hint="eastAsia"/>
          </w:rPr>
          <w:delText>各省、自治区、直辖市人民政府，国务院各部委、各直属机构：</w:delText>
        </w:r>
      </w:del>
    </w:p>
    <w:p w14:paraId="679E6ECF" w14:textId="1FD29D7D" w:rsidR="00884FDB" w:rsidDel="00275207" w:rsidRDefault="00902EDC">
      <w:pPr>
        <w:rPr>
          <w:del w:id="2581" w:author="mico1999@foxmail.com" w:date="2021-03-23T22:58:00Z"/>
        </w:rPr>
      </w:pPr>
      <w:del w:id="2582" w:author="mico1999@foxmail.com" w:date="2021-03-23T22:58:00Z">
        <w:r w:rsidDel="00275207">
          <w:rPr>
            <w:rFonts w:hint="eastAsia"/>
          </w:rPr>
          <w:delText>党中央、国务院高度重视养老服务，党的十八大以来，出台了加快发展养老服务业、全面放开养老服务市场等政策措施，养老服务体系建设取得显著成效。但总的看，养老服务市场活力尚未充分激发，发展不平衡不充分、有效供给不足、服务质量不高等问题依然存在，人民群众养老服务需求尚未有效满足。按照</w:delText>
        </w:r>
        <w:r w:rsidDel="00275207">
          <w:rPr>
            <w:rFonts w:hint="eastAsia"/>
          </w:rPr>
          <w:delText>2019</w:delText>
        </w:r>
        <w:r w:rsidDel="00275207">
          <w:rPr>
            <w:rFonts w:hint="eastAsia"/>
          </w:rPr>
          <w:delText>年政府工作报告对养老服务工作的部署，为打通“堵点”，消除“痛点”，破除发展障碍，健全市场机制，持续完善居家为基础、社区为依托、机构为补充、医养相结合的养老服务体系，建立健全高龄、失能老年人长期照护服务体系，强化信用为核心、质量为保障、放权与监管并重的服务管理体系，大力推动养老服务供给结构不断优化、社会有效投资明显扩大、养老服务质量持续改善、养老服务消费潜力充分释放，确保到</w:delText>
        </w:r>
        <w:r w:rsidDel="00275207">
          <w:rPr>
            <w:rFonts w:hint="eastAsia"/>
          </w:rPr>
          <w:delText>2022</w:delText>
        </w:r>
        <w:r w:rsidDel="00275207">
          <w:rPr>
            <w:rFonts w:hint="eastAsia"/>
          </w:rPr>
          <w:delText>年在保障人人享有基本养老服务的基础上，有效满足老年人多样化、多层次养老服务需求，老年人及其子女获得感、幸福感、安全感显著提高，经国务院同意，现提出以下意见。</w:delText>
        </w:r>
      </w:del>
    </w:p>
    <w:p w14:paraId="440DDF01" w14:textId="3CF7B3DA" w:rsidR="00884FDB" w:rsidDel="00275207" w:rsidRDefault="00902EDC">
      <w:pPr>
        <w:rPr>
          <w:del w:id="2583" w:author="mico1999@foxmail.com" w:date="2021-03-23T22:58:00Z"/>
        </w:rPr>
      </w:pPr>
      <w:bookmarkStart w:id="2584" w:name="_Toc30424_WPSOffice_Level1"/>
      <w:del w:id="2585" w:author="mico1999@foxmail.com" w:date="2021-03-23T22:58:00Z">
        <w:r w:rsidDel="00275207">
          <w:rPr>
            <w:rFonts w:hint="eastAsia"/>
          </w:rPr>
          <w:delText>一、深化放管服改革</w:delText>
        </w:r>
        <w:bookmarkEnd w:id="2584"/>
      </w:del>
    </w:p>
    <w:p w14:paraId="6331011A" w14:textId="086236A6" w:rsidR="00884FDB" w:rsidDel="00275207" w:rsidRDefault="00902EDC">
      <w:pPr>
        <w:rPr>
          <w:del w:id="2586" w:author="mico1999@foxmail.com" w:date="2021-03-23T22:58:00Z"/>
        </w:rPr>
      </w:pPr>
      <w:del w:id="2587" w:author="mico1999@foxmail.com" w:date="2021-03-23T22:58:00Z">
        <w:r w:rsidDel="00275207">
          <w:rPr>
            <w:rFonts w:hint="eastAsia"/>
          </w:rPr>
          <w:delText>（二）继续深化公办养老机构改革。充分发挥公办养老机构及公建民营养老机构兜底保障作用，在满足当前和今后一个时期特困人员集中供养需求的前提下，重点为经济困难失能（含失智，下同）老年人、计划生育特殊家庭老年人提供无偿或低收费托养服务。</w:delText>
        </w:r>
      </w:del>
    </w:p>
    <w:p w14:paraId="6A04372E" w14:textId="6F387952" w:rsidR="00884FDB" w:rsidDel="00275207" w:rsidRDefault="00902EDC">
      <w:pPr>
        <w:rPr>
          <w:del w:id="2588" w:author="mico1999@foxmail.com" w:date="2021-03-23T22:58:00Z"/>
        </w:rPr>
      </w:pPr>
      <w:del w:id="2589" w:author="mico1999@foxmail.com" w:date="2021-03-23T22:58:00Z">
        <w:r w:rsidDel="00275207">
          <w:rPr>
            <w:rFonts w:hint="eastAsia"/>
          </w:rPr>
          <w:delText>（四）减轻养老服务税费负担。聚焦减税降费，养老服务机构符合现行政策规定条件的，可享受小微企业等财税优惠政策。</w:delText>
        </w:r>
      </w:del>
    </w:p>
    <w:p w14:paraId="3EC5DFC4" w14:textId="10F16F84" w:rsidR="00884FDB" w:rsidDel="00275207" w:rsidRDefault="00902EDC">
      <w:pPr>
        <w:rPr>
          <w:del w:id="2590" w:author="mico1999@foxmail.com" w:date="2021-03-23T22:58:00Z"/>
        </w:rPr>
      </w:pPr>
      <w:del w:id="2591" w:author="mico1999@foxmail.com" w:date="2021-03-23T22:58:00Z">
        <w:r w:rsidDel="00275207">
          <w:rPr>
            <w:rFonts w:hint="eastAsia"/>
          </w:rPr>
          <w:delText>（五）提升政府投入精准化水平。民政部本级和地方各级政府用于社会福利事业的彩票公益金，要加大倾斜力度，到</w:delText>
        </w:r>
        <w:r w:rsidDel="00275207">
          <w:rPr>
            <w:rFonts w:hint="eastAsia"/>
          </w:rPr>
          <w:delText>2022</w:delText>
        </w:r>
        <w:r w:rsidDel="00275207">
          <w:rPr>
            <w:rFonts w:hint="eastAsia"/>
          </w:rPr>
          <w:delText>年要将不低于</w:delText>
        </w:r>
        <w:r w:rsidDel="00275207">
          <w:rPr>
            <w:rFonts w:hint="eastAsia"/>
          </w:rPr>
          <w:delText>55%</w:delText>
        </w:r>
        <w:r w:rsidDel="00275207">
          <w:rPr>
            <w:rFonts w:hint="eastAsia"/>
          </w:rPr>
          <w:delText>的资金用于支持发展养老服务。</w:delText>
        </w:r>
      </w:del>
    </w:p>
    <w:p w14:paraId="482625F0" w14:textId="14216B11" w:rsidR="00884FDB" w:rsidDel="00275207" w:rsidRDefault="00902EDC">
      <w:pPr>
        <w:rPr>
          <w:del w:id="2592" w:author="mico1999@foxmail.com" w:date="2021-03-23T22:58:00Z"/>
        </w:rPr>
      </w:pPr>
      <w:bookmarkStart w:id="2593" w:name="_Toc7112_WPSOffice_Level1"/>
      <w:del w:id="2594" w:author="mico1999@foxmail.com" w:date="2021-03-23T22:58:00Z">
        <w:r w:rsidDel="00275207">
          <w:rPr>
            <w:rFonts w:hint="eastAsia"/>
          </w:rPr>
          <w:delText>二、拓宽养老服务投融资渠道</w:delText>
        </w:r>
        <w:bookmarkEnd w:id="2593"/>
      </w:del>
    </w:p>
    <w:p w14:paraId="7A8A49D1" w14:textId="02E0F75C" w:rsidR="00884FDB" w:rsidDel="00275207" w:rsidRDefault="00902EDC">
      <w:pPr>
        <w:rPr>
          <w:del w:id="2595" w:author="mico1999@foxmail.com" w:date="2021-03-23T22:58:00Z"/>
        </w:rPr>
      </w:pPr>
      <w:del w:id="2596" w:author="mico1999@foxmail.com" w:date="2021-03-23T22:58:00Z">
        <w:r w:rsidDel="00275207">
          <w:rPr>
            <w:rFonts w:hint="eastAsia"/>
          </w:rPr>
          <w:delText>（八）推动解决养老服务机构融资问题。畅通货币信贷政策传导机制，综合运用多种工具，抓好支小再贷款等政策落实。对符合授信条件但暂时遇到经营困难的民办养老机构，要继续予以资金支持。</w:delText>
        </w:r>
      </w:del>
    </w:p>
    <w:p w14:paraId="263ECAC4" w14:textId="054737D1" w:rsidR="00884FDB" w:rsidDel="00275207" w:rsidRDefault="00902EDC">
      <w:pPr>
        <w:rPr>
          <w:del w:id="2597" w:author="mico1999@foxmail.com" w:date="2021-03-23T22:58:00Z"/>
        </w:rPr>
      </w:pPr>
      <w:bookmarkStart w:id="2598" w:name="_Toc31395_WPSOffice_Level1"/>
      <w:del w:id="2599" w:author="mico1999@foxmail.com" w:date="2021-03-23T22:58:00Z">
        <w:r w:rsidDel="00275207">
          <w:rPr>
            <w:rFonts w:hint="eastAsia"/>
          </w:rPr>
          <w:delText>四、扩大养老服务消费</w:delText>
        </w:r>
        <w:bookmarkEnd w:id="2598"/>
      </w:del>
    </w:p>
    <w:p w14:paraId="51F59426" w14:textId="45F232DF" w:rsidR="00884FDB" w:rsidDel="00275207" w:rsidRDefault="00902EDC">
      <w:pPr>
        <w:rPr>
          <w:del w:id="2600" w:author="mico1999@foxmail.com" w:date="2021-03-23T22:58:00Z"/>
        </w:rPr>
      </w:pPr>
      <w:del w:id="2601" w:author="mico1999@foxmail.com" w:date="2021-03-23T22:58:00Z">
        <w:r w:rsidDel="00275207">
          <w:rPr>
            <w:rFonts w:hint="eastAsia"/>
          </w:rPr>
          <w:delText>（十四）建立健全长期照护服务体系。研究建立长期照护服务项目、标准、质量评价等行业规范，完善居家、社区、机构相衔接的专业化长期照护服务体系。</w:delText>
        </w:r>
      </w:del>
    </w:p>
    <w:p w14:paraId="55415291" w14:textId="77966E19" w:rsidR="00884FDB" w:rsidDel="00275207" w:rsidRDefault="00884FDB">
      <w:pPr>
        <w:rPr>
          <w:del w:id="2602" w:author="mico1999@foxmail.com" w:date="2021-03-23T22:58:00Z"/>
        </w:rPr>
      </w:pPr>
    </w:p>
    <w:p w14:paraId="46095992" w14:textId="276A93D5" w:rsidR="00884FDB" w:rsidDel="00275207" w:rsidRDefault="00902EDC">
      <w:pPr>
        <w:ind w:firstLine="562"/>
        <w:jc w:val="center"/>
        <w:rPr>
          <w:del w:id="2603" w:author="mico1999@foxmail.com" w:date="2021-03-23T22:58:00Z"/>
          <w:b/>
          <w:bCs/>
          <w:sz w:val="28"/>
          <w:szCs w:val="28"/>
        </w:rPr>
      </w:pPr>
      <w:del w:id="2604" w:author="mico1999@foxmail.com" w:date="2021-03-23T22:58:00Z">
        <w:r w:rsidDel="00275207">
          <w:rPr>
            <w:rFonts w:hint="eastAsia"/>
            <w:b/>
            <w:bCs/>
            <w:sz w:val="28"/>
            <w:szCs w:val="28"/>
          </w:rPr>
          <w:delText>5</w:delText>
        </w:r>
        <w:r w:rsidDel="00275207">
          <w:rPr>
            <w:rFonts w:hint="eastAsia"/>
            <w:b/>
            <w:bCs/>
            <w:sz w:val="28"/>
            <w:szCs w:val="28"/>
          </w:rPr>
          <w:delText>、《关于全面放开养老服务市场提升养老服务质量的实施意见》</w:delText>
        </w:r>
      </w:del>
    </w:p>
    <w:p w14:paraId="6FBE0828" w14:textId="6DC1B7F0" w:rsidR="00884FDB" w:rsidDel="00275207" w:rsidRDefault="00902EDC">
      <w:pPr>
        <w:ind w:firstLine="562"/>
        <w:jc w:val="center"/>
        <w:rPr>
          <w:del w:id="2605" w:author="mico1999@foxmail.com" w:date="2021-03-23T22:58:00Z"/>
          <w:b/>
          <w:bCs/>
          <w:sz w:val="28"/>
          <w:szCs w:val="28"/>
        </w:rPr>
      </w:pPr>
      <w:del w:id="2606" w:author="mico1999@foxmail.com" w:date="2021-03-23T22:58:00Z">
        <w:r w:rsidDel="00275207">
          <w:rPr>
            <w:rFonts w:hint="eastAsia"/>
            <w:b/>
            <w:bCs/>
            <w:sz w:val="28"/>
            <w:szCs w:val="28"/>
          </w:rPr>
          <w:delText>（节选）（湘政办发〔</w:delText>
        </w:r>
        <w:r w:rsidDel="00275207">
          <w:rPr>
            <w:rFonts w:hint="eastAsia"/>
            <w:b/>
            <w:bCs/>
            <w:sz w:val="28"/>
            <w:szCs w:val="28"/>
          </w:rPr>
          <w:delText>2017</w:delText>
        </w:r>
        <w:r w:rsidDel="00275207">
          <w:rPr>
            <w:rFonts w:hint="eastAsia"/>
            <w:b/>
            <w:bCs/>
            <w:sz w:val="28"/>
            <w:szCs w:val="28"/>
          </w:rPr>
          <w:delText>〕</w:delText>
        </w:r>
        <w:r w:rsidDel="00275207">
          <w:rPr>
            <w:rFonts w:hint="eastAsia"/>
            <w:b/>
            <w:bCs/>
            <w:sz w:val="28"/>
            <w:szCs w:val="28"/>
          </w:rPr>
          <w:delText>84</w:delText>
        </w:r>
        <w:r w:rsidDel="00275207">
          <w:rPr>
            <w:rFonts w:hint="eastAsia"/>
            <w:b/>
            <w:bCs/>
            <w:sz w:val="28"/>
            <w:szCs w:val="28"/>
          </w:rPr>
          <w:delText>号）</w:delText>
        </w:r>
      </w:del>
    </w:p>
    <w:p w14:paraId="684BE9BB" w14:textId="7A7E3B2D" w:rsidR="00884FDB" w:rsidDel="00275207" w:rsidRDefault="00902EDC">
      <w:pPr>
        <w:rPr>
          <w:del w:id="2607" w:author="mico1999@foxmail.com" w:date="2021-03-23T22:58:00Z"/>
        </w:rPr>
      </w:pPr>
      <w:del w:id="2608" w:author="mico1999@foxmail.com" w:date="2021-03-23T22:58:00Z">
        <w:r w:rsidDel="00275207">
          <w:rPr>
            <w:rFonts w:hint="eastAsia"/>
          </w:rPr>
          <w:delText>各市州、县市区人民政府，省政府各厅委、各直属机构：</w:delText>
        </w:r>
      </w:del>
    </w:p>
    <w:p w14:paraId="435286DF" w14:textId="66B4303B" w:rsidR="00884FDB" w:rsidDel="00275207" w:rsidRDefault="00902EDC">
      <w:pPr>
        <w:rPr>
          <w:del w:id="2609" w:author="mico1999@foxmail.com" w:date="2021-03-23T22:58:00Z"/>
        </w:rPr>
      </w:pPr>
      <w:del w:id="2610" w:author="mico1999@foxmail.com" w:date="2021-03-23T22:58:00Z">
        <w:r w:rsidDel="00275207">
          <w:rPr>
            <w:rFonts w:hint="eastAsia"/>
          </w:rPr>
          <w:delText>为提升养老服务质量，扩大养老服务有效供给，促进我省养老服务业更好更快发展，根据国务院办公厅《关于全面放开养老服务市场提升养老服务质量的若干意见》</w:delText>
        </w:r>
        <w:r w:rsidDel="00275207">
          <w:rPr>
            <w:rFonts w:hint="eastAsia"/>
          </w:rPr>
          <w:delText>(</w:delText>
        </w:r>
        <w:r w:rsidDel="00275207">
          <w:rPr>
            <w:rFonts w:hint="eastAsia"/>
          </w:rPr>
          <w:delText>国办发〔</w:delText>
        </w:r>
        <w:r w:rsidDel="00275207">
          <w:rPr>
            <w:rFonts w:hint="eastAsia"/>
          </w:rPr>
          <w:delText>2016</w:delText>
        </w:r>
        <w:r w:rsidDel="00275207">
          <w:rPr>
            <w:rFonts w:hint="eastAsia"/>
          </w:rPr>
          <w:delText>〕</w:delText>
        </w:r>
        <w:r w:rsidDel="00275207">
          <w:rPr>
            <w:rFonts w:hint="eastAsia"/>
          </w:rPr>
          <w:delText>91</w:delText>
        </w:r>
        <w:r w:rsidDel="00275207">
          <w:rPr>
            <w:rFonts w:hint="eastAsia"/>
          </w:rPr>
          <w:delText>号</w:delText>
        </w:r>
        <w:r w:rsidDel="00275207">
          <w:rPr>
            <w:rFonts w:hint="eastAsia"/>
          </w:rPr>
          <w:delText>)</w:delText>
        </w:r>
        <w:r w:rsidDel="00275207">
          <w:rPr>
            <w:rFonts w:hint="eastAsia"/>
          </w:rPr>
          <w:delText>精神，经省人民政府同意，现提出如下实施意见。</w:delText>
        </w:r>
      </w:del>
    </w:p>
    <w:p w14:paraId="500CEDFB" w14:textId="359C8FA4" w:rsidR="00884FDB" w:rsidDel="00275207" w:rsidRDefault="00902EDC">
      <w:pPr>
        <w:rPr>
          <w:del w:id="2611" w:author="mico1999@foxmail.com" w:date="2021-03-23T22:58:00Z"/>
        </w:rPr>
      </w:pPr>
      <w:del w:id="2612" w:author="mico1999@foxmail.com" w:date="2021-03-23T22:58:00Z">
        <w:r w:rsidDel="00275207">
          <w:rPr>
            <w:rFonts w:hint="eastAsia"/>
          </w:rPr>
          <w:delText>(</w:delText>
        </w:r>
        <w:r w:rsidDel="00275207">
          <w:rPr>
            <w:rFonts w:hint="eastAsia"/>
          </w:rPr>
          <w:delText>三</w:delText>
        </w:r>
        <w:r w:rsidDel="00275207">
          <w:rPr>
            <w:rFonts w:hint="eastAsia"/>
          </w:rPr>
          <w:delText>)</w:delText>
        </w:r>
        <w:r w:rsidDel="00275207">
          <w:rPr>
            <w:rFonts w:hint="eastAsia"/>
          </w:rPr>
          <w:delText>发展目标。</w:delText>
        </w:r>
      </w:del>
    </w:p>
    <w:p w14:paraId="1B128F47" w14:textId="75F57767" w:rsidR="00884FDB" w:rsidDel="00275207" w:rsidRDefault="00902EDC">
      <w:pPr>
        <w:rPr>
          <w:del w:id="2613" w:author="mico1999@foxmail.com" w:date="2021-03-23T22:58:00Z"/>
        </w:rPr>
      </w:pPr>
      <w:del w:id="2614" w:author="mico1999@foxmail.com" w:date="2021-03-23T22:58:00Z">
        <w:r w:rsidDel="00275207">
          <w:rPr>
            <w:rFonts w:hint="eastAsia"/>
          </w:rPr>
          <w:delText>到</w:delText>
        </w:r>
        <w:r w:rsidDel="00275207">
          <w:rPr>
            <w:rFonts w:hint="eastAsia"/>
          </w:rPr>
          <w:delText>2020</w:delText>
        </w:r>
        <w:r w:rsidDel="00275207">
          <w:rPr>
            <w:rFonts w:hint="eastAsia"/>
          </w:rPr>
          <w:delText>年，养老服务市场全面放开，养老服务和产品有效供给能力大幅提升、质量明显改善、结构更加合理，养老服务政策法规体系、行业质量标准体系、市场监管体系进一步完善，养老服务业成为促进经济社会发展的新动能。全省养老床位总数达到</w:delText>
        </w:r>
        <w:r w:rsidDel="00275207">
          <w:rPr>
            <w:rFonts w:hint="eastAsia"/>
          </w:rPr>
          <w:delText>53</w:delText>
        </w:r>
        <w:r w:rsidDel="00275207">
          <w:rPr>
            <w:rFonts w:hint="eastAsia"/>
          </w:rPr>
          <w:delText>万张，实现养老床位数达到每千名老年人</w:delText>
        </w:r>
        <w:r w:rsidDel="00275207">
          <w:rPr>
            <w:rFonts w:hint="eastAsia"/>
          </w:rPr>
          <w:delText>35</w:delText>
        </w:r>
        <w:r w:rsidDel="00275207">
          <w:rPr>
            <w:rFonts w:hint="eastAsia"/>
          </w:rPr>
          <w:delText>张以上，符合标准的日间照料中心、养老活动中心等服务设施覆盖所有居家老年人。</w:delText>
        </w:r>
      </w:del>
    </w:p>
    <w:p w14:paraId="320F4925" w14:textId="4CEFE2DA" w:rsidR="00884FDB" w:rsidDel="00275207" w:rsidRDefault="00902EDC">
      <w:pPr>
        <w:rPr>
          <w:del w:id="2615" w:author="mico1999@foxmail.com" w:date="2021-03-23T22:58:00Z"/>
        </w:rPr>
      </w:pPr>
      <w:bookmarkStart w:id="2616" w:name="_Toc8127_WPSOffice_Level1"/>
      <w:del w:id="2617" w:author="mico1999@foxmail.com" w:date="2021-03-23T22:58:00Z">
        <w:r w:rsidDel="00275207">
          <w:rPr>
            <w:rFonts w:hint="eastAsia"/>
          </w:rPr>
          <w:delText>三、大力提升居家社区养老生活品质</w:delText>
        </w:r>
        <w:bookmarkEnd w:id="2616"/>
      </w:del>
    </w:p>
    <w:p w14:paraId="0F75ECAE" w14:textId="22132A3E" w:rsidR="00884FDB" w:rsidDel="00275207" w:rsidRDefault="00902EDC">
      <w:pPr>
        <w:rPr>
          <w:del w:id="2618" w:author="mico1999@foxmail.com" w:date="2021-03-23T22:58:00Z"/>
        </w:rPr>
      </w:pPr>
      <w:del w:id="2619" w:author="mico1999@foxmail.com" w:date="2021-03-23T22:58:00Z">
        <w:r w:rsidDel="00275207">
          <w:rPr>
            <w:rFonts w:hint="eastAsia"/>
          </w:rPr>
          <w:delText>(</w:delText>
        </w:r>
        <w:r w:rsidDel="00275207">
          <w:rPr>
            <w:rFonts w:hint="eastAsia"/>
          </w:rPr>
          <w:delText>六</w:delText>
        </w:r>
        <w:r w:rsidDel="00275207">
          <w:rPr>
            <w:rFonts w:hint="eastAsia"/>
          </w:rPr>
          <w:delText>)</w:delText>
        </w:r>
        <w:r w:rsidDel="00275207">
          <w:rPr>
            <w:rFonts w:hint="eastAsia"/>
          </w:rPr>
          <w:delText>推进居家社区养老服务全覆盖</w:delText>
        </w:r>
      </w:del>
    </w:p>
    <w:p w14:paraId="3A0599B1" w14:textId="609D5E5E" w:rsidR="00884FDB" w:rsidDel="00275207" w:rsidRDefault="00902EDC">
      <w:pPr>
        <w:rPr>
          <w:del w:id="2620" w:author="mico1999@foxmail.com" w:date="2021-03-23T22:58:00Z"/>
        </w:rPr>
      </w:pPr>
      <w:del w:id="2621" w:author="mico1999@foxmail.com" w:date="2021-03-23T22:58:00Z">
        <w:r w:rsidDel="00275207">
          <w:rPr>
            <w:rFonts w:hint="eastAsia"/>
          </w:rPr>
          <w:delText>开展老年人养老需求评估，加快建设社区综合服务信息平台，对接供求信息，提供助餐、助洁、助行、助浴、助医等上门服务，提升居家养老服务覆盖率和服务水平。整合社区服务中心</w:delText>
        </w:r>
        <w:r w:rsidDel="00275207">
          <w:rPr>
            <w:rFonts w:hint="eastAsia"/>
          </w:rPr>
          <w:delText>(</w:delText>
        </w:r>
        <w:r w:rsidDel="00275207">
          <w:rPr>
            <w:rFonts w:hint="eastAsia"/>
          </w:rPr>
          <w:delText>站</w:delText>
        </w:r>
        <w:r w:rsidDel="00275207">
          <w:rPr>
            <w:rFonts w:hint="eastAsia"/>
          </w:rPr>
          <w:delText>)</w:delText>
        </w:r>
        <w:r w:rsidDel="00275207">
          <w:rPr>
            <w:rFonts w:hint="eastAsia"/>
          </w:rPr>
          <w:delText>、社区日间照料中心、卫生服务中心等资源，打造嵌入式社区养老院和社会综合服务中心，为老年人提供健康、文化、体育、法律援助等公益服务。</w:delText>
        </w:r>
      </w:del>
    </w:p>
    <w:p w14:paraId="03E5E3E9" w14:textId="45BB034D" w:rsidR="00884FDB" w:rsidDel="00275207" w:rsidRDefault="00902EDC">
      <w:pPr>
        <w:rPr>
          <w:del w:id="2622" w:author="mico1999@foxmail.com" w:date="2021-03-23T22:58:00Z"/>
        </w:rPr>
      </w:pPr>
      <w:del w:id="2623" w:author="mico1999@foxmail.com" w:date="2021-03-23T22:58:00Z">
        <w:r w:rsidDel="00275207">
          <w:rPr>
            <w:rFonts w:hint="eastAsia"/>
          </w:rPr>
          <w:delText>创新服务设施供给方式。加强社区养老服务设施与社区综合服务设施的整合利用，多渠道筹集资金，加强社区综合服务设施建设。</w:delText>
        </w:r>
      </w:del>
    </w:p>
    <w:p w14:paraId="2565157F" w14:textId="327A7AF6" w:rsidR="00884FDB" w:rsidDel="00275207" w:rsidRDefault="00884FDB">
      <w:pPr>
        <w:rPr>
          <w:del w:id="2624" w:author="mico1999@foxmail.com" w:date="2021-03-23T22:58:00Z"/>
        </w:rPr>
      </w:pPr>
    </w:p>
    <w:p w14:paraId="31F6774A" w14:textId="51B461E5" w:rsidR="00884FDB" w:rsidDel="00275207" w:rsidRDefault="00902EDC">
      <w:pPr>
        <w:ind w:firstLineChars="0" w:firstLine="0"/>
        <w:rPr>
          <w:del w:id="2625" w:author="mico1999@foxmail.com" w:date="2021-03-23T22:58:00Z"/>
          <w:b/>
          <w:bCs/>
          <w:sz w:val="28"/>
          <w:szCs w:val="28"/>
        </w:rPr>
      </w:pPr>
      <w:del w:id="2626" w:author="mico1999@foxmail.com" w:date="2021-03-23T22:58:00Z">
        <w:r w:rsidDel="00275207">
          <w:rPr>
            <w:rFonts w:hint="eastAsia"/>
            <w:b/>
            <w:bCs/>
            <w:sz w:val="28"/>
            <w:szCs w:val="28"/>
          </w:rPr>
          <w:delText>6</w:delText>
        </w:r>
        <w:r w:rsidDel="00275207">
          <w:rPr>
            <w:rFonts w:hint="eastAsia"/>
            <w:b/>
            <w:bCs/>
            <w:sz w:val="20"/>
            <w:szCs w:val="20"/>
          </w:rPr>
          <w:delText>、</w:delText>
        </w:r>
        <w:r w:rsidDel="00275207">
          <w:rPr>
            <w:rFonts w:hint="eastAsia"/>
            <w:b/>
            <w:bCs/>
            <w:sz w:val="28"/>
            <w:szCs w:val="28"/>
          </w:rPr>
          <w:delText>《关于规范养老机构服务收费促进养老服务业健康发展的实施意见》（节选）（湘政发〔</w:delText>
        </w:r>
        <w:r w:rsidDel="00275207">
          <w:rPr>
            <w:rFonts w:hint="eastAsia"/>
            <w:b/>
            <w:bCs/>
            <w:sz w:val="28"/>
            <w:szCs w:val="28"/>
          </w:rPr>
          <w:delText>2018</w:delText>
        </w:r>
        <w:r w:rsidDel="00275207">
          <w:rPr>
            <w:rFonts w:hint="eastAsia"/>
            <w:b/>
            <w:bCs/>
            <w:sz w:val="28"/>
            <w:szCs w:val="28"/>
          </w:rPr>
          <w:delText>〕</w:delText>
        </w:r>
        <w:r w:rsidDel="00275207">
          <w:rPr>
            <w:rFonts w:hint="eastAsia"/>
            <w:b/>
            <w:bCs/>
            <w:sz w:val="28"/>
            <w:szCs w:val="28"/>
          </w:rPr>
          <w:delText>440</w:delText>
        </w:r>
        <w:r w:rsidDel="00275207">
          <w:rPr>
            <w:rFonts w:hint="eastAsia"/>
            <w:b/>
            <w:bCs/>
            <w:sz w:val="28"/>
            <w:szCs w:val="28"/>
          </w:rPr>
          <w:delText>号）</w:delText>
        </w:r>
      </w:del>
    </w:p>
    <w:p w14:paraId="574B16AA" w14:textId="2D066A1F" w:rsidR="00884FDB" w:rsidDel="00275207" w:rsidRDefault="00902EDC">
      <w:pPr>
        <w:rPr>
          <w:del w:id="2627" w:author="mico1999@foxmail.com" w:date="2021-03-23T22:58:00Z"/>
        </w:rPr>
      </w:pPr>
      <w:del w:id="2628" w:author="mico1999@foxmail.com" w:date="2021-03-23T22:58:00Z">
        <w:r w:rsidDel="00275207">
          <w:rPr>
            <w:rFonts w:hint="eastAsia"/>
          </w:rPr>
          <w:delText>各市州发展改革委、民政局：</w:delText>
        </w:r>
      </w:del>
    </w:p>
    <w:p w14:paraId="76B16E37" w14:textId="5B360071" w:rsidR="00884FDB" w:rsidDel="00275207" w:rsidRDefault="00902EDC">
      <w:pPr>
        <w:rPr>
          <w:del w:id="2629" w:author="mico1999@foxmail.com" w:date="2021-03-23T22:58:00Z"/>
        </w:rPr>
      </w:pPr>
      <w:del w:id="2630" w:author="mico1999@foxmail.com" w:date="2021-03-23T22:58:00Z">
        <w:r w:rsidDel="00275207">
          <w:rPr>
            <w:rFonts w:hint="eastAsia"/>
          </w:rPr>
          <w:delText>根据《国家发展改革委民政部关于规范养老机构服务收费管理促进养老服务业健康发展的指导意见》（发改价格〔</w:delText>
        </w:r>
        <w:r w:rsidDel="00275207">
          <w:rPr>
            <w:rFonts w:hint="eastAsia"/>
          </w:rPr>
          <w:delText>2015</w:delText>
        </w:r>
        <w:r w:rsidDel="00275207">
          <w:rPr>
            <w:rFonts w:hint="eastAsia"/>
          </w:rPr>
          <w:delText>〕</w:delText>
        </w:r>
        <w:r w:rsidDel="00275207">
          <w:rPr>
            <w:rFonts w:hint="eastAsia"/>
          </w:rPr>
          <w:delText>129</w:delText>
        </w:r>
        <w:r w:rsidDel="00275207">
          <w:rPr>
            <w:rFonts w:hint="eastAsia"/>
          </w:rPr>
          <w:delText>号）、《湖南省关于加快推进养老服务业发展的实施意见》（湘政发〔</w:delText>
        </w:r>
        <w:r w:rsidDel="00275207">
          <w:rPr>
            <w:rFonts w:hint="eastAsia"/>
          </w:rPr>
          <w:delText>2014</w:delText>
        </w:r>
        <w:r w:rsidDel="00275207">
          <w:rPr>
            <w:rFonts w:hint="eastAsia"/>
          </w:rPr>
          <w:delText>〕</w:delText>
        </w:r>
        <w:r w:rsidDel="00275207">
          <w:rPr>
            <w:rFonts w:hint="eastAsia"/>
          </w:rPr>
          <w:delText>22</w:delText>
        </w:r>
        <w:r w:rsidDel="00275207">
          <w:rPr>
            <w:rFonts w:hint="eastAsia"/>
          </w:rPr>
          <w:delText>号）等有关规定，结合我省实际，现就养老机构服务收费管理提出如下实施意见：</w:delText>
        </w:r>
      </w:del>
    </w:p>
    <w:p w14:paraId="0FDE3ADB" w14:textId="5C2DA377" w:rsidR="00884FDB" w:rsidDel="00275207" w:rsidRDefault="00902EDC">
      <w:pPr>
        <w:rPr>
          <w:del w:id="2631" w:author="mico1999@foxmail.com" w:date="2021-03-23T22:58:00Z"/>
        </w:rPr>
      </w:pPr>
      <w:bookmarkStart w:id="2632" w:name="_Toc11086_WPSOffice_Level1"/>
      <w:del w:id="2633" w:author="mico1999@foxmail.com" w:date="2021-03-23T22:58:00Z">
        <w:r w:rsidDel="00275207">
          <w:rPr>
            <w:rFonts w:hint="eastAsia"/>
          </w:rPr>
          <w:delText>一、建立市场形成价格为主的养老机构服务收费管理机制</w:delText>
        </w:r>
        <w:bookmarkEnd w:id="2632"/>
      </w:del>
    </w:p>
    <w:p w14:paraId="5B84953C" w14:textId="7BFDC7C9" w:rsidR="00884FDB" w:rsidDel="00275207" w:rsidRDefault="00902EDC">
      <w:pPr>
        <w:rPr>
          <w:del w:id="2634" w:author="mico1999@foxmail.com" w:date="2021-03-23T22:58:00Z"/>
        </w:rPr>
      </w:pPr>
      <w:del w:id="2635" w:author="mico1999@foxmail.com" w:date="2021-03-23T22:58:00Z">
        <w:r w:rsidDel="00275207">
          <w:rPr>
            <w:rFonts w:hint="eastAsia"/>
          </w:rPr>
          <w:delText>（一）民办养老机构服务收费标准由市场形成。民办营利性养老机构服务收费项目和标准均由经营者自主确定，政府有关部门不得进行不当干预；民办非营利性养老机构服务收费标准由经营者合理确定，政府有关部门可结合对非营利机构监管需要，对财务收支状况、收费项目和调价频次进行必要监督。</w:delText>
        </w:r>
      </w:del>
    </w:p>
    <w:p w14:paraId="085E090D" w14:textId="7FD92B3B" w:rsidR="00884FDB" w:rsidDel="00275207" w:rsidRDefault="00902EDC">
      <w:pPr>
        <w:rPr>
          <w:del w:id="2636" w:author="mico1999@foxmail.com" w:date="2021-03-23T22:58:00Z"/>
        </w:rPr>
      </w:pPr>
      <w:del w:id="2637" w:author="mico1999@foxmail.com" w:date="2021-03-23T22:58:00Z">
        <w:r w:rsidDel="00275207">
          <w:rPr>
            <w:rFonts w:hint="eastAsia"/>
          </w:rPr>
          <w:delText>（二）政府投资兴办养老机构区分服务对象实行不同收费政策。政府投资兴办的养老机构主要发挥保基本作用，着力保障特殊困难老年人的养老服务需求。其中，“三无”（无劳动能力、无生活来源、无赡养人和扶养人，或者其赡养人和扶养人确无赡养和扶养能力）老年人入住政府投资兴办的养老机构，根据《中华人民共和国老年人权益保障法》规定实行免费政策；对其他经济困难的孤寡、失独、高龄及失能半失能老年人等提供的养老服务，其床位费、护理费实行政府指导价，伙食费按照非营利原则据实收取。对完成保障对象的供养需求后仍有空余床位的，可对社会开放养老服务，其床位费、护理费收费标准可在困难群体基础上适当上浮，收入主要用于改进管理提高服务能力、维护日常设施设备等，并接受政府部门监管。</w:delText>
        </w:r>
      </w:del>
    </w:p>
    <w:p w14:paraId="1A8DDA91" w14:textId="1C987303" w:rsidR="00884FDB" w:rsidDel="00275207" w:rsidRDefault="00902EDC">
      <w:pPr>
        <w:rPr>
          <w:del w:id="2638" w:author="mico1999@foxmail.com" w:date="2021-03-23T22:58:00Z"/>
        </w:rPr>
      </w:pPr>
      <w:del w:id="2639" w:author="mico1999@foxmail.com" w:date="2021-03-23T22:58:00Z">
        <w:r w:rsidDel="00275207">
          <w:rPr>
            <w:rFonts w:hint="eastAsia"/>
          </w:rPr>
          <w:delText>（三）积极探索公建民营方式运营的养老机构收费管理模式。通过公建民营方式运行的养老机构，应采用招投标、委托运营等竞争性方式确定运营方，具体服务收费标准由运营方依据委托协议等合理确定。政府通过向民办养老机构购买服务的方式承担保障对象的养老服务，其养老服务价格管理政策由各市州、县市区价格、民政部门根据当地实际确定。</w:delText>
        </w:r>
      </w:del>
    </w:p>
    <w:p w14:paraId="4F06B1E9" w14:textId="1F81028C" w:rsidR="00884FDB" w:rsidDel="00275207" w:rsidRDefault="00884FDB">
      <w:pPr>
        <w:ind w:firstLineChars="0" w:firstLine="0"/>
        <w:rPr>
          <w:del w:id="2640" w:author="mico1999@foxmail.com" w:date="2021-03-23T22:58:00Z"/>
        </w:rPr>
      </w:pPr>
    </w:p>
    <w:p w14:paraId="4EE40B30" w14:textId="72A5F21B" w:rsidR="00884FDB" w:rsidDel="00275207" w:rsidRDefault="00902EDC">
      <w:pPr>
        <w:ind w:firstLine="562"/>
        <w:rPr>
          <w:del w:id="2641" w:author="mico1999@foxmail.com" w:date="2021-03-23T22:58:00Z"/>
          <w:b/>
          <w:bCs/>
          <w:sz w:val="28"/>
          <w:szCs w:val="28"/>
        </w:rPr>
      </w:pPr>
      <w:del w:id="2642" w:author="mico1999@foxmail.com" w:date="2021-03-23T22:58:00Z">
        <w:r w:rsidDel="00275207">
          <w:rPr>
            <w:rFonts w:hint="eastAsia"/>
            <w:b/>
            <w:bCs/>
            <w:sz w:val="28"/>
            <w:szCs w:val="28"/>
          </w:rPr>
          <w:br w:type="page"/>
        </w:r>
      </w:del>
    </w:p>
    <w:p w14:paraId="1D8E1E96" w14:textId="5C5D6685" w:rsidR="00884FDB" w:rsidRDefault="00902EDC" w:rsidP="00F5387F">
      <w:pPr>
        <w:pStyle w:val="2"/>
      </w:pPr>
      <w:bookmarkStart w:id="2643" w:name="_附录4：调查问卷"/>
      <w:bookmarkStart w:id="2644" w:name="_Toc67356025"/>
      <w:bookmarkStart w:id="2645" w:name="_Toc67433135"/>
      <w:bookmarkStart w:id="2646" w:name="_Toc67433196"/>
      <w:bookmarkEnd w:id="2643"/>
      <w:r>
        <w:rPr>
          <w:rFonts w:hint="eastAsia"/>
        </w:rPr>
        <w:t>附录</w:t>
      </w:r>
      <w:r w:rsidR="00B81148">
        <w:rPr>
          <w:rFonts w:cs="Times New Roman"/>
        </w:rPr>
        <w:t>4</w:t>
      </w:r>
      <w:r>
        <w:rPr>
          <w:rFonts w:hint="eastAsia"/>
        </w:rPr>
        <w:t>：调查问卷</w:t>
      </w:r>
      <w:bookmarkEnd w:id="2644"/>
      <w:bookmarkEnd w:id="2645"/>
      <w:bookmarkEnd w:id="2646"/>
    </w:p>
    <w:p w14:paraId="7038146A" w14:textId="77777777" w:rsidR="00884FDB" w:rsidRDefault="00902EDC">
      <w:pPr>
        <w:ind w:firstLine="562"/>
        <w:jc w:val="center"/>
        <w:rPr>
          <w:b/>
          <w:bCs/>
          <w:sz w:val="28"/>
          <w:szCs w:val="28"/>
        </w:rPr>
      </w:pPr>
      <w:r>
        <w:rPr>
          <w:rFonts w:hint="eastAsia"/>
          <w:b/>
          <w:bCs/>
          <w:sz w:val="28"/>
          <w:szCs w:val="28"/>
        </w:rPr>
        <w:t>老年人养老需求问卷调查</w:t>
      </w:r>
    </w:p>
    <w:p w14:paraId="327421FE" w14:textId="77777777" w:rsidR="00884FDB" w:rsidRDefault="00902EDC">
      <w:r>
        <w:rPr>
          <w:rFonts w:hint="eastAsia"/>
        </w:rPr>
        <w:t>尊敬的朋友：</w:t>
      </w:r>
    </w:p>
    <w:p w14:paraId="2C48CDF0" w14:textId="77777777" w:rsidR="00884FDB" w:rsidRDefault="00902EDC">
      <w:r>
        <w:rPr>
          <w:rFonts w:hint="eastAsia"/>
        </w:rPr>
        <w:t>您好！我们是怀化学院公共事业管理专业的学生，我们正在进行一项关于养老的项目调查，我们希望通过本问卷了解老年人的需求。本问卷不涉及您的个人信息，答案没有对错之分，对您填写的所有信息，仅供学术研究使用，绝不外流，请放心填写。感谢您在百忙之中对我们的热心支持</w:t>
      </w:r>
      <w:r>
        <w:rPr>
          <w:rFonts w:hint="eastAsia"/>
        </w:rPr>
        <w:t>!</w:t>
      </w:r>
    </w:p>
    <w:p w14:paraId="001140AA" w14:textId="77777777" w:rsidR="00884FDB" w:rsidRDefault="00902EDC">
      <w:r>
        <w:rPr>
          <w:rFonts w:hint="eastAsia"/>
        </w:rPr>
        <w:t>1</w:t>
      </w:r>
      <w:r>
        <w:rPr>
          <w:rFonts w:hint="eastAsia"/>
        </w:rPr>
        <w:t>、您的性别是：</w:t>
      </w:r>
    </w:p>
    <w:p w14:paraId="30EA7062" w14:textId="77777777" w:rsidR="00884FDB" w:rsidRDefault="00902EDC">
      <w:r>
        <w:rPr>
          <w:rFonts w:hint="eastAsia"/>
        </w:rPr>
        <w:t xml:space="preserve"> </w:t>
      </w:r>
      <w:bookmarkStart w:id="2647" w:name="_Toc2559_WPSOffice_Level1"/>
      <w:r>
        <w:rPr>
          <w:rFonts w:hint="eastAsia"/>
        </w:rPr>
        <w:t xml:space="preserve">A </w:t>
      </w:r>
      <w:r>
        <w:rPr>
          <w:rFonts w:hint="eastAsia"/>
        </w:rPr>
        <w:t>男</w:t>
      </w:r>
      <w:r>
        <w:rPr>
          <w:rFonts w:hint="eastAsia"/>
        </w:rPr>
        <w:t xml:space="preserve">                    B </w:t>
      </w:r>
      <w:r>
        <w:rPr>
          <w:rFonts w:hint="eastAsia"/>
        </w:rPr>
        <w:t>女</w:t>
      </w:r>
      <w:bookmarkEnd w:id="2647"/>
    </w:p>
    <w:p w14:paraId="2CE6230A" w14:textId="77777777" w:rsidR="00884FDB" w:rsidRDefault="00902EDC">
      <w:r>
        <w:rPr>
          <w:rFonts w:hint="eastAsia"/>
        </w:rPr>
        <w:t>2</w:t>
      </w:r>
      <w:r>
        <w:rPr>
          <w:rFonts w:hint="eastAsia"/>
        </w:rPr>
        <w:t>、您的年龄范围</w:t>
      </w:r>
    </w:p>
    <w:p w14:paraId="13DB0A08" w14:textId="77777777" w:rsidR="00884FDB" w:rsidRDefault="00902EDC">
      <w:bookmarkStart w:id="2648" w:name="_Toc19272_WPSOffice_Level1"/>
      <w:r>
        <w:rPr>
          <w:rFonts w:hint="eastAsia"/>
        </w:rPr>
        <w:t>A 60-69</w:t>
      </w:r>
      <w:r>
        <w:rPr>
          <w:rFonts w:hint="eastAsia"/>
        </w:rPr>
        <w:t>岁</w:t>
      </w:r>
      <w:r>
        <w:rPr>
          <w:rFonts w:hint="eastAsia"/>
        </w:rPr>
        <w:t xml:space="preserve">    B 70-74</w:t>
      </w:r>
      <w:r>
        <w:rPr>
          <w:rFonts w:hint="eastAsia"/>
        </w:rPr>
        <w:t>岁</w:t>
      </w:r>
      <w:r>
        <w:rPr>
          <w:rFonts w:hint="eastAsia"/>
        </w:rPr>
        <w:t xml:space="preserve">    C 75-79</w:t>
      </w:r>
      <w:r>
        <w:rPr>
          <w:rFonts w:hint="eastAsia"/>
        </w:rPr>
        <w:t>岁</w:t>
      </w:r>
      <w:r>
        <w:rPr>
          <w:rFonts w:hint="eastAsia"/>
        </w:rPr>
        <w:t xml:space="preserve">    D 80</w:t>
      </w:r>
      <w:r>
        <w:rPr>
          <w:rFonts w:hint="eastAsia"/>
        </w:rPr>
        <w:t>岁以上</w:t>
      </w:r>
      <w:bookmarkEnd w:id="2648"/>
    </w:p>
    <w:p w14:paraId="551C8EC0" w14:textId="77777777" w:rsidR="00884FDB" w:rsidRDefault="00902EDC">
      <w:r>
        <w:rPr>
          <w:rFonts w:hint="eastAsia"/>
        </w:rPr>
        <w:t>3</w:t>
      </w:r>
      <w:r>
        <w:rPr>
          <w:rFonts w:hint="eastAsia"/>
        </w:rPr>
        <w:t>、</w:t>
      </w:r>
      <w:r>
        <w:rPr>
          <w:rFonts w:hint="eastAsia"/>
        </w:rPr>
        <w:t xml:space="preserve"> </w:t>
      </w:r>
      <w:r>
        <w:rPr>
          <w:rFonts w:hint="eastAsia"/>
        </w:rPr>
        <w:t>您以前的职业</w:t>
      </w:r>
    </w:p>
    <w:p w14:paraId="439D3E48" w14:textId="77777777" w:rsidR="00884FDB" w:rsidRDefault="00902EDC">
      <w:bookmarkStart w:id="2649" w:name="_Toc16429_WPSOffice_Level1"/>
      <w:r>
        <w:rPr>
          <w:rFonts w:hint="eastAsia"/>
        </w:rPr>
        <w:lastRenderedPageBreak/>
        <w:t xml:space="preserve">A </w:t>
      </w:r>
      <w:r>
        <w:rPr>
          <w:rFonts w:hint="eastAsia"/>
        </w:rPr>
        <w:t>务农</w:t>
      </w:r>
      <w:r>
        <w:rPr>
          <w:rFonts w:hint="eastAsia"/>
        </w:rPr>
        <w:t xml:space="preserve">     B </w:t>
      </w:r>
      <w:r>
        <w:rPr>
          <w:rFonts w:hint="eastAsia"/>
        </w:rPr>
        <w:t>工人</w:t>
      </w:r>
      <w:r>
        <w:rPr>
          <w:rFonts w:hint="eastAsia"/>
        </w:rPr>
        <w:t xml:space="preserve">      C </w:t>
      </w:r>
      <w:r>
        <w:rPr>
          <w:rFonts w:hint="eastAsia"/>
        </w:rPr>
        <w:t>企业工作人员</w:t>
      </w:r>
      <w:r>
        <w:rPr>
          <w:rFonts w:hint="eastAsia"/>
        </w:rPr>
        <w:t xml:space="preserve">    D </w:t>
      </w:r>
      <w:r>
        <w:rPr>
          <w:rFonts w:hint="eastAsia"/>
        </w:rPr>
        <w:t>事业单位</w:t>
      </w:r>
      <w:bookmarkEnd w:id="2649"/>
    </w:p>
    <w:p w14:paraId="026B2488" w14:textId="77777777" w:rsidR="00884FDB" w:rsidRDefault="00902EDC">
      <w:bookmarkStart w:id="2650" w:name="_Toc26162_WPSOffice_Level1"/>
      <w:r>
        <w:rPr>
          <w:rFonts w:hint="eastAsia"/>
        </w:rPr>
        <w:t xml:space="preserve">E </w:t>
      </w:r>
      <w:r>
        <w:rPr>
          <w:rFonts w:hint="eastAsia"/>
        </w:rPr>
        <w:t>军人</w:t>
      </w:r>
      <w:r>
        <w:rPr>
          <w:rFonts w:hint="eastAsia"/>
        </w:rPr>
        <w:t xml:space="preserve">     F </w:t>
      </w:r>
      <w:r>
        <w:rPr>
          <w:rFonts w:hint="eastAsia"/>
        </w:rPr>
        <w:t>个体工商</w:t>
      </w:r>
      <w:r>
        <w:rPr>
          <w:rFonts w:hint="eastAsia"/>
        </w:rPr>
        <w:t xml:space="preserve">  G </w:t>
      </w:r>
      <w:r>
        <w:rPr>
          <w:rFonts w:hint="eastAsia"/>
        </w:rPr>
        <w:t>其他</w:t>
      </w:r>
      <w:bookmarkEnd w:id="2650"/>
    </w:p>
    <w:p w14:paraId="636516BF" w14:textId="77777777" w:rsidR="00884FDB" w:rsidRDefault="00902EDC">
      <w:r>
        <w:rPr>
          <w:rFonts w:hint="eastAsia"/>
        </w:rPr>
        <w:t>4</w:t>
      </w:r>
      <w:r>
        <w:rPr>
          <w:rFonts w:hint="eastAsia"/>
        </w:rPr>
        <w:t>、</w:t>
      </w:r>
      <w:r>
        <w:rPr>
          <w:rFonts w:hint="eastAsia"/>
        </w:rPr>
        <w:t xml:space="preserve"> </w:t>
      </w:r>
      <w:r>
        <w:rPr>
          <w:rFonts w:hint="eastAsia"/>
        </w:rPr>
        <w:t>您受教育程度</w:t>
      </w:r>
    </w:p>
    <w:p w14:paraId="38269713" w14:textId="77777777" w:rsidR="00884FDB" w:rsidRDefault="00902EDC">
      <w:bookmarkStart w:id="2651" w:name="_Toc6457_WPSOffice_Level1"/>
      <w:r>
        <w:rPr>
          <w:rFonts w:hint="eastAsia"/>
        </w:rPr>
        <w:t xml:space="preserve">A </w:t>
      </w:r>
      <w:r>
        <w:rPr>
          <w:rFonts w:hint="eastAsia"/>
        </w:rPr>
        <w:t>未上过学</w:t>
      </w:r>
      <w:r>
        <w:rPr>
          <w:rFonts w:hint="eastAsia"/>
        </w:rPr>
        <w:t xml:space="preserve">     B </w:t>
      </w:r>
      <w:r>
        <w:rPr>
          <w:rFonts w:hint="eastAsia"/>
        </w:rPr>
        <w:t>小学</w:t>
      </w:r>
      <w:r>
        <w:rPr>
          <w:rFonts w:hint="eastAsia"/>
        </w:rPr>
        <w:t xml:space="preserve">   C </w:t>
      </w:r>
      <w:r>
        <w:rPr>
          <w:rFonts w:hint="eastAsia"/>
        </w:rPr>
        <w:t>中学</w:t>
      </w:r>
      <w:r>
        <w:rPr>
          <w:rFonts w:hint="eastAsia"/>
        </w:rPr>
        <w:t xml:space="preserve">     D </w:t>
      </w:r>
      <w:r>
        <w:rPr>
          <w:rFonts w:hint="eastAsia"/>
        </w:rPr>
        <w:t>高中</w:t>
      </w:r>
      <w:r>
        <w:rPr>
          <w:rFonts w:hint="eastAsia"/>
        </w:rPr>
        <w:t xml:space="preserve">   E </w:t>
      </w:r>
      <w:r>
        <w:rPr>
          <w:rFonts w:hint="eastAsia"/>
        </w:rPr>
        <w:t>大专及以上</w:t>
      </w:r>
      <w:r>
        <w:rPr>
          <w:rFonts w:hint="eastAsia"/>
        </w:rPr>
        <w:t xml:space="preserve">   F </w:t>
      </w:r>
      <w:r>
        <w:rPr>
          <w:rFonts w:hint="eastAsia"/>
        </w:rPr>
        <w:t>其它</w:t>
      </w:r>
      <w:bookmarkEnd w:id="2651"/>
    </w:p>
    <w:p w14:paraId="3B7E7DC8" w14:textId="77777777" w:rsidR="00884FDB" w:rsidRDefault="00902EDC">
      <w:r>
        <w:rPr>
          <w:rFonts w:hint="eastAsia"/>
        </w:rPr>
        <w:t>5</w:t>
      </w:r>
      <w:r>
        <w:rPr>
          <w:rFonts w:hint="eastAsia"/>
        </w:rPr>
        <w:t>、您的子女数（</w:t>
      </w:r>
      <w:proofErr w:type="gramStart"/>
      <w:r>
        <w:rPr>
          <w:rFonts w:hint="eastAsia"/>
        </w:rPr>
        <w:t>个</w:t>
      </w:r>
      <w:proofErr w:type="gramEnd"/>
      <w:r>
        <w:rPr>
          <w:rFonts w:hint="eastAsia"/>
        </w:rPr>
        <w:t>）是：</w:t>
      </w:r>
    </w:p>
    <w:p w14:paraId="7EAC3F3D" w14:textId="77777777" w:rsidR="00884FDB" w:rsidRDefault="00902EDC">
      <w:bookmarkStart w:id="2652" w:name="_Toc14159_WPSOffice_Level1"/>
      <w:r>
        <w:rPr>
          <w:rFonts w:hint="eastAsia"/>
        </w:rPr>
        <w:t>A  0          B 1        C 2         D 3</w:t>
      </w:r>
      <w:r>
        <w:rPr>
          <w:rFonts w:hint="eastAsia"/>
        </w:rPr>
        <w:t>个及以上</w:t>
      </w:r>
      <w:bookmarkEnd w:id="2652"/>
    </w:p>
    <w:p w14:paraId="31030258" w14:textId="77777777" w:rsidR="00884FDB" w:rsidRDefault="00902EDC">
      <w:r>
        <w:rPr>
          <w:rFonts w:hint="eastAsia"/>
        </w:rPr>
        <w:t>6</w:t>
      </w:r>
      <w:r>
        <w:rPr>
          <w:rFonts w:hint="eastAsia"/>
        </w:rPr>
        <w:t>、您现居住情况</w:t>
      </w:r>
    </w:p>
    <w:p w14:paraId="5B7DB51F" w14:textId="77777777" w:rsidR="00884FDB" w:rsidRDefault="00902EDC">
      <w:r>
        <w:rPr>
          <w:rFonts w:hint="eastAsia"/>
        </w:rPr>
        <w:t xml:space="preserve">A </w:t>
      </w:r>
      <w:r>
        <w:rPr>
          <w:rFonts w:hint="eastAsia"/>
        </w:rPr>
        <w:t>与配偶同住</w:t>
      </w:r>
      <w:r>
        <w:rPr>
          <w:rFonts w:hint="eastAsia"/>
        </w:rPr>
        <w:t xml:space="preserve">    B  </w:t>
      </w:r>
      <w:r>
        <w:rPr>
          <w:rFonts w:hint="eastAsia"/>
        </w:rPr>
        <w:t>与已婚子女同住</w:t>
      </w:r>
      <w:r>
        <w:rPr>
          <w:rFonts w:hint="eastAsia"/>
        </w:rPr>
        <w:t xml:space="preserve">   C  </w:t>
      </w:r>
      <w:r>
        <w:rPr>
          <w:rFonts w:hint="eastAsia"/>
        </w:rPr>
        <w:t>祖孙同住</w:t>
      </w:r>
      <w:r>
        <w:rPr>
          <w:rFonts w:hint="eastAsia"/>
        </w:rPr>
        <w:t xml:space="preserve">   D </w:t>
      </w:r>
      <w:r>
        <w:rPr>
          <w:rFonts w:hint="eastAsia"/>
        </w:rPr>
        <w:t>独居，子女偶尔回来探望</w:t>
      </w:r>
      <w:r>
        <w:rPr>
          <w:rFonts w:hint="eastAsia"/>
        </w:rPr>
        <w:t xml:space="preserve">      E </w:t>
      </w:r>
      <w:r>
        <w:rPr>
          <w:rFonts w:hint="eastAsia"/>
        </w:rPr>
        <w:t>孤寡</w:t>
      </w:r>
      <w:r>
        <w:rPr>
          <w:rFonts w:hint="eastAsia"/>
        </w:rPr>
        <w:t xml:space="preserve">         F  </w:t>
      </w:r>
      <w:r>
        <w:rPr>
          <w:rFonts w:hint="eastAsia"/>
        </w:rPr>
        <w:t>与未婚子女同住</w:t>
      </w:r>
      <w:r>
        <w:rPr>
          <w:rFonts w:hint="eastAsia"/>
        </w:rPr>
        <w:t xml:space="preserve">        G </w:t>
      </w:r>
      <w:r>
        <w:rPr>
          <w:rFonts w:hint="eastAsia"/>
        </w:rPr>
        <w:t>其他</w:t>
      </w:r>
    </w:p>
    <w:p w14:paraId="009A4739" w14:textId="77777777" w:rsidR="00884FDB" w:rsidRDefault="00902EDC">
      <w:r>
        <w:rPr>
          <w:rFonts w:hint="eastAsia"/>
        </w:rPr>
        <w:t>7</w:t>
      </w:r>
      <w:r>
        <w:rPr>
          <w:rFonts w:hint="eastAsia"/>
        </w:rPr>
        <w:t>、您觉得自己目前的身体健康状况怎么样？</w:t>
      </w:r>
    </w:p>
    <w:p w14:paraId="39AB0AD5" w14:textId="77777777" w:rsidR="00884FDB" w:rsidRDefault="00902EDC">
      <w:bookmarkStart w:id="2653" w:name="_Toc1083_WPSOffice_Level1"/>
      <w:r>
        <w:rPr>
          <w:rFonts w:hint="eastAsia"/>
        </w:rPr>
        <w:t xml:space="preserve">A </w:t>
      </w:r>
      <w:r>
        <w:rPr>
          <w:rFonts w:hint="eastAsia"/>
        </w:rPr>
        <w:t>良好</w:t>
      </w:r>
      <w:r>
        <w:rPr>
          <w:rFonts w:hint="eastAsia"/>
        </w:rPr>
        <w:t xml:space="preserve">        B </w:t>
      </w:r>
      <w:r>
        <w:rPr>
          <w:rFonts w:hint="eastAsia"/>
        </w:rPr>
        <w:t>一般</w:t>
      </w:r>
      <w:r>
        <w:rPr>
          <w:rFonts w:hint="eastAsia"/>
        </w:rPr>
        <w:t xml:space="preserve">              C </w:t>
      </w:r>
      <w:r>
        <w:rPr>
          <w:rFonts w:hint="eastAsia"/>
        </w:rPr>
        <w:t>较差，但能自理</w:t>
      </w:r>
      <w:bookmarkEnd w:id="2653"/>
      <w:r>
        <w:rPr>
          <w:rFonts w:hint="eastAsia"/>
        </w:rPr>
        <w:t xml:space="preserve">    </w:t>
      </w:r>
    </w:p>
    <w:p w14:paraId="71CB5EE6" w14:textId="77777777" w:rsidR="00884FDB" w:rsidRDefault="00902EDC">
      <w:bookmarkStart w:id="2654" w:name="_Toc479_WPSOffice_Level1"/>
      <w:r>
        <w:rPr>
          <w:rFonts w:hint="eastAsia"/>
        </w:rPr>
        <w:t xml:space="preserve">D </w:t>
      </w:r>
      <w:r>
        <w:rPr>
          <w:rFonts w:hint="eastAsia"/>
        </w:rPr>
        <w:t>基本不能自理</w:t>
      </w:r>
      <w:r>
        <w:rPr>
          <w:rFonts w:hint="eastAsia"/>
        </w:rPr>
        <w:t xml:space="preserve">          E </w:t>
      </w:r>
      <w:r>
        <w:rPr>
          <w:rFonts w:hint="eastAsia"/>
        </w:rPr>
        <w:t>残疾</w:t>
      </w:r>
      <w:r>
        <w:rPr>
          <w:rFonts w:hint="eastAsia"/>
        </w:rPr>
        <w:t xml:space="preserve">            F </w:t>
      </w:r>
      <w:r>
        <w:rPr>
          <w:rFonts w:hint="eastAsia"/>
        </w:rPr>
        <w:t>其他</w:t>
      </w:r>
      <w:bookmarkEnd w:id="2654"/>
    </w:p>
    <w:p w14:paraId="22049AD6" w14:textId="77777777" w:rsidR="00884FDB" w:rsidRDefault="00902EDC">
      <w:r>
        <w:rPr>
          <w:rFonts w:hint="eastAsia"/>
        </w:rPr>
        <w:t>8</w:t>
      </w:r>
      <w:r>
        <w:rPr>
          <w:rFonts w:hint="eastAsia"/>
        </w:rPr>
        <w:t>、您感觉自己现在每天的精神状态怎么样？</w:t>
      </w:r>
    </w:p>
    <w:p w14:paraId="25B4D232" w14:textId="77777777" w:rsidR="00884FDB" w:rsidRDefault="00902EDC">
      <w:r>
        <w:rPr>
          <w:rFonts w:hint="eastAsia"/>
        </w:rPr>
        <w:t xml:space="preserve"> </w:t>
      </w:r>
      <w:bookmarkStart w:id="2655" w:name="_Toc3565_WPSOffice_Level1"/>
      <w:r>
        <w:rPr>
          <w:rFonts w:hint="eastAsia"/>
        </w:rPr>
        <w:t xml:space="preserve">A </w:t>
      </w:r>
      <w:r>
        <w:rPr>
          <w:rFonts w:hint="eastAsia"/>
        </w:rPr>
        <w:t>每天都很充实，感觉老年生活很幸福</w:t>
      </w:r>
      <w:bookmarkEnd w:id="2655"/>
    </w:p>
    <w:p w14:paraId="24F08276" w14:textId="77777777" w:rsidR="00884FDB" w:rsidRDefault="00902EDC">
      <w:r>
        <w:rPr>
          <w:rFonts w:hint="eastAsia"/>
        </w:rPr>
        <w:t xml:space="preserve"> </w:t>
      </w:r>
      <w:bookmarkStart w:id="2656" w:name="_Toc1088_WPSOffice_Level1"/>
      <w:r>
        <w:rPr>
          <w:rFonts w:hint="eastAsia"/>
        </w:rPr>
        <w:t xml:space="preserve">B </w:t>
      </w:r>
      <w:r>
        <w:rPr>
          <w:rFonts w:hint="eastAsia"/>
        </w:rPr>
        <w:t>虽然衣食无忧，但无事可做，常感寂寞无聊</w:t>
      </w:r>
      <w:bookmarkEnd w:id="2656"/>
    </w:p>
    <w:p w14:paraId="39C9A87B" w14:textId="77777777" w:rsidR="00884FDB" w:rsidRDefault="00902EDC">
      <w:r>
        <w:rPr>
          <w:rFonts w:hint="eastAsia"/>
        </w:rPr>
        <w:t xml:space="preserve"> </w:t>
      </w:r>
      <w:bookmarkStart w:id="2657" w:name="_Toc5505_WPSOffice_Level1"/>
      <w:r>
        <w:rPr>
          <w:rFonts w:hint="eastAsia"/>
        </w:rPr>
        <w:t xml:space="preserve">C </w:t>
      </w:r>
      <w:r>
        <w:rPr>
          <w:rFonts w:hint="eastAsia"/>
        </w:rPr>
        <w:t>人老体衰，烦心事多，感觉生活没什么意义</w:t>
      </w:r>
      <w:bookmarkEnd w:id="2657"/>
    </w:p>
    <w:p w14:paraId="085158B2" w14:textId="77777777" w:rsidR="00884FDB" w:rsidRDefault="00902EDC">
      <w:r>
        <w:rPr>
          <w:rFonts w:hint="eastAsia"/>
        </w:rPr>
        <w:t xml:space="preserve"> </w:t>
      </w:r>
      <w:bookmarkStart w:id="2658" w:name="_Toc31235_WPSOffice_Level1"/>
      <w:r>
        <w:rPr>
          <w:rFonts w:hint="eastAsia"/>
        </w:rPr>
        <w:t xml:space="preserve">D </w:t>
      </w:r>
      <w:r>
        <w:rPr>
          <w:rFonts w:hint="eastAsia"/>
        </w:rPr>
        <w:t>其他，请注明</w:t>
      </w:r>
      <w:r>
        <w:rPr>
          <w:rFonts w:hint="eastAsia"/>
        </w:rPr>
        <w:t>_________________</w:t>
      </w:r>
      <w:bookmarkEnd w:id="2658"/>
    </w:p>
    <w:p w14:paraId="33C44842" w14:textId="77777777" w:rsidR="00884FDB" w:rsidRDefault="00902EDC">
      <w:r>
        <w:rPr>
          <w:rFonts w:hint="eastAsia"/>
        </w:rPr>
        <w:t>9</w:t>
      </w:r>
      <w:r>
        <w:rPr>
          <w:rFonts w:hint="eastAsia"/>
        </w:rPr>
        <w:t>、生活中您投入精力最多的方面是：（多选）</w:t>
      </w:r>
    </w:p>
    <w:p w14:paraId="0C14CA2C" w14:textId="77777777" w:rsidR="00884FDB" w:rsidRDefault="00902EDC">
      <w:r>
        <w:rPr>
          <w:rFonts w:hint="eastAsia"/>
        </w:rPr>
        <w:t xml:space="preserve"> </w:t>
      </w:r>
      <w:bookmarkStart w:id="2659" w:name="_Toc25817_WPSOffice_Level1"/>
      <w:r>
        <w:rPr>
          <w:rFonts w:hint="eastAsia"/>
        </w:rPr>
        <w:t xml:space="preserve">A </w:t>
      </w:r>
      <w:r>
        <w:rPr>
          <w:rFonts w:hint="eastAsia"/>
        </w:rPr>
        <w:t>参加各类老年组织活动（如退休党支部、老年大学等）</w:t>
      </w:r>
      <w:bookmarkEnd w:id="2659"/>
      <w:r>
        <w:rPr>
          <w:rFonts w:hint="eastAsia"/>
        </w:rPr>
        <w:t xml:space="preserve">   </w:t>
      </w:r>
    </w:p>
    <w:p w14:paraId="149CA452" w14:textId="77777777" w:rsidR="00884FDB" w:rsidRDefault="00902EDC">
      <w:r>
        <w:rPr>
          <w:rFonts w:hint="eastAsia"/>
        </w:rPr>
        <w:t xml:space="preserve"> </w:t>
      </w:r>
      <w:bookmarkStart w:id="2660" w:name="_Toc30644_WPSOffice_Level1"/>
      <w:r>
        <w:rPr>
          <w:rFonts w:hint="eastAsia"/>
        </w:rPr>
        <w:t xml:space="preserve">B </w:t>
      </w:r>
      <w:r>
        <w:rPr>
          <w:rFonts w:hint="eastAsia"/>
        </w:rPr>
        <w:t>做家务及照顾孙子孙女</w:t>
      </w:r>
      <w:bookmarkEnd w:id="2660"/>
    </w:p>
    <w:p w14:paraId="5858A951" w14:textId="77777777" w:rsidR="00884FDB" w:rsidRDefault="00902EDC">
      <w:r>
        <w:rPr>
          <w:rFonts w:hint="eastAsia"/>
        </w:rPr>
        <w:t xml:space="preserve"> </w:t>
      </w:r>
      <w:bookmarkStart w:id="2661" w:name="_Toc12226_WPSOffice_Level1"/>
      <w:r>
        <w:rPr>
          <w:rFonts w:hint="eastAsia"/>
        </w:rPr>
        <w:t xml:space="preserve">C </w:t>
      </w:r>
      <w:r>
        <w:rPr>
          <w:rFonts w:hint="eastAsia"/>
        </w:rPr>
        <w:t>休闲旅游娱乐</w:t>
      </w:r>
      <w:r>
        <w:rPr>
          <w:rFonts w:hint="eastAsia"/>
        </w:rPr>
        <w:t xml:space="preserve"> </w:t>
      </w:r>
      <w:r>
        <w:rPr>
          <w:rFonts w:hint="eastAsia"/>
        </w:rPr>
        <w:t>锻炼身体</w:t>
      </w:r>
      <w:bookmarkEnd w:id="2661"/>
      <w:r>
        <w:rPr>
          <w:rFonts w:hint="eastAsia"/>
        </w:rPr>
        <w:t xml:space="preserve">    </w:t>
      </w:r>
    </w:p>
    <w:p w14:paraId="5C6465DC" w14:textId="77777777" w:rsidR="00884FDB" w:rsidRDefault="00902EDC">
      <w:r>
        <w:rPr>
          <w:rFonts w:hint="eastAsia"/>
        </w:rPr>
        <w:t xml:space="preserve"> </w:t>
      </w:r>
      <w:bookmarkStart w:id="2662" w:name="_Toc13736_WPSOffice_Level1"/>
      <w:r>
        <w:rPr>
          <w:rFonts w:hint="eastAsia"/>
        </w:rPr>
        <w:t xml:space="preserve">D </w:t>
      </w:r>
      <w:r>
        <w:rPr>
          <w:rFonts w:hint="eastAsia"/>
        </w:rPr>
        <w:t>继续工作</w:t>
      </w:r>
      <w:r>
        <w:rPr>
          <w:rFonts w:hint="eastAsia"/>
        </w:rPr>
        <w:t xml:space="preserve">        E </w:t>
      </w:r>
      <w:r>
        <w:rPr>
          <w:rFonts w:hint="eastAsia"/>
        </w:rPr>
        <w:t>读书看报</w:t>
      </w:r>
      <w:r>
        <w:rPr>
          <w:rFonts w:hint="eastAsia"/>
        </w:rPr>
        <w:t xml:space="preserve">       F </w:t>
      </w:r>
      <w:r>
        <w:rPr>
          <w:rFonts w:hint="eastAsia"/>
        </w:rPr>
        <w:t>其他</w:t>
      </w:r>
      <w:bookmarkEnd w:id="2662"/>
    </w:p>
    <w:p w14:paraId="12A4962C" w14:textId="77777777" w:rsidR="00884FDB" w:rsidRDefault="00902EDC">
      <w:r>
        <w:rPr>
          <w:rFonts w:hint="eastAsia"/>
        </w:rPr>
        <w:t>10</w:t>
      </w:r>
      <w:r>
        <w:rPr>
          <w:rFonts w:hint="eastAsia"/>
        </w:rPr>
        <w:t>、在不影响您的身体健康状况和照顾家庭的前提下，您最喜欢参与什么活动？</w:t>
      </w:r>
    </w:p>
    <w:p w14:paraId="4F21C304" w14:textId="77777777" w:rsidR="00884FDB" w:rsidRDefault="00902EDC">
      <w:r>
        <w:rPr>
          <w:rFonts w:hint="eastAsia"/>
        </w:rPr>
        <w:t xml:space="preserve"> A </w:t>
      </w:r>
      <w:r>
        <w:rPr>
          <w:rFonts w:hint="eastAsia"/>
        </w:rPr>
        <w:t>自娱自乐</w:t>
      </w:r>
      <w:r>
        <w:rPr>
          <w:rFonts w:hint="eastAsia"/>
        </w:rPr>
        <w:t>(</w:t>
      </w:r>
      <w:r>
        <w:rPr>
          <w:rFonts w:hint="eastAsia"/>
        </w:rPr>
        <w:t>如读书看报看电视</w:t>
      </w:r>
      <w:r>
        <w:rPr>
          <w:rFonts w:hint="eastAsia"/>
        </w:rPr>
        <w:t xml:space="preserve"> </w:t>
      </w:r>
      <w:r>
        <w:rPr>
          <w:rFonts w:hint="eastAsia"/>
        </w:rPr>
        <w:t>种花养宠物）</w:t>
      </w:r>
    </w:p>
    <w:p w14:paraId="5D4350A9" w14:textId="77777777" w:rsidR="00884FDB" w:rsidRDefault="00902EDC">
      <w:r>
        <w:rPr>
          <w:rFonts w:hint="eastAsia"/>
        </w:rPr>
        <w:t xml:space="preserve"> B </w:t>
      </w:r>
      <w:r>
        <w:rPr>
          <w:rFonts w:hint="eastAsia"/>
        </w:rPr>
        <w:t>自发组织熟悉的朋友邻居小范围内活动（如聊天锻炼身体）</w:t>
      </w:r>
    </w:p>
    <w:p w14:paraId="7A7A45EC" w14:textId="77777777" w:rsidR="00884FDB" w:rsidRDefault="00902EDC">
      <w:r>
        <w:rPr>
          <w:rFonts w:hint="eastAsia"/>
        </w:rPr>
        <w:t xml:space="preserve"> C </w:t>
      </w:r>
      <w:r>
        <w:rPr>
          <w:rFonts w:hint="eastAsia"/>
        </w:rPr>
        <w:t>参加社区或民间团体组织的学习培训活动</w:t>
      </w:r>
      <w:r>
        <w:rPr>
          <w:rFonts w:hint="eastAsia"/>
        </w:rPr>
        <w:t>(</w:t>
      </w:r>
      <w:r>
        <w:rPr>
          <w:rFonts w:hint="eastAsia"/>
        </w:rPr>
        <w:t>如老年大学、健康讲座）</w:t>
      </w:r>
    </w:p>
    <w:p w14:paraId="3FD96978" w14:textId="77777777" w:rsidR="00884FDB" w:rsidRDefault="00902EDC">
      <w:r>
        <w:rPr>
          <w:rFonts w:hint="eastAsia"/>
        </w:rPr>
        <w:t xml:space="preserve"> D </w:t>
      </w:r>
      <w:r>
        <w:rPr>
          <w:rFonts w:hint="eastAsia"/>
        </w:rPr>
        <w:t>其他，请注明</w:t>
      </w:r>
      <w:r>
        <w:rPr>
          <w:rFonts w:hint="eastAsia"/>
        </w:rPr>
        <w:t>______________________</w:t>
      </w:r>
    </w:p>
    <w:p w14:paraId="12AFE874" w14:textId="77777777" w:rsidR="00884FDB" w:rsidRDefault="00902EDC">
      <w:r>
        <w:rPr>
          <w:rFonts w:hint="eastAsia"/>
        </w:rPr>
        <w:t>11</w:t>
      </w:r>
      <w:r>
        <w:rPr>
          <w:rFonts w:hint="eastAsia"/>
        </w:rPr>
        <w:t>、</w:t>
      </w:r>
      <w:r>
        <w:rPr>
          <w:rFonts w:hint="eastAsia"/>
        </w:rPr>
        <w:t xml:space="preserve"> </w:t>
      </w:r>
      <w:r>
        <w:rPr>
          <w:rFonts w:hint="eastAsia"/>
        </w:rPr>
        <w:t>您的主要经济来源？（可以多选）</w:t>
      </w:r>
    </w:p>
    <w:p w14:paraId="0175650A" w14:textId="77777777" w:rsidR="00884FDB" w:rsidRDefault="00902EDC">
      <w:bookmarkStart w:id="2663" w:name="_Toc23024_WPSOffice_Level1"/>
      <w:r>
        <w:rPr>
          <w:rFonts w:hint="eastAsia"/>
        </w:rPr>
        <w:t xml:space="preserve">A </w:t>
      </w:r>
      <w:r>
        <w:rPr>
          <w:rFonts w:hint="eastAsia"/>
        </w:rPr>
        <w:t>基本工资、退休金</w:t>
      </w:r>
      <w:r>
        <w:rPr>
          <w:rFonts w:hint="eastAsia"/>
        </w:rPr>
        <w:t xml:space="preserve">    B </w:t>
      </w:r>
      <w:r>
        <w:rPr>
          <w:rFonts w:hint="eastAsia"/>
        </w:rPr>
        <w:t>子女供养</w:t>
      </w:r>
      <w:r>
        <w:rPr>
          <w:rFonts w:hint="eastAsia"/>
        </w:rPr>
        <w:t xml:space="preserve">    C </w:t>
      </w:r>
      <w:r>
        <w:rPr>
          <w:rFonts w:hint="eastAsia"/>
        </w:rPr>
        <w:t>财产性收入（征地、移民）</w:t>
      </w:r>
      <w:bookmarkEnd w:id="2663"/>
    </w:p>
    <w:p w14:paraId="0FB1DB45" w14:textId="77777777" w:rsidR="00884FDB" w:rsidRDefault="00902EDC">
      <w:r>
        <w:rPr>
          <w:rFonts w:hint="eastAsia"/>
        </w:rPr>
        <w:t xml:space="preserve">D </w:t>
      </w:r>
      <w:r>
        <w:rPr>
          <w:rFonts w:hint="eastAsia"/>
        </w:rPr>
        <w:t>养老金</w:t>
      </w:r>
      <w:r>
        <w:rPr>
          <w:rFonts w:hint="eastAsia"/>
        </w:rPr>
        <w:t xml:space="preserve">     E </w:t>
      </w:r>
      <w:r>
        <w:rPr>
          <w:rFonts w:hint="eastAsia"/>
        </w:rPr>
        <w:t>房屋出租</w:t>
      </w:r>
      <w:r>
        <w:rPr>
          <w:rFonts w:hint="eastAsia"/>
        </w:rPr>
        <w:t xml:space="preserve">   F </w:t>
      </w:r>
      <w:r>
        <w:rPr>
          <w:rFonts w:hint="eastAsia"/>
        </w:rPr>
        <w:t>社会救助</w:t>
      </w:r>
      <w:r>
        <w:rPr>
          <w:rFonts w:hint="eastAsia"/>
        </w:rPr>
        <w:t xml:space="preserve">   G </w:t>
      </w:r>
      <w:r>
        <w:rPr>
          <w:rFonts w:hint="eastAsia"/>
        </w:rPr>
        <w:t>其他，请注明</w:t>
      </w:r>
      <w:r>
        <w:rPr>
          <w:rFonts w:hint="eastAsia"/>
        </w:rPr>
        <w:t>___________</w:t>
      </w:r>
    </w:p>
    <w:p w14:paraId="3535A71B" w14:textId="77777777" w:rsidR="00884FDB" w:rsidRDefault="00902EDC">
      <w:r>
        <w:rPr>
          <w:rFonts w:hint="eastAsia"/>
        </w:rPr>
        <w:t>12</w:t>
      </w:r>
      <w:r>
        <w:rPr>
          <w:rFonts w:hint="eastAsia"/>
        </w:rPr>
        <w:t>、目前您感到困扰生活的主要原因是什么？（多选）</w:t>
      </w:r>
    </w:p>
    <w:p w14:paraId="66588F42" w14:textId="77777777" w:rsidR="00884FDB" w:rsidRDefault="00902EDC">
      <w:bookmarkStart w:id="2664" w:name="_Toc19100_WPSOffice_Level1"/>
      <w:r>
        <w:rPr>
          <w:rFonts w:hint="eastAsia"/>
        </w:rPr>
        <w:t xml:space="preserve">A </w:t>
      </w:r>
      <w:r>
        <w:rPr>
          <w:rFonts w:hint="eastAsia"/>
        </w:rPr>
        <w:t>暂无</w:t>
      </w:r>
      <w:r>
        <w:rPr>
          <w:rFonts w:hint="eastAsia"/>
        </w:rPr>
        <w:t xml:space="preserve">   B </w:t>
      </w:r>
      <w:r>
        <w:rPr>
          <w:rFonts w:hint="eastAsia"/>
        </w:rPr>
        <w:t>经济困难</w:t>
      </w:r>
      <w:r>
        <w:rPr>
          <w:rFonts w:hint="eastAsia"/>
        </w:rPr>
        <w:t xml:space="preserve">    C </w:t>
      </w:r>
      <w:r>
        <w:rPr>
          <w:rFonts w:hint="eastAsia"/>
        </w:rPr>
        <w:t>起居饮食无人照料</w:t>
      </w:r>
      <w:r>
        <w:rPr>
          <w:rFonts w:hint="eastAsia"/>
        </w:rPr>
        <w:t xml:space="preserve">    D </w:t>
      </w:r>
      <w:r>
        <w:rPr>
          <w:rFonts w:hint="eastAsia"/>
        </w:rPr>
        <w:t>自己</w:t>
      </w:r>
      <w:r>
        <w:rPr>
          <w:rFonts w:hint="eastAsia"/>
        </w:rPr>
        <w:t>/</w:t>
      </w:r>
      <w:r>
        <w:rPr>
          <w:rFonts w:hint="eastAsia"/>
        </w:rPr>
        <w:t>老伴身体不好</w:t>
      </w:r>
      <w:bookmarkEnd w:id="2664"/>
    </w:p>
    <w:p w14:paraId="6E7CD45E" w14:textId="77777777" w:rsidR="00884FDB" w:rsidRDefault="00902EDC">
      <w:r>
        <w:rPr>
          <w:rFonts w:hint="eastAsia"/>
        </w:rPr>
        <w:t xml:space="preserve">E </w:t>
      </w:r>
      <w:r>
        <w:rPr>
          <w:rFonts w:hint="eastAsia"/>
        </w:rPr>
        <w:t>家务事情繁重</w:t>
      </w:r>
      <w:r>
        <w:rPr>
          <w:rFonts w:hint="eastAsia"/>
        </w:rPr>
        <w:t xml:space="preserve">      F </w:t>
      </w:r>
      <w:r>
        <w:rPr>
          <w:rFonts w:hint="eastAsia"/>
        </w:rPr>
        <w:t>和子女关系不和</w:t>
      </w:r>
      <w:r>
        <w:rPr>
          <w:rFonts w:hint="eastAsia"/>
        </w:rPr>
        <w:t xml:space="preserve">    G </w:t>
      </w:r>
      <w:r>
        <w:rPr>
          <w:rFonts w:hint="eastAsia"/>
        </w:rPr>
        <w:t>无事可做，常感觉寂寞无聊</w:t>
      </w:r>
      <w:r>
        <w:rPr>
          <w:rFonts w:hint="eastAsia"/>
        </w:rPr>
        <w:t xml:space="preserve">  </w:t>
      </w:r>
    </w:p>
    <w:p w14:paraId="45EC0632" w14:textId="77777777" w:rsidR="00884FDB" w:rsidRDefault="00902EDC">
      <w:bookmarkStart w:id="2665" w:name="_Toc8635_WPSOffice_Level1"/>
      <w:r>
        <w:rPr>
          <w:rFonts w:hint="eastAsia"/>
        </w:rPr>
        <w:t xml:space="preserve">H </w:t>
      </w:r>
      <w:r>
        <w:rPr>
          <w:rFonts w:hint="eastAsia"/>
        </w:rPr>
        <w:t>无技术、无劳动能力</w:t>
      </w:r>
      <w:r>
        <w:rPr>
          <w:rFonts w:hint="eastAsia"/>
        </w:rPr>
        <w:t xml:space="preserve">     I</w:t>
      </w:r>
      <w:r>
        <w:rPr>
          <w:rFonts w:hint="eastAsia"/>
        </w:rPr>
        <w:t>就医不方便，没有定期体检</w:t>
      </w:r>
      <w:r>
        <w:rPr>
          <w:rFonts w:hint="eastAsia"/>
        </w:rPr>
        <w:t>J</w:t>
      </w:r>
      <w:r>
        <w:rPr>
          <w:rFonts w:hint="eastAsia"/>
        </w:rPr>
        <w:t>其他</w:t>
      </w:r>
      <w:bookmarkEnd w:id="2665"/>
    </w:p>
    <w:p w14:paraId="0AB6834F" w14:textId="77777777" w:rsidR="00884FDB" w:rsidRDefault="00902EDC">
      <w:r>
        <w:rPr>
          <w:rFonts w:hint="eastAsia"/>
        </w:rPr>
        <w:t>13</w:t>
      </w:r>
      <w:r>
        <w:rPr>
          <w:rFonts w:hint="eastAsia"/>
        </w:rPr>
        <w:t>、</w:t>
      </w:r>
      <w:r>
        <w:rPr>
          <w:rFonts w:hint="eastAsia"/>
        </w:rPr>
        <w:t xml:space="preserve"> </w:t>
      </w:r>
      <w:r>
        <w:rPr>
          <w:rFonts w:hint="eastAsia"/>
        </w:rPr>
        <w:t>请问现在主要是由谁来照顾您呢？</w:t>
      </w:r>
    </w:p>
    <w:p w14:paraId="16D82AB2" w14:textId="77777777" w:rsidR="00884FDB" w:rsidRDefault="00902EDC">
      <w:bookmarkStart w:id="2666" w:name="_Toc7143_WPSOffice_Level1"/>
      <w:r>
        <w:rPr>
          <w:rFonts w:hint="eastAsia"/>
        </w:rPr>
        <w:t xml:space="preserve">A </w:t>
      </w:r>
      <w:r>
        <w:rPr>
          <w:rFonts w:hint="eastAsia"/>
        </w:rPr>
        <w:t>自己照顾或与老伴互相照顾</w:t>
      </w:r>
      <w:r>
        <w:rPr>
          <w:rFonts w:hint="eastAsia"/>
        </w:rPr>
        <w:t xml:space="preserve">    B </w:t>
      </w:r>
      <w:r>
        <w:rPr>
          <w:rFonts w:hint="eastAsia"/>
        </w:rPr>
        <w:t>子女照料</w:t>
      </w:r>
      <w:r>
        <w:rPr>
          <w:rFonts w:hint="eastAsia"/>
        </w:rPr>
        <w:t xml:space="preserve">    C </w:t>
      </w:r>
      <w:r>
        <w:rPr>
          <w:rFonts w:hint="eastAsia"/>
        </w:rPr>
        <w:t>由保姆或钟点工照料</w:t>
      </w:r>
      <w:bookmarkEnd w:id="2666"/>
    </w:p>
    <w:p w14:paraId="7DEA9C97" w14:textId="77777777" w:rsidR="00884FDB" w:rsidRDefault="00902EDC">
      <w:bookmarkStart w:id="2667" w:name="_Toc32245_WPSOffice_Level1"/>
      <w:r>
        <w:rPr>
          <w:rFonts w:hint="eastAsia"/>
        </w:rPr>
        <w:t xml:space="preserve">D </w:t>
      </w:r>
      <w:r>
        <w:rPr>
          <w:rFonts w:hint="eastAsia"/>
        </w:rPr>
        <w:t>普通福利院、养老院</w:t>
      </w:r>
      <w:r>
        <w:rPr>
          <w:rFonts w:hint="eastAsia"/>
        </w:rPr>
        <w:t xml:space="preserve">     E </w:t>
      </w:r>
      <w:r>
        <w:rPr>
          <w:rFonts w:hint="eastAsia"/>
        </w:rPr>
        <w:t>敬老院（个体性质）</w:t>
      </w:r>
      <w:r>
        <w:rPr>
          <w:rFonts w:hint="eastAsia"/>
        </w:rPr>
        <w:t xml:space="preserve">    F </w:t>
      </w:r>
      <w:r>
        <w:rPr>
          <w:rFonts w:hint="eastAsia"/>
        </w:rPr>
        <w:t>其他</w:t>
      </w:r>
      <w:bookmarkEnd w:id="2667"/>
    </w:p>
    <w:p w14:paraId="2C865A52" w14:textId="77777777" w:rsidR="00884FDB" w:rsidRDefault="00902EDC">
      <w:r>
        <w:rPr>
          <w:rFonts w:hint="eastAsia"/>
        </w:rPr>
        <w:t>14</w:t>
      </w:r>
      <w:r>
        <w:rPr>
          <w:rFonts w:hint="eastAsia"/>
        </w:rPr>
        <w:t>、您平时怎么解决吃饭问题？</w:t>
      </w:r>
    </w:p>
    <w:p w14:paraId="3943D33B" w14:textId="77777777" w:rsidR="00884FDB" w:rsidRDefault="00902EDC">
      <w:bookmarkStart w:id="2668" w:name="_Toc14469_WPSOffice_Level1"/>
      <w:r>
        <w:rPr>
          <w:rFonts w:hint="eastAsia"/>
        </w:rPr>
        <w:t xml:space="preserve">A </w:t>
      </w:r>
      <w:r>
        <w:rPr>
          <w:rFonts w:hint="eastAsia"/>
        </w:rPr>
        <w:t>自己做</w:t>
      </w:r>
      <w:r>
        <w:rPr>
          <w:rFonts w:hint="eastAsia"/>
        </w:rPr>
        <w:t xml:space="preserve">   B </w:t>
      </w:r>
      <w:r>
        <w:rPr>
          <w:rFonts w:hint="eastAsia"/>
        </w:rPr>
        <w:t>保姆做</w:t>
      </w:r>
      <w:r>
        <w:rPr>
          <w:rFonts w:hint="eastAsia"/>
        </w:rPr>
        <w:t xml:space="preserve">   C </w:t>
      </w:r>
      <w:r>
        <w:rPr>
          <w:rFonts w:hint="eastAsia"/>
        </w:rPr>
        <w:t>外边吃</w:t>
      </w:r>
      <w:r>
        <w:rPr>
          <w:rFonts w:hint="eastAsia"/>
        </w:rPr>
        <w:t xml:space="preserve">   D </w:t>
      </w:r>
      <w:r>
        <w:rPr>
          <w:rFonts w:hint="eastAsia"/>
        </w:rPr>
        <w:t>送餐</w:t>
      </w:r>
      <w:r>
        <w:rPr>
          <w:rFonts w:hint="eastAsia"/>
        </w:rPr>
        <w:t xml:space="preserve">   E </w:t>
      </w:r>
      <w:r>
        <w:rPr>
          <w:rFonts w:hint="eastAsia"/>
        </w:rPr>
        <w:t>其他</w:t>
      </w:r>
      <w:bookmarkEnd w:id="2668"/>
    </w:p>
    <w:p w14:paraId="7A0B574C" w14:textId="77777777" w:rsidR="00884FDB" w:rsidRDefault="00902EDC">
      <w:r>
        <w:rPr>
          <w:rFonts w:hint="eastAsia"/>
        </w:rPr>
        <w:t>15</w:t>
      </w:r>
      <w:r>
        <w:rPr>
          <w:rFonts w:hint="eastAsia"/>
        </w:rPr>
        <w:t>、您的精神需求有哪些？（多选）</w:t>
      </w:r>
    </w:p>
    <w:p w14:paraId="2020E8C9" w14:textId="77777777" w:rsidR="00884FDB" w:rsidRDefault="00902EDC">
      <w:r>
        <w:rPr>
          <w:rFonts w:hint="eastAsia"/>
        </w:rPr>
        <w:t xml:space="preserve"> A</w:t>
      </w:r>
      <w:r>
        <w:rPr>
          <w:rFonts w:hint="eastAsia"/>
        </w:rPr>
        <w:t>亲人关怀陪伴</w:t>
      </w:r>
      <w:r>
        <w:rPr>
          <w:rFonts w:hint="eastAsia"/>
        </w:rPr>
        <w:t xml:space="preserve">       B</w:t>
      </w:r>
      <w:r>
        <w:rPr>
          <w:rFonts w:hint="eastAsia"/>
        </w:rPr>
        <w:t>社会尊重认可</w:t>
      </w:r>
      <w:r>
        <w:rPr>
          <w:rFonts w:hint="eastAsia"/>
        </w:rPr>
        <w:t xml:space="preserve">         C</w:t>
      </w:r>
      <w:r>
        <w:rPr>
          <w:rFonts w:hint="eastAsia"/>
        </w:rPr>
        <w:t>朋友交流沟通</w:t>
      </w:r>
    </w:p>
    <w:p w14:paraId="298F2955" w14:textId="77777777" w:rsidR="00884FDB" w:rsidRDefault="00902EDC">
      <w:r>
        <w:rPr>
          <w:rFonts w:hint="eastAsia"/>
        </w:rPr>
        <w:lastRenderedPageBreak/>
        <w:t xml:space="preserve"> D</w:t>
      </w:r>
      <w:r>
        <w:rPr>
          <w:rFonts w:hint="eastAsia"/>
        </w:rPr>
        <w:t>和谐人际关系</w:t>
      </w:r>
      <w:r>
        <w:rPr>
          <w:rFonts w:hint="eastAsia"/>
        </w:rPr>
        <w:t xml:space="preserve">       E</w:t>
      </w:r>
      <w:r>
        <w:rPr>
          <w:rFonts w:hint="eastAsia"/>
        </w:rPr>
        <w:t>追求个人价值</w:t>
      </w:r>
      <w:r>
        <w:rPr>
          <w:rFonts w:hint="eastAsia"/>
        </w:rPr>
        <w:t xml:space="preserve">         F</w:t>
      </w:r>
      <w:r>
        <w:rPr>
          <w:rFonts w:hint="eastAsia"/>
        </w:rPr>
        <w:t>暂无</w:t>
      </w:r>
    </w:p>
    <w:p w14:paraId="74317233" w14:textId="77777777" w:rsidR="00884FDB" w:rsidRDefault="00902EDC">
      <w:r>
        <w:rPr>
          <w:rFonts w:hint="eastAsia"/>
        </w:rPr>
        <w:t>16</w:t>
      </w:r>
      <w:r>
        <w:rPr>
          <w:rFonts w:hint="eastAsia"/>
        </w:rPr>
        <w:t>、据您了解，目前您所在的社区提供的日间服务具体有哪些？（多选）</w:t>
      </w:r>
    </w:p>
    <w:p w14:paraId="27F703F1" w14:textId="77777777" w:rsidR="00884FDB" w:rsidRDefault="00902EDC">
      <w:r>
        <w:rPr>
          <w:rFonts w:hint="eastAsia"/>
        </w:rPr>
        <w:t xml:space="preserve"> A</w:t>
      </w:r>
      <w:r>
        <w:rPr>
          <w:rFonts w:hint="eastAsia"/>
        </w:rPr>
        <w:t>钟点工</w:t>
      </w:r>
      <w:r>
        <w:rPr>
          <w:rFonts w:hint="eastAsia"/>
        </w:rPr>
        <w:t xml:space="preserve">    B</w:t>
      </w:r>
      <w:r>
        <w:rPr>
          <w:rFonts w:hint="eastAsia"/>
        </w:rPr>
        <w:t>日间照料</w:t>
      </w:r>
      <w:r>
        <w:rPr>
          <w:rFonts w:hint="eastAsia"/>
        </w:rPr>
        <w:t xml:space="preserve">  C</w:t>
      </w:r>
      <w:r>
        <w:rPr>
          <w:rFonts w:hint="eastAsia"/>
        </w:rPr>
        <w:t>老年午餐</w:t>
      </w:r>
      <w:r>
        <w:rPr>
          <w:rFonts w:hint="eastAsia"/>
        </w:rPr>
        <w:t xml:space="preserve">    D</w:t>
      </w:r>
      <w:r>
        <w:rPr>
          <w:rFonts w:hint="eastAsia"/>
        </w:rPr>
        <w:t>休闲娱乐</w:t>
      </w:r>
      <w:r>
        <w:rPr>
          <w:rFonts w:hint="eastAsia"/>
        </w:rPr>
        <w:t xml:space="preserve">     E</w:t>
      </w:r>
      <w:r>
        <w:rPr>
          <w:rFonts w:hint="eastAsia"/>
        </w:rPr>
        <w:t>健身、保健</w:t>
      </w:r>
    </w:p>
    <w:p w14:paraId="4A5F004E" w14:textId="77777777" w:rsidR="00884FDB" w:rsidRDefault="00902EDC">
      <w:r>
        <w:rPr>
          <w:rFonts w:hint="eastAsia"/>
        </w:rPr>
        <w:t xml:space="preserve"> F</w:t>
      </w:r>
      <w:r>
        <w:rPr>
          <w:rFonts w:hint="eastAsia"/>
        </w:rPr>
        <w:t>知识讲座</w:t>
      </w:r>
      <w:r>
        <w:rPr>
          <w:rFonts w:hint="eastAsia"/>
        </w:rPr>
        <w:t xml:space="preserve">         G</w:t>
      </w:r>
      <w:r>
        <w:rPr>
          <w:rFonts w:hint="eastAsia"/>
        </w:rPr>
        <w:t>生活用品代购</w:t>
      </w:r>
      <w:r>
        <w:rPr>
          <w:rFonts w:hint="eastAsia"/>
        </w:rPr>
        <w:t xml:space="preserve">      H</w:t>
      </w:r>
      <w:r>
        <w:rPr>
          <w:rFonts w:hint="eastAsia"/>
        </w:rPr>
        <w:t>其他（请注明）</w:t>
      </w:r>
      <w:r>
        <w:rPr>
          <w:rFonts w:hint="eastAsia"/>
        </w:rPr>
        <w:t>___________</w:t>
      </w:r>
    </w:p>
    <w:p w14:paraId="399B7C50" w14:textId="77777777" w:rsidR="00884FDB" w:rsidRDefault="00902EDC">
      <w:r>
        <w:rPr>
          <w:rFonts w:hint="eastAsia"/>
        </w:rPr>
        <w:t>17</w:t>
      </w:r>
      <w:r>
        <w:rPr>
          <w:rFonts w:hint="eastAsia"/>
        </w:rPr>
        <w:t>、您所在的社区为老年人提供的文化和娱乐服务有哪些？（多选）</w:t>
      </w:r>
    </w:p>
    <w:p w14:paraId="1CFCE9F2" w14:textId="77777777" w:rsidR="00884FDB" w:rsidRDefault="00902EDC">
      <w:bookmarkStart w:id="2669" w:name="_Toc12119_WPSOffice_Level1"/>
      <w:r>
        <w:rPr>
          <w:rFonts w:hint="eastAsia"/>
        </w:rPr>
        <w:t xml:space="preserve">A </w:t>
      </w:r>
      <w:r>
        <w:rPr>
          <w:rFonts w:hint="eastAsia"/>
        </w:rPr>
        <w:t>棋牌室</w:t>
      </w:r>
      <w:r>
        <w:rPr>
          <w:rFonts w:hint="eastAsia"/>
        </w:rPr>
        <w:t xml:space="preserve">     B </w:t>
      </w:r>
      <w:r>
        <w:rPr>
          <w:rFonts w:hint="eastAsia"/>
        </w:rPr>
        <w:t>老年健身设施和场地</w:t>
      </w:r>
      <w:r>
        <w:rPr>
          <w:rFonts w:hint="eastAsia"/>
        </w:rPr>
        <w:t xml:space="preserve">    C </w:t>
      </w:r>
      <w:r>
        <w:rPr>
          <w:rFonts w:hint="eastAsia"/>
        </w:rPr>
        <w:t>书报阅览室</w:t>
      </w:r>
      <w:bookmarkEnd w:id="2669"/>
    </w:p>
    <w:p w14:paraId="2DA7BD6F" w14:textId="77777777" w:rsidR="00884FDB" w:rsidRDefault="00902EDC">
      <w:bookmarkStart w:id="2670" w:name="_Toc15696_WPSOffice_Level1"/>
      <w:r>
        <w:rPr>
          <w:rFonts w:hint="eastAsia"/>
        </w:rPr>
        <w:t xml:space="preserve">D </w:t>
      </w:r>
      <w:r>
        <w:rPr>
          <w:rFonts w:hint="eastAsia"/>
        </w:rPr>
        <w:t>各类老年兴趣小组（如乐器、绘画学习班等）和文艺表演活动</w:t>
      </w:r>
      <w:bookmarkEnd w:id="2670"/>
    </w:p>
    <w:p w14:paraId="171B20F8" w14:textId="77777777" w:rsidR="00884FDB" w:rsidRDefault="00902EDC">
      <w:r>
        <w:rPr>
          <w:rFonts w:hint="eastAsia"/>
        </w:rPr>
        <w:t>E</w:t>
      </w:r>
      <w:r>
        <w:rPr>
          <w:rFonts w:hint="eastAsia"/>
        </w:rPr>
        <w:t>暂无</w:t>
      </w:r>
    </w:p>
    <w:p w14:paraId="06CC952D" w14:textId="77777777" w:rsidR="00884FDB" w:rsidRDefault="00902EDC">
      <w:r>
        <w:rPr>
          <w:rFonts w:hint="eastAsia"/>
        </w:rPr>
        <w:t>18</w:t>
      </w:r>
      <w:r>
        <w:rPr>
          <w:rFonts w:hint="eastAsia"/>
        </w:rPr>
        <w:t>、您所在的社区为老年人提供的医疗服务有哪些？（多选）</w:t>
      </w:r>
    </w:p>
    <w:p w14:paraId="718392F8" w14:textId="77777777" w:rsidR="00884FDB" w:rsidRDefault="00902EDC">
      <w:r>
        <w:rPr>
          <w:rFonts w:hint="eastAsia"/>
        </w:rPr>
        <w:t xml:space="preserve"> A</w:t>
      </w:r>
      <w:r>
        <w:rPr>
          <w:rFonts w:hint="eastAsia"/>
        </w:rPr>
        <w:t>社区卫生服务站</w:t>
      </w:r>
      <w:r>
        <w:rPr>
          <w:rFonts w:hint="eastAsia"/>
        </w:rPr>
        <w:t xml:space="preserve">       B</w:t>
      </w:r>
      <w:r>
        <w:rPr>
          <w:rFonts w:hint="eastAsia"/>
        </w:rPr>
        <w:t>家庭医生、家庭病床</w:t>
      </w:r>
      <w:r>
        <w:rPr>
          <w:rFonts w:hint="eastAsia"/>
        </w:rPr>
        <w:t xml:space="preserve">      C</w:t>
      </w:r>
      <w:r>
        <w:rPr>
          <w:rFonts w:hint="eastAsia"/>
        </w:rPr>
        <w:t>定期体检、保健</w:t>
      </w:r>
    </w:p>
    <w:p w14:paraId="5FAA3A10" w14:textId="77777777" w:rsidR="00884FDB" w:rsidRDefault="00902EDC">
      <w:r>
        <w:rPr>
          <w:rFonts w:hint="eastAsia"/>
        </w:rPr>
        <w:t xml:space="preserve"> D</w:t>
      </w:r>
      <w:r>
        <w:rPr>
          <w:rFonts w:hint="eastAsia"/>
        </w:rPr>
        <w:t>陪同看病</w:t>
      </w:r>
      <w:r>
        <w:rPr>
          <w:rFonts w:hint="eastAsia"/>
        </w:rPr>
        <w:t xml:space="preserve">             E</w:t>
      </w:r>
      <w:r>
        <w:rPr>
          <w:rFonts w:hint="eastAsia"/>
        </w:rPr>
        <w:t>健康咨询</w:t>
      </w:r>
      <w:r>
        <w:rPr>
          <w:rFonts w:hint="eastAsia"/>
        </w:rPr>
        <w:t xml:space="preserve">              F</w:t>
      </w:r>
      <w:r>
        <w:rPr>
          <w:rFonts w:hint="eastAsia"/>
        </w:rPr>
        <w:t>安装救助门铃</w:t>
      </w:r>
      <w:r>
        <w:rPr>
          <w:rFonts w:hint="eastAsia"/>
        </w:rPr>
        <w:t xml:space="preserve"> </w:t>
      </w:r>
    </w:p>
    <w:p w14:paraId="20826F53" w14:textId="77777777" w:rsidR="00884FDB" w:rsidRDefault="00902EDC">
      <w:r>
        <w:rPr>
          <w:rFonts w:hint="eastAsia"/>
        </w:rPr>
        <w:t xml:space="preserve">  G</w:t>
      </w:r>
      <w:r>
        <w:rPr>
          <w:rFonts w:hint="eastAsia"/>
        </w:rPr>
        <w:t>陪同散步、取药</w:t>
      </w:r>
      <w:r>
        <w:rPr>
          <w:rFonts w:hint="eastAsia"/>
        </w:rPr>
        <w:t xml:space="preserve">        H</w:t>
      </w:r>
      <w:r>
        <w:rPr>
          <w:rFonts w:hint="eastAsia"/>
        </w:rPr>
        <w:t>暂无</w:t>
      </w:r>
    </w:p>
    <w:p w14:paraId="46F59220" w14:textId="77777777" w:rsidR="00884FDB" w:rsidRDefault="00902EDC">
      <w:r>
        <w:rPr>
          <w:rFonts w:hint="eastAsia"/>
        </w:rPr>
        <w:t>19</w:t>
      </w:r>
      <w:r>
        <w:rPr>
          <w:rFonts w:hint="eastAsia"/>
        </w:rPr>
        <w:t>、您有哪些社区医疗保健方面的需要？</w:t>
      </w:r>
      <w:r>
        <w:rPr>
          <w:rFonts w:hint="eastAsia"/>
        </w:rPr>
        <w:t xml:space="preserve"> </w:t>
      </w:r>
      <w:r>
        <w:rPr>
          <w:rFonts w:hint="eastAsia"/>
        </w:rPr>
        <w:t>（多选）</w:t>
      </w:r>
    </w:p>
    <w:p w14:paraId="55F3C0B2" w14:textId="77777777" w:rsidR="00884FDB" w:rsidRDefault="00902EDC">
      <w:r>
        <w:rPr>
          <w:rFonts w:hint="eastAsia"/>
        </w:rPr>
        <w:t xml:space="preserve"> A</w:t>
      </w:r>
      <w:r>
        <w:rPr>
          <w:rFonts w:hint="eastAsia"/>
        </w:rPr>
        <w:t>社区卫生服务中心提供就近医疗服务</w:t>
      </w:r>
      <w:r>
        <w:rPr>
          <w:rFonts w:hint="eastAsia"/>
        </w:rPr>
        <w:t xml:space="preserve">         B</w:t>
      </w:r>
      <w:r>
        <w:rPr>
          <w:rFonts w:hint="eastAsia"/>
        </w:rPr>
        <w:t>家庭医生、家庭病床</w:t>
      </w:r>
    </w:p>
    <w:p w14:paraId="03345C29" w14:textId="77777777" w:rsidR="00884FDB" w:rsidRDefault="00902EDC">
      <w:r>
        <w:rPr>
          <w:rFonts w:hint="eastAsia"/>
        </w:rPr>
        <w:t xml:space="preserve"> C</w:t>
      </w:r>
      <w:r>
        <w:rPr>
          <w:rFonts w:hint="eastAsia"/>
        </w:rPr>
        <w:t>定期体检和健康护理</w:t>
      </w:r>
      <w:r>
        <w:rPr>
          <w:rFonts w:hint="eastAsia"/>
        </w:rPr>
        <w:t xml:space="preserve">         D</w:t>
      </w:r>
      <w:r>
        <w:rPr>
          <w:rFonts w:hint="eastAsia"/>
        </w:rPr>
        <w:t>陪同看病</w:t>
      </w:r>
      <w:r>
        <w:rPr>
          <w:rFonts w:hint="eastAsia"/>
        </w:rPr>
        <w:t xml:space="preserve">           E</w:t>
      </w:r>
      <w:r>
        <w:rPr>
          <w:rFonts w:hint="eastAsia"/>
        </w:rPr>
        <w:t>健康咨询</w:t>
      </w:r>
    </w:p>
    <w:p w14:paraId="0AC04F2A" w14:textId="77777777" w:rsidR="00884FDB" w:rsidRDefault="00902EDC">
      <w:r>
        <w:rPr>
          <w:rFonts w:hint="eastAsia"/>
        </w:rPr>
        <w:t xml:space="preserve"> F</w:t>
      </w:r>
      <w:r>
        <w:rPr>
          <w:rFonts w:hint="eastAsia"/>
        </w:rPr>
        <w:t>安装救助门铃</w:t>
      </w:r>
      <w:r>
        <w:rPr>
          <w:rFonts w:hint="eastAsia"/>
        </w:rPr>
        <w:t xml:space="preserve">                    G</w:t>
      </w:r>
      <w:r>
        <w:rPr>
          <w:rFonts w:hint="eastAsia"/>
        </w:rPr>
        <w:t>陪同散步取药</w:t>
      </w:r>
    </w:p>
    <w:p w14:paraId="0EA9AF91" w14:textId="77777777" w:rsidR="00884FDB" w:rsidRDefault="00902EDC">
      <w:r>
        <w:rPr>
          <w:rFonts w:hint="eastAsia"/>
        </w:rPr>
        <w:t>20</w:t>
      </w:r>
      <w:r>
        <w:rPr>
          <w:rFonts w:hint="eastAsia"/>
        </w:rPr>
        <w:t>、如果社区组织老年人志愿活动，您最想参加以下哪项服务</w:t>
      </w:r>
      <w:r>
        <w:rPr>
          <w:rFonts w:hint="eastAsia"/>
        </w:rPr>
        <w:t xml:space="preserve">? </w:t>
      </w:r>
      <w:r>
        <w:rPr>
          <w:rFonts w:hint="eastAsia"/>
        </w:rPr>
        <w:t>（多选）</w:t>
      </w:r>
    </w:p>
    <w:p w14:paraId="1EC105B7" w14:textId="77777777" w:rsidR="00884FDB" w:rsidRDefault="00902EDC">
      <w:r>
        <w:rPr>
          <w:rFonts w:hint="eastAsia"/>
        </w:rPr>
        <w:t xml:space="preserve"> A</w:t>
      </w:r>
      <w:r>
        <w:rPr>
          <w:rFonts w:hint="eastAsia"/>
        </w:rPr>
        <w:t>美化环境</w:t>
      </w:r>
      <w:r>
        <w:rPr>
          <w:rFonts w:hint="eastAsia"/>
        </w:rPr>
        <w:t xml:space="preserve">              B</w:t>
      </w:r>
      <w:r>
        <w:rPr>
          <w:rFonts w:hint="eastAsia"/>
        </w:rPr>
        <w:t>帮困助弱</w:t>
      </w:r>
      <w:r>
        <w:rPr>
          <w:rFonts w:hint="eastAsia"/>
        </w:rPr>
        <w:t xml:space="preserve">            C</w:t>
      </w:r>
      <w:r>
        <w:rPr>
          <w:rFonts w:hint="eastAsia"/>
        </w:rPr>
        <w:t>维护治安</w:t>
      </w:r>
    </w:p>
    <w:p w14:paraId="6E0502F9" w14:textId="77777777" w:rsidR="00884FDB" w:rsidRDefault="00902EDC">
      <w:r>
        <w:rPr>
          <w:rFonts w:hint="eastAsia"/>
        </w:rPr>
        <w:t xml:space="preserve"> D</w:t>
      </w:r>
      <w:r>
        <w:rPr>
          <w:rFonts w:hint="eastAsia"/>
        </w:rPr>
        <w:t>为民服务（如理发</w:t>
      </w:r>
      <w:r>
        <w:rPr>
          <w:rFonts w:hint="eastAsia"/>
        </w:rPr>
        <w:t>)      E</w:t>
      </w:r>
      <w:r>
        <w:rPr>
          <w:rFonts w:hint="eastAsia"/>
        </w:rPr>
        <w:t>不想参加</w:t>
      </w:r>
      <w:r>
        <w:rPr>
          <w:rFonts w:hint="eastAsia"/>
        </w:rPr>
        <w:t xml:space="preserve">         F</w:t>
      </w:r>
      <w:r>
        <w:rPr>
          <w:rFonts w:hint="eastAsia"/>
        </w:rPr>
        <w:t>其他（请注明）</w:t>
      </w:r>
      <w:r>
        <w:rPr>
          <w:rFonts w:hint="eastAsia"/>
        </w:rPr>
        <w:t>_______</w:t>
      </w:r>
    </w:p>
    <w:p w14:paraId="51500992" w14:textId="77777777" w:rsidR="00884FDB" w:rsidRDefault="00902EDC">
      <w:r>
        <w:rPr>
          <w:rFonts w:hint="eastAsia"/>
        </w:rPr>
        <w:t>21</w:t>
      </w:r>
      <w:r>
        <w:rPr>
          <w:rFonts w:hint="eastAsia"/>
        </w:rPr>
        <w:t>、您最希望社区提供的服务设施有：（多选）</w:t>
      </w:r>
    </w:p>
    <w:p w14:paraId="068C190F" w14:textId="77777777" w:rsidR="00884FDB" w:rsidRDefault="00902EDC">
      <w:r>
        <w:rPr>
          <w:rFonts w:hint="eastAsia"/>
        </w:rPr>
        <w:t>A</w:t>
      </w:r>
      <w:r>
        <w:rPr>
          <w:rFonts w:hint="eastAsia"/>
        </w:rPr>
        <w:t>医疗服务设施</w:t>
      </w:r>
      <w:r>
        <w:rPr>
          <w:rFonts w:hint="eastAsia"/>
        </w:rPr>
        <w:t xml:space="preserve">         B</w:t>
      </w:r>
      <w:r>
        <w:rPr>
          <w:rFonts w:hint="eastAsia"/>
        </w:rPr>
        <w:t>日常护理设施</w:t>
      </w:r>
      <w:r>
        <w:rPr>
          <w:rFonts w:hint="eastAsia"/>
        </w:rPr>
        <w:t xml:space="preserve">           C</w:t>
      </w:r>
      <w:r>
        <w:rPr>
          <w:rFonts w:hint="eastAsia"/>
        </w:rPr>
        <w:t>休闲娱乐设施</w:t>
      </w:r>
    </w:p>
    <w:p w14:paraId="47AA00F5" w14:textId="77777777" w:rsidR="00884FDB" w:rsidRDefault="00902EDC">
      <w:r>
        <w:rPr>
          <w:rFonts w:hint="eastAsia"/>
        </w:rPr>
        <w:t>D</w:t>
      </w:r>
      <w:r>
        <w:rPr>
          <w:rFonts w:hint="eastAsia"/>
        </w:rPr>
        <w:t>社区老年学校</w:t>
      </w:r>
      <w:r>
        <w:rPr>
          <w:rFonts w:hint="eastAsia"/>
        </w:rPr>
        <w:t xml:space="preserve">    E</w:t>
      </w:r>
      <w:r>
        <w:rPr>
          <w:rFonts w:hint="eastAsia"/>
        </w:rPr>
        <w:t>老年健身活动设施</w:t>
      </w:r>
      <w:r>
        <w:rPr>
          <w:rFonts w:hint="eastAsia"/>
        </w:rPr>
        <w:t xml:space="preserve">      F</w:t>
      </w:r>
      <w:r>
        <w:rPr>
          <w:rFonts w:hint="eastAsia"/>
        </w:rPr>
        <w:t>超市、储蓄所等社区商业设施</w:t>
      </w:r>
    </w:p>
    <w:p w14:paraId="5FF38CCC" w14:textId="77777777" w:rsidR="00884FDB" w:rsidRDefault="00902EDC">
      <w:r>
        <w:rPr>
          <w:rFonts w:hint="eastAsia"/>
        </w:rPr>
        <w:t>22</w:t>
      </w:r>
      <w:r>
        <w:rPr>
          <w:rFonts w:hint="eastAsia"/>
        </w:rPr>
        <w:t>、在生活照料需求中，您需要的服务项目有哪些？</w:t>
      </w:r>
      <w:r>
        <w:rPr>
          <w:rFonts w:hint="eastAsia"/>
        </w:rPr>
        <w:t xml:space="preserve"> </w:t>
      </w:r>
      <w:r>
        <w:rPr>
          <w:rFonts w:hint="eastAsia"/>
        </w:rPr>
        <w:t>（多选）</w:t>
      </w:r>
    </w:p>
    <w:p w14:paraId="1D6D4720" w14:textId="77777777" w:rsidR="00884FDB" w:rsidRDefault="00902EDC">
      <w:r>
        <w:rPr>
          <w:rFonts w:hint="eastAsia"/>
        </w:rPr>
        <w:t xml:space="preserve"> A</w:t>
      </w:r>
      <w:r>
        <w:rPr>
          <w:rFonts w:hint="eastAsia"/>
        </w:rPr>
        <w:t>生活用品代购</w:t>
      </w:r>
      <w:r>
        <w:rPr>
          <w:rFonts w:hint="eastAsia"/>
        </w:rPr>
        <w:t xml:space="preserve">      B</w:t>
      </w:r>
      <w:r>
        <w:rPr>
          <w:rFonts w:hint="eastAsia"/>
        </w:rPr>
        <w:t>日间照料</w:t>
      </w:r>
      <w:r>
        <w:rPr>
          <w:rFonts w:hint="eastAsia"/>
        </w:rPr>
        <w:t xml:space="preserve">     C</w:t>
      </w:r>
      <w:r>
        <w:rPr>
          <w:rFonts w:hint="eastAsia"/>
        </w:rPr>
        <w:t>老年午餐</w:t>
      </w:r>
      <w:r>
        <w:rPr>
          <w:rFonts w:hint="eastAsia"/>
        </w:rPr>
        <w:t xml:space="preserve">          D</w:t>
      </w:r>
      <w:r>
        <w:rPr>
          <w:rFonts w:hint="eastAsia"/>
        </w:rPr>
        <w:t>打扫卫生</w:t>
      </w:r>
      <w:r>
        <w:rPr>
          <w:rFonts w:hint="eastAsia"/>
        </w:rPr>
        <w:t xml:space="preserve"> </w:t>
      </w:r>
    </w:p>
    <w:p w14:paraId="044E6860" w14:textId="77777777" w:rsidR="00884FDB" w:rsidRDefault="00902EDC">
      <w:r>
        <w:rPr>
          <w:rFonts w:hint="eastAsia"/>
        </w:rPr>
        <w:t>E</w:t>
      </w:r>
      <w:r>
        <w:rPr>
          <w:rFonts w:hint="eastAsia"/>
        </w:rPr>
        <w:t>休闲娱乐</w:t>
      </w:r>
      <w:r>
        <w:rPr>
          <w:rFonts w:hint="eastAsia"/>
        </w:rPr>
        <w:t xml:space="preserve">             F</w:t>
      </w:r>
      <w:r>
        <w:rPr>
          <w:rFonts w:hint="eastAsia"/>
        </w:rPr>
        <w:t>健身、保健</w:t>
      </w:r>
      <w:r>
        <w:rPr>
          <w:rFonts w:hint="eastAsia"/>
        </w:rPr>
        <w:t xml:space="preserve">          G</w:t>
      </w:r>
      <w:r>
        <w:rPr>
          <w:rFonts w:hint="eastAsia"/>
        </w:rPr>
        <w:t>知识讲座</w:t>
      </w:r>
      <w:r>
        <w:rPr>
          <w:rFonts w:hint="eastAsia"/>
        </w:rPr>
        <w:t xml:space="preserve">    H</w:t>
      </w:r>
      <w:r>
        <w:rPr>
          <w:rFonts w:hint="eastAsia"/>
        </w:rPr>
        <w:t>暂无</w:t>
      </w:r>
    </w:p>
    <w:p w14:paraId="4F06E4DE" w14:textId="77777777" w:rsidR="00884FDB" w:rsidRDefault="00884FDB"/>
    <w:p w14:paraId="5687091D" w14:textId="77777777" w:rsidR="00884FDB" w:rsidRDefault="00884FDB"/>
    <w:p w14:paraId="15759007" w14:textId="77777777" w:rsidR="00884FDB" w:rsidRDefault="00884FDB"/>
    <w:p w14:paraId="5A2324FF" w14:textId="77777777" w:rsidR="00884FDB" w:rsidRDefault="00884FDB"/>
    <w:p w14:paraId="114F3D48" w14:textId="1463C3DF" w:rsidR="00884FDB" w:rsidRDefault="00902EDC" w:rsidP="00F5387F">
      <w:pPr>
        <w:pStyle w:val="2"/>
      </w:pPr>
      <w:bookmarkStart w:id="2671" w:name="_附录5：调研照片"/>
      <w:bookmarkStart w:id="2672" w:name="_Toc67356026"/>
      <w:bookmarkStart w:id="2673" w:name="_Toc67433136"/>
      <w:bookmarkStart w:id="2674" w:name="_Toc67433197"/>
      <w:bookmarkEnd w:id="2671"/>
      <w:r>
        <w:t>附录</w:t>
      </w:r>
      <w:r w:rsidR="00B81148">
        <w:t>5</w:t>
      </w:r>
      <w:r>
        <w:t>：调研</w:t>
      </w:r>
      <w:ins w:id="2675" w:author="mico1999@foxmail.com" w:date="2021-03-23T01:52:00Z">
        <w:r w:rsidR="006608F2">
          <w:rPr>
            <w:rFonts w:hint="eastAsia"/>
          </w:rPr>
          <w:t>照片</w:t>
        </w:r>
      </w:ins>
      <w:bookmarkEnd w:id="2673"/>
      <w:bookmarkEnd w:id="2674"/>
      <w:del w:id="2676" w:author="mico1999@foxmail.com" w:date="2021-03-23T01:52:00Z">
        <w:r w:rsidDel="006608F2">
          <w:delText>图片</w:delText>
        </w:r>
      </w:del>
      <w:bookmarkEnd w:id="2672"/>
    </w:p>
    <w:p w14:paraId="27EEA330" w14:textId="77777777" w:rsidR="00884FDB" w:rsidRDefault="00902EDC">
      <w:r>
        <w:rPr>
          <w:rFonts w:hint="eastAsia"/>
          <w:noProof/>
        </w:rPr>
        <w:drawing>
          <wp:anchor distT="0" distB="0" distL="114300" distR="114300" simplePos="0" relativeHeight="251678720" behindDoc="0" locked="0" layoutInCell="1" allowOverlap="1" wp14:anchorId="2449E325" wp14:editId="419BC893">
            <wp:simplePos x="0" y="0"/>
            <wp:positionH relativeFrom="column">
              <wp:posOffset>3124200</wp:posOffset>
            </wp:positionH>
            <wp:positionV relativeFrom="paragraph">
              <wp:posOffset>125095</wp:posOffset>
            </wp:positionV>
            <wp:extent cx="2667635" cy="2354580"/>
            <wp:effectExtent l="0" t="0" r="18415" b="7620"/>
            <wp:wrapNone/>
            <wp:docPr id="44" name="图片 44" descr="IMG_PITU_20190511_14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PITU_20190511_141013"/>
                    <pic:cNvPicPr>
                      <a:picLocks noChangeAspect="1"/>
                    </pic:cNvPicPr>
                  </pic:nvPicPr>
                  <pic:blipFill>
                    <a:blip r:embed="rId53"/>
                    <a:stretch>
                      <a:fillRect/>
                    </a:stretch>
                  </pic:blipFill>
                  <pic:spPr>
                    <a:xfrm>
                      <a:off x="0" y="0"/>
                      <a:ext cx="2667635" cy="2354580"/>
                    </a:xfrm>
                    <a:prstGeom prst="rect">
                      <a:avLst/>
                    </a:prstGeom>
                  </pic:spPr>
                </pic:pic>
              </a:graphicData>
            </a:graphic>
          </wp:anchor>
        </w:drawing>
      </w:r>
      <w:r>
        <w:rPr>
          <w:rFonts w:hint="eastAsia"/>
          <w:noProof/>
        </w:rPr>
        <w:drawing>
          <wp:inline distT="0" distB="0" distL="114300" distR="114300" wp14:anchorId="106A89D8" wp14:editId="6236E029">
            <wp:extent cx="2571750" cy="2378075"/>
            <wp:effectExtent l="0" t="0" r="0" b="3175"/>
            <wp:docPr id="43" name="图片 43" descr="IMG_PITU_20190511_14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PITU_20190511_140838"/>
                    <pic:cNvPicPr>
                      <a:picLocks noChangeAspect="1"/>
                    </pic:cNvPicPr>
                  </pic:nvPicPr>
                  <pic:blipFill>
                    <a:blip r:embed="rId54"/>
                    <a:stretch>
                      <a:fillRect/>
                    </a:stretch>
                  </pic:blipFill>
                  <pic:spPr>
                    <a:xfrm>
                      <a:off x="0" y="0"/>
                      <a:ext cx="2571750" cy="2378075"/>
                    </a:xfrm>
                    <a:prstGeom prst="rect">
                      <a:avLst/>
                    </a:prstGeom>
                  </pic:spPr>
                </pic:pic>
              </a:graphicData>
            </a:graphic>
          </wp:inline>
        </w:drawing>
      </w:r>
    </w:p>
    <w:p w14:paraId="08F72C7A" w14:textId="3E2003DE" w:rsidR="00884FDB" w:rsidRDefault="00902EDC">
      <w:r>
        <w:rPr>
          <w:rFonts w:hint="eastAsia"/>
        </w:rPr>
        <w:lastRenderedPageBreak/>
        <w:t>图</w:t>
      </w:r>
      <w:r>
        <w:rPr>
          <w:rFonts w:hint="eastAsia"/>
        </w:rPr>
        <w:t>1</w:t>
      </w:r>
      <w:r>
        <w:rPr>
          <w:rFonts w:hint="eastAsia"/>
        </w:rPr>
        <w:t>本小组在怀化市老年大学进行调研</w:t>
      </w:r>
      <w:r>
        <w:rPr>
          <w:rFonts w:hint="eastAsia"/>
        </w:rPr>
        <w:t xml:space="preserve">        </w:t>
      </w:r>
      <w:r>
        <w:rPr>
          <w:rFonts w:hint="eastAsia"/>
        </w:rPr>
        <w:t>图</w:t>
      </w:r>
      <w:r>
        <w:rPr>
          <w:rFonts w:hint="eastAsia"/>
        </w:rPr>
        <w:t>2</w:t>
      </w:r>
      <w:r>
        <w:rPr>
          <w:rFonts w:hint="eastAsia"/>
        </w:rPr>
        <w:t>本小组在怀化市华辉养老中心进行调研</w:t>
      </w:r>
    </w:p>
    <w:p w14:paraId="0D71F51A" w14:textId="3CE10E45" w:rsidR="00884FDB" w:rsidRDefault="00902EDC">
      <w:pPr>
        <w:rPr>
          <w:ins w:id="2677" w:author="mico1999@foxmail.com" w:date="2021-03-23T02:27:00Z"/>
        </w:rPr>
      </w:pPr>
      <w:r>
        <w:rPr>
          <w:noProof/>
        </w:rPr>
        <w:drawing>
          <wp:anchor distT="0" distB="0" distL="114300" distR="114300" simplePos="0" relativeHeight="251679744" behindDoc="0" locked="0" layoutInCell="1" allowOverlap="1" wp14:anchorId="6E4263AD" wp14:editId="03F6DB70">
            <wp:simplePos x="0" y="0"/>
            <wp:positionH relativeFrom="column">
              <wp:posOffset>3162300</wp:posOffset>
            </wp:positionH>
            <wp:positionV relativeFrom="paragraph">
              <wp:posOffset>33020</wp:posOffset>
            </wp:positionV>
            <wp:extent cx="2686685" cy="3724275"/>
            <wp:effectExtent l="0" t="0" r="18415" b="9525"/>
            <wp:wrapNone/>
            <wp:docPr id="45" name="图片 45" descr="IMG_PITU_20190511_14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PITU_20190511_141944"/>
                    <pic:cNvPicPr>
                      <a:picLocks noChangeAspect="1"/>
                    </pic:cNvPicPr>
                  </pic:nvPicPr>
                  <pic:blipFill>
                    <a:blip r:embed="rId55"/>
                    <a:stretch>
                      <a:fillRect/>
                    </a:stretch>
                  </pic:blipFill>
                  <pic:spPr>
                    <a:xfrm>
                      <a:off x="0" y="0"/>
                      <a:ext cx="2686685" cy="37242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304D0745" wp14:editId="161CA2A8">
                <wp:simplePos x="0" y="0"/>
                <wp:positionH relativeFrom="column">
                  <wp:posOffset>3128010</wp:posOffset>
                </wp:positionH>
                <wp:positionV relativeFrom="paragraph">
                  <wp:posOffset>4022725</wp:posOffset>
                </wp:positionV>
                <wp:extent cx="3019425" cy="342900"/>
                <wp:effectExtent l="0" t="0" r="9525" b="0"/>
                <wp:wrapNone/>
                <wp:docPr id="48" name="文本框 48"/>
                <wp:cNvGraphicFramePr/>
                <a:graphic xmlns:a="http://schemas.openxmlformats.org/drawingml/2006/main">
                  <a:graphicData uri="http://schemas.microsoft.com/office/word/2010/wordprocessingShape">
                    <wps:wsp>
                      <wps:cNvSpPr txBox="1"/>
                      <wps:spPr>
                        <a:xfrm>
                          <a:off x="4271010" y="8212455"/>
                          <a:ext cx="3019425" cy="342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A6CCF4B" w14:textId="77777777" w:rsidR="00B118D3" w:rsidRDefault="00B118D3">
                            <w:r>
                              <w:rPr>
                                <w:rFonts w:hint="eastAsia"/>
                              </w:rPr>
                              <w:t>图</w:t>
                            </w:r>
                            <w:r>
                              <w:rPr>
                                <w:rFonts w:hint="eastAsia"/>
                              </w:rPr>
                              <w:t>4</w:t>
                            </w:r>
                            <w:r>
                              <w:rPr>
                                <w:rFonts w:hint="eastAsia"/>
                              </w:rPr>
                              <w:t>本小组在怀化市社区调研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4D0745" id="文本框 48" o:spid="_x0000_s1030" type="#_x0000_t202" style="position:absolute;left:0;text-align:left;margin-left:246.3pt;margin-top:316.75pt;width:237.75pt;height:2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" fillcolor="white [3201]" stroked="f" strokeweight=".5pt">
                <v:textbox>
                  <w:txbxContent>
                    <w:p w14:paraId="7A6CCF4B" w14:textId="77777777" w:rsidR="00B118D3" w:rsidRDefault="00B118D3">
                      <w:r>
                        <w:rPr>
                          <w:rFonts w:hint="eastAsia"/>
                        </w:rPr>
                        <w:t>图</w:t>
                      </w:r>
                      <w:r>
                        <w:rPr>
                          <w:rFonts w:hint="eastAsia"/>
                        </w:rPr>
                        <w:t>4</w:t>
                      </w:r>
                      <w:r>
                        <w:rPr>
                          <w:rFonts w:hint="eastAsia"/>
                        </w:rPr>
                        <w:t>本小组在怀化市社区调研</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398D089" wp14:editId="7884F8E0">
                <wp:simplePos x="0" y="0"/>
                <wp:positionH relativeFrom="column">
                  <wp:posOffset>99060</wp:posOffset>
                </wp:positionH>
                <wp:positionV relativeFrom="paragraph">
                  <wp:posOffset>3965575</wp:posOffset>
                </wp:positionV>
                <wp:extent cx="2790825" cy="332740"/>
                <wp:effectExtent l="0" t="0" r="9525" b="10160"/>
                <wp:wrapNone/>
                <wp:docPr id="47" name="文本框 47"/>
                <wp:cNvGraphicFramePr/>
                <a:graphic xmlns:a="http://schemas.openxmlformats.org/drawingml/2006/main">
                  <a:graphicData uri="http://schemas.microsoft.com/office/word/2010/wordprocessingShape">
                    <wps:wsp>
                      <wps:cNvSpPr txBox="1"/>
                      <wps:spPr>
                        <a:xfrm>
                          <a:off x="1242060" y="8145780"/>
                          <a:ext cx="2790825" cy="3327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E4A9F68" w14:textId="77777777" w:rsidR="00B118D3" w:rsidRDefault="00B118D3">
                            <w:r>
                              <w:rPr>
                                <w:rFonts w:hint="eastAsia"/>
                              </w:rPr>
                              <w:t>图</w:t>
                            </w:r>
                            <w:r>
                              <w:rPr>
                                <w:rFonts w:hint="eastAsia"/>
                              </w:rPr>
                              <w:t>3</w:t>
                            </w:r>
                            <w:r>
                              <w:rPr>
                                <w:rFonts w:hint="eastAsia"/>
                              </w:rPr>
                              <w:t>本小组在发放调查问卷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98D089" id="文本框 47" o:spid="_x0000_s1031" type="#_x0000_t202" style="position:absolute;left:0;text-align:left;margin-left:7.8pt;margin-top:312.25pt;width:219.75pt;height:26.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" fillcolor="white [3201]" stroked="f" strokeweight=".5pt">
                <v:textbox>
                  <w:txbxContent>
                    <w:p w14:paraId="6E4A9F68" w14:textId="77777777" w:rsidR="00B118D3" w:rsidRDefault="00B118D3">
                      <w:r>
                        <w:rPr>
                          <w:rFonts w:hint="eastAsia"/>
                        </w:rPr>
                        <w:t>图</w:t>
                      </w:r>
                      <w:r>
                        <w:rPr>
                          <w:rFonts w:hint="eastAsia"/>
                        </w:rPr>
                        <w:t>3</w:t>
                      </w:r>
                      <w:r>
                        <w:rPr>
                          <w:rFonts w:hint="eastAsia"/>
                        </w:rPr>
                        <w:t>本小组在发放调查问卷</w:t>
                      </w:r>
                    </w:p>
                  </w:txbxContent>
                </v:textbox>
              </v:shape>
            </w:pict>
          </mc:Fallback>
        </mc:AlternateContent>
      </w:r>
      <w:r>
        <w:rPr>
          <w:noProof/>
        </w:rPr>
        <w:drawing>
          <wp:inline distT="0" distB="0" distL="114300" distR="114300" wp14:anchorId="204C92CD" wp14:editId="34A88BD4">
            <wp:extent cx="2566670" cy="3663315"/>
            <wp:effectExtent l="0" t="0" r="5080" b="13335"/>
            <wp:docPr id="46" name="图片 46" descr="IMG_PITU_20190511_14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PITU_20190511_142556"/>
                    <pic:cNvPicPr>
                      <a:picLocks noChangeAspect="1"/>
                    </pic:cNvPicPr>
                  </pic:nvPicPr>
                  <pic:blipFill>
                    <a:blip r:embed="rId56"/>
                    <a:stretch>
                      <a:fillRect/>
                    </a:stretch>
                  </pic:blipFill>
                  <pic:spPr>
                    <a:xfrm>
                      <a:off x="0" y="0"/>
                      <a:ext cx="2566670" cy="3663315"/>
                    </a:xfrm>
                    <a:prstGeom prst="rect">
                      <a:avLst/>
                    </a:prstGeom>
                  </pic:spPr>
                </pic:pic>
              </a:graphicData>
            </a:graphic>
          </wp:inline>
        </w:drawing>
      </w:r>
    </w:p>
    <w:p w14:paraId="22262F14" w14:textId="59B9D05F" w:rsidR="00071671" w:rsidRDefault="00071671">
      <w:pPr>
        <w:rPr>
          <w:ins w:id="2678" w:author="mico1999@foxmail.com" w:date="2021-03-23T02:27:00Z"/>
        </w:rPr>
      </w:pPr>
    </w:p>
    <w:p w14:paraId="487BA66D" w14:textId="4AAC7C3D" w:rsidR="00071671" w:rsidRDefault="00071671">
      <w:pPr>
        <w:rPr>
          <w:ins w:id="2679" w:author="mico1999@foxmail.com" w:date="2021-03-23T02:27:00Z"/>
        </w:rPr>
      </w:pPr>
    </w:p>
    <w:p w14:paraId="5627056D" w14:textId="32081B90" w:rsidR="00071671" w:rsidRDefault="00071671">
      <w:pPr>
        <w:rPr>
          <w:ins w:id="2680" w:author="mico1999@foxmail.com" w:date="2021-03-23T02:27:00Z"/>
        </w:rPr>
      </w:pPr>
    </w:p>
    <w:p w14:paraId="7C162B8A" w14:textId="7991513A" w:rsidR="00071671" w:rsidRDefault="00071671">
      <w:pPr>
        <w:rPr>
          <w:ins w:id="2681" w:author="mico1999@foxmail.com" w:date="2021-03-23T02:27:00Z"/>
        </w:rPr>
      </w:pPr>
    </w:p>
    <w:p w14:paraId="56E62743" w14:textId="3BFD291F" w:rsidR="00071671" w:rsidRDefault="005F1D66">
      <w:pPr>
        <w:rPr>
          <w:ins w:id="2682" w:author="mico1999@foxmail.com" w:date="2021-03-23T02:28:00Z"/>
        </w:rPr>
      </w:pPr>
      <w:ins w:id="2683" w:author="mico1999@foxmail.com" w:date="2021-03-23T02:28:00Z">
        <w:r>
          <w:rPr>
            <w:rFonts w:hint="eastAsia"/>
          </w:rPr>
          <w:t>姓名</w:t>
        </w:r>
        <w:r w:rsidR="00071671">
          <w:rPr>
            <w:rFonts w:hint="eastAsia"/>
          </w:rPr>
          <w:t>：刘明超</w:t>
        </w:r>
      </w:ins>
    </w:p>
    <w:p w14:paraId="44065AE9" w14:textId="0394F85B" w:rsidR="00071671" w:rsidRDefault="00071671">
      <w:ins w:id="2684" w:author="mico1999@foxmail.com" w:date="2021-03-23T02:28:00Z">
        <w:r>
          <w:rPr>
            <w:rFonts w:hint="eastAsia"/>
          </w:rPr>
          <w:t>邮箱地址：</w:t>
        </w:r>
        <w:r>
          <w:rPr>
            <w:rFonts w:hint="eastAsia"/>
          </w:rPr>
          <w:t>m</w:t>
        </w:r>
        <w:r>
          <w:t>ico1999@foxmail.com</w:t>
        </w:r>
      </w:ins>
    </w:p>
    <w:sectPr w:rsidR="000716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77" w:author="Administrator" w:date="2021-03-23T01:21:00Z" w:initials="A">
    <w:p w14:paraId="33830B0A" w14:textId="5B9782AB" w:rsidR="00B118D3" w:rsidRDefault="00B118D3">
      <w:pPr>
        <w:pStyle w:val="ab"/>
        <w:ind w:firstLine="420"/>
      </w:pPr>
      <w:r>
        <w:rPr>
          <w:rStyle w:val="aa"/>
        </w:rPr>
        <w:annotationRef/>
      </w:r>
      <w:r>
        <w:rPr>
          <w:rFonts w:hint="eastAsia"/>
        </w:rPr>
        <w:t>需求分析包括行业分析、用户需求分析、竞争分析。</w:t>
      </w:r>
    </w:p>
  </w:comment>
  <w:comment w:id="804" w:author="Administrator" w:date="2021-03-23T01:05:00Z" w:initials="A">
    <w:p w14:paraId="27F260BA" w14:textId="04EFE47F" w:rsidR="00B118D3" w:rsidRPr="00D35B01" w:rsidRDefault="00B118D3" w:rsidP="00D35B01">
      <w:pPr>
        <w:ind w:firstLine="420"/>
      </w:pPr>
      <w:r>
        <w:rPr>
          <w:rStyle w:val="aa"/>
        </w:rPr>
        <w:annotationRef/>
      </w:r>
      <w:r>
        <w:rPr>
          <w:rFonts w:hint="eastAsia"/>
        </w:rPr>
        <w:t>用户需求分析包括：老人健身锻炼需求，生活照料需求，医疗保健需求，休闲娱乐需求，志愿服务需求，同伴交流需求。</w:t>
      </w:r>
    </w:p>
  </w:comment>
  <w:comment w:id="826" w:author="Administrator" w:date="2021-03-23T01:08:00Z" w:initials="A">
    <w:p w14:paraId="021D9AB5" w14:textId="145668FF" w:rsidR="00B118D3" w:rsidRDefault="00B118D3">
      <w:pPr>
        <w:pStyle w:val="ab"/>
        <w:ind w:firstLine="420"/>
      </w:pPr>
      <w:r>
        <w:rPr>
          <w:rStyle w:val="aa"/>
        </w:rPr>
        <w:annotationRef/>
      </w:r>
      <w:r>
        <w:rPr>
          <w:rFonts w:hint="eastAsia"/>
        </w:rPr>
        <w:t>竞争分析包括：公司周边同类型的互助式养老平台分析、线下养老机构分析、线</w:t>
      </w:r>
      <w:proofErr w:type="gramStart"/>
      <w:r>
        <w:rPr>
          <w:rFonts w:hint="eastAsia"/>
        </w:rPr>
        <w:t>上竞品分析</w:t>
      </w:r>
      <w:proofErr w:type="gramEnd"/>
      <w:r>
        <w:rPr>
          <w:rFonts w:hint="eastAsia"/>
        </w:rPr>
        <w:t>。</w:t>
      </w:r>
    </w:p>
  </w:comment>
  <w:comment w:id="846" w:author="Administrator" w:date="2021-03-23T01:10:00Z" w:initials="A">
    <w:p w14:paraId="5206BF86" w14:textId="0D9B9382" w:rsidR="00B118D3" w:rsidRPr="00D35B01" w:rsidRDefault="00B118D3" w:rsidP="00D35B01">
      <w:pPr>
        <w:ind w:firstLine="420"/>
      </w:pPr>
      <w:r>
        <w:rPr>
          <w:rStyle w:val="aa"/>
        </w:rPr>
        <w:annotationRef/>
      </w:r>
      <w:r>
        <w:rPr>
          <w:rFonts w:hint="eastAsia"/>
        </w:rPr>
        <w:t>SWOT</w:t>
      </w:r>
      <w:r>
        <w:rPr>
          <w:rFonts w:hint="eastAsia"/>
        </w:rPr>
        <w:t>分析包括：</w:t>
      </w:r>
      <w:r>
        <w:rPr>
          <w:rFonts w:hint="eastAsia"/>
        </w:rPr>
        <w:t>S</w:t>
      </w:r>
      <w:r>
        <w:rPr>
          <w:rFonts w:hint="eastAsia"/>
        </w:rPr>
        <w:t>（内部优势）、</w:t>
      </w:r>
      <w:r>
        <w:rPr>
          <w:rFonts w:hint="eastAsia"/>
        </w:rPr>
        <w:t>W</w:t>
      </w:r>
      <w:r>
        <w:rPr>
          <w:rFonts w:hint="eastAsia"/>
        </w:rPr>
        <w:t>（内部劣势）、</w:t>
      </w:r>
      <w:r>
        <w:rPr>
          <w:rFonts w:hint="eastAsia"/>
        </w:rPr>
        <w:t>O</w:t>
      </w:r>
      <w:r>
        <w:rPr>
          <w:rFonts w:hint="eastAsia"/>
        </w:rPr>
        <w:t>（外部机会）、</w:t>
      </w:r>
      <w:r>
        <w:rPr>
          <w:rFonts w:hint="eastAsia"/>
        </w:rPr>
        <w:t>T</w:t>
      </w:r>
      <w:r>
        <w:rPr>
          <w:rFonts w:hint="eastAsia"/>
        </w:rPr>
        <w:t>（外部威胁</w:t>
      </w:r>
      <w:r>
        <w:rPr>
          <w:rFonts w:hint="eastAsia"/>
        </w:rPr>
        <w:t>)</w:t>
      </w:r>
      <w:r>
        <w:rPr>
          <w:rFonts w:hint="eastAsia"/>
        </w:rPr>
        <w:t>，是基于内外部竞争环境和竞争条件下的态势分析，格式化的分析方法。</w:t>
      </w:r>
    </w:p>
  </w:comment>
  <w:comment w:id="870" w:author="Administrator" w:date="2021-03-23T01:13:00Z" w:initials="A">
    <w:p w14:paraId="24769268" w14:textId="26538AB3" w:rsidR="00B118D3" w:rsidRDefault="00B118D3">
      <w:pPr>
        <w:pStyle w:val="ab"/>
        <w:ind w:firstLine="420"/>
      </w:pPr>
      <w:r>
        <w:rPr>
          <w:rStyle w:val="aa"/>
        </w:rPr>
        <w:annotationRef/>
      </w:r>
      <w:r>
        <w:rPr>
          <w:rFonts w:hint="eastAsia"/>
        </w:rPr>
        <w:t>A</w:t>
      </w:r>
      <w:r>
        <w:t>PP</w:t>
      </w:r>
      <w:r>
        <w:rPr>
          <w:rFonts w:hint="eastAsia"/>
        </w:rPr>
        <w:t>概况包括用户群体、</w:t>
      </w:r>
      <w:r>
        <w:rPr>
          <w:rFonts w:hint="eastAsia"/>
        </w:rPr>
        <w:t>L</w:t>
      </w:r>
      <w:r>
        <w:t>OGO</w:t>
      </w:r>
      <w:r>
        <w:rPr>
          <w:rFonts w:hint="eastAsia"/>
        </w:rPr>
        <w:t>和标语、功能介绍（包括简陋的当时是用画图工具做的原型图）、成本估算。</w:t>
      </w:r>
    </w:p>
  </w:comment>
  <w:comment w:id="928" w:author="Administrator" w:date="2021-03-23T01:16:00Z" w:initials="A">
    <w:p w14:paraId="0ABE24D1" w14:textId="621502D2" w:rsidR="00B118D3" w:rsidRDefault="00B118D3">
      <w:pPr>
        <w:pStyle w:val="ab"/>
        <w:ind w:firstLine="420"/>
      </w:pPr>
      <w:r>
        <w:rPr>
          <w:rStyle w:val="aa"/>
        </w:rPr>
        <w:annotationRef/>
      </w:r>
      <w:r>
        <w:rPr>
          <w:rFonts w:hint="eastAsia"/>
        </w:rPr>
        <w:t>运营推广包括资源对接、基础上线和线上线下的推广模式以及推广成本预算。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830B0A" w15:done="0"/>
  <w15:commentEx w15:paraId="27F260BA" w15:done="0"/>
  <w15:commentEx w15:paraId="021D9AB5" w15:done="0"/>
  <w15:commentEx w15:paraId="5206BF86" w15:done="0"/>
  <w15:commentEx w15:paraId="24769268" w15:done="0"/>
  <w15:commentEx w15:paraId="0ABE24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3C118" w16cex:dateUtc="2021-03-22T17:21:00Z"/>
  <w16cex:commentExtensible w16cex:durableId="2403BD69" w16cex:dateUtc="2021-03-22T17:05:00Z"/>
  <w16cex:commentExtensible w16cex:durableId="2403BE1A" w16cex:dateUtc="2021-03-22T17:08:00Z"/>
  <w16cex:commentExtensible w16cex:durableId="2403BE86" w16cex:dateUtc="2021-03-22T17:10:00Z"/>
  <w16cex:commentExtensible w16cex:durableId="2403BF56" w16cex:dateUtc="2021-03-22T17:13:00Z"/>
  <w16cex:commentExtensible w16cex:durableId="2403BFD4" w16cex:dateUtc="2021-03-22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830B0A" w16cid:durableId="2403C118"/>
  <w16cid:commentId w16cid:paraId="27F260BA" w16cid:durableId="2403BD69"/>
  <w16cid:commentId w16cid:paraId="021D9AB5" w16cid:durableId="2403BE1A"/>
  <w16cid:commentId w16cid:paraId="5206BF86" w16cid:durableId="2403BE86"/>
  <w16cid:commentId w16cid:paraId="24769268" w16cid:durableId="2403BF56"/>
  <w16cid:commentId w16cid:paraId="0ABE24D1" w16cid:durableId="2403BF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B8790" w14:textId="77777777" w:rsidR="008318BA" w:rsidRDefault="008318BA" w:rsidP="00117605">
      <w:r>
        <w:separator/>
      </w:r>
    </w:p>
  </w:endnote>
  <w:endnote w:type="continuationSeparator" w:id="0">
    <w:p w14:paraId="0E1E8E1F" w14:textId="77777777" w:rsidR="008318BA" w:rsidRDefault="008318BA" w:rsidP="00117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2F0B0" w14:textId="77777777" w:rsidR="00117605" w:rsidRDefault="00117605">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E1085" w14:textId="77777777" w:rsidR="00117605" w:rsidRDefault="00117605">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667FD" w14:textId="77777777" w:rsidR="00117605" w:rsidRDefault="00117605">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C99ED" w14:textId="77777777" w:rsidR="008318BA" w:rsidRDefault="008318BA" w:rsidP="00117605">
      <w:r>
        <w:separator/>
      </w:r>
    </w:p>
  </w:footnote>
  <w:footnote w:type="continuationSeparator" w:id="0">
    <w:p w14:paraId="3AEFB911" w14:textId="77777777" w:rsidR="008318BA" w:rsidRDefault="008318BA" w:rsidP="001176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27ABB" w14:textId="77777777" w:rsidR="00117605" w:rsidRDefault="00117605">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70431" w14:textId="77777777" w:rsidR="00117605" w:rsidRDefault="00117605">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711D0" w14:textId="77777777" w:rsidR="00117605" w:rsidRDefault="00117605">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3B3C2B"/>
    <w:multiLevelType w:val="hybridMultilevel"/>
    <w:tmpl w:val="3104F504"/>
    <w:lvl w:ilvl="0" w:tplc="96887036">
      <w:start w:val="1"/>
      <w:numFmt w:val="japaneseCounting"/>
      <w:lvlText w:val="%1、"/>
      <w:lvlJc w:val="left"/>
      <w:pPr>
        <w:ind w:left="552" w:hanging="5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o1999@foxmail.com">
    <w15:presenceInfo w15:providerId="None" w15:userId="mico1999@foxmail.com"/>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proofState w:spelling="clean" w:grammar="clean"/>
  <w:trackRevision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4E90D9E"/>
    <w:rsid w:val="00025C4A"/>
    <w:rsid w:val="00045E9B"/>
    <w:rsid w:val="00071671"/>
    <w:rsid w:val="00073E84"/>
    <w:rsid w:val="000958B1"/>
    <w:rsid w:val="000A4182"/>
    <w:rsid w:val="00117605"/>
    <w:rsid w:val="001370D7"/>
    <w:rsid w:val="00142F55"/>
    <w:rsid w:val="001E2AC1"/>
    <w:rsid w:val="001E338A"/>
    <w:rsid w:val="002473B5"/>
    <w:rsid w:val="00275207"/>
    <w:rsid w:val="0027550E"/>
    <w:rsid w:val="002D78A2"/>
    <w:rsid w:val="003039B0"/>
    <w:rsid w:val="00346E16"/>
    <w:rsid w:val="00372621"/>
    <w:rsid w:val="00373263"/>
    <w:rsid w:val="003A7C81"/>
    <w:rsid w:val="00494273"/>
    <w:rsid w:val="004C14B0"/>
    <w:rsid w:val="004E623A"/>
    <w:rsid w:val="004F7A4E"/>
    <w:rsid w:val="005042C9"/>
    <w:rsid w:val="00526DAD"/>
    <w:rsid w:val="00545762"/>
    <w:rsid w:val="00591D47"/>
    <w:rsid w:val="005F1D66"/>
    <w:rsid w:val="006207B9"/>
    <w:rsid w:val="00630503"/>
    <w:rsid w:val="006608F2"/>
    <w:rsid w:val="00661AFF"/>
    <w:rsid w:val="00687C0D"/>
    <w:rsid w:val="006D67AB"/>
    <w:rsid w:val="008318BA"/>
    <w:rsid w:val="00884FDB"/>
    <w:rsid w:val="008A7219"/>
    <w:rsid w:val="008B157B"/>
    <w:rsid w:val="00902EDC"/>
    <w:rsid w:val="00941137"/>
    <w:rsid w:val="00952415"/>
    <w:rsid w:val="00965C58"/>
    <w:rsid w:val="00973F0C"/>
    <w:rsid w:val="009A5E42"/>
    <w:rsid w:val="00A56D28"/>
    <w:rsid w:val="00A65957"/>
    <w:rsid w:val="00A72B3F"/>
    <w:rsid w:val="00AA6B7C"/>
    <w:rsid w:val="00AB7EE4"/>
    <w:rsid w:val="00AF28CD"/>
    <w:rsid w:val="00B118D3"/>
    <w:rsid w:val="00B64990"/>
    <w:rsid w:val="00B81148"/>
    <w:rsid w:val="00C04A15"/>
    <w:rsid w:val="00C10E24"/>
    <w:rsid w:val="00C30964"/>
    <w:rsid w:val="00C47BD8"/>
    <w:rsid w:val="00C8488A"/>
    <w:rsid w:val="00CB47AA"/>
    <w:rsid w:val="00CB70FA"/>
    <w:rsid w:val="00CE0A8D"/>
    <w:rsid w:val="00D35708"/>
    <w:rsid w:val="00D35B01"/>
    <w:rsid w:val="00D91C53"/>
    <w:rsid w:val="00DA1AB0"/>
    <w:rsid w:val="00DC5792"/>
    <w:rsid w:val="00E022C2"/>
    <w:rsid w:val="00E22C0B"/>
    <w:rsid w:val="00E31101"/>
    <w:rsid w:val="00E41830"/>
    <w:rsid w:val="00ED1353"/>
    <w:rsid w:val="00F35AD5"/>
    <w:rsid w:val="00F5387F"/>
    <w:rsid w:val="00F7700B"/>
    <w:rsid w:val="00FD6833"/>
    <w:rsid w:val="01753070"/>
    <w:rsid w:val="0F6129D9"/>
    <w:rsid w:val="11882389"/>
    <w:rsid w:val="14E90D9E"/>
    <w:rsid w:val="252156E4"/>
    <w:rsid w:val="35022D29"/>
    <w:rsid w:val="39FB283D"/>
    <w:rsid w:val="3D110915"/>
    <w:rsid w:val="406F1E9E"/>
    <w:rsid w:val="4E402DDA"/>
    <w:rsid w:val="519A7076"/>
    <w:rsid w:val="6A0E5A71"/>
    <w:rsid w:val="73C76CF2"/>
    <w:rsid w:val="7E27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1C26A25"/>
  <w15:docId w15:val="{B2DC842B-0550-462D-B2A1-0D7D57CB5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480"/>
      <w:jc w:val="both"/>
    </w:pPr>
    <w:rPr>
      <w:rFonts w:ascii="Times New Roman" w:eastAsia="宋体" w:hAnsi="Times New Roman"/>
      <w:kern w:val="2"/>
      <w:sz w:val="24"/>
      <w:szCs w:val="22"/>
    </w:rPr>
  </w:style>
  <w:style w:type="paragraph" w:styleId="1">
    <w:name w:val="heading 1"/>
    <w:basedOn w:val="a"/>
    <w:next w:val="a"/>
    <w:qFormat/>
    <w:pPr>
      <w:keepNext/>
      <w:keepLines/>
      <w:spacing w:line="579" w:lineRule="auto"/>
      <w:outlineLvl w:val="0"/>
    </w:pPr>
    <w:rPr>
      <w:b/>
      <w:kern w:val="44"/>
      <w:sz w:val="44"/>
    </w:rPr>
  </w:style>
  <w:style w:type="paragraph" w:styleId="2">
    <w:name w:val="heading 2"/>
    <w:basedOn w:val="a"/>
    <w:next w:val="a"/>
    <w:unhideWhenUsed/>
    <w:qFormat/>
    <w:pPr>
      <w:keepNext/>
      <w:keepLines/>
      <w:spacing w:before="10" w:after="10" w:line="360" w:lineRule="auto"/>
      <w:ind w:firstLineChars="0" w:firstLine="0"/>
      <w:outlineLvl w:val="1"/>
    </w:pPr>
    <w:rPr>
      <w:rFonts w:ascii="Arial" w:hAnsi="Arial"/>
      <w:sz w:val="28"/>
    </w:rPr>
  </w:style>
  <w:style w:type="paragraph" w:styleId="3">
    <w:name w:val="heading 3"/>
    <w:basedOn w:val="a"/>
    <w:next w:val="a"/>
    <w:unhideWhenUsed/>
    <w:qFormat/>
    <w:pPr>
      <w:keepNext/>
      <w:keepLines/>
      <w:spacing w:before="10" w:after="10" w:line="360" w:lineRule="auto"/>
      <w:ind w:firstLine="562"/>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Normal (Web)"/>
    <w:basedOn w:val="a"/>
    <w:uiPriority w:val="99"/>
    <w:unhideWhenUsed/>
    <w:qFormat/>
    <w:pPr>
      <w:widowControl/>
      <w:spacing w:before="100" w:beforeAutospacing="1" w:after="100" w:afterAutospacing="1"/>
      <w:jc w:val="left"/>
    </w:pPr>
    <w:rPr>
      <w:rFonts w:ascii="宋体" w:hAnsi="宋体" w:cs="宋体"/>
      <w:szCs w:val="24"/>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Pr>
      <w:b/>
      <w:bCs/>
    </w:rPr>
  </w:style>
  <w:style w:type="character" w:styleId="a7">
    <w:name w:val="Hyperlink"/>
    <w:basedOn w:val="a0"/>
    <w:uiPriority w:val="99"/>
    <w:qFormat/>
    <w:rPr>
      <w:color w:val="0000FF"/>
      <w:u w:val="single"/>
    </w:rPr>
  </w:style>
  <w:style w:type="paragraph" w:styleId="a8">
    <w:name w:val="List Paragraph"/>
    <w:basedOn w:val="a"/>
    <w:uiPriority w:val="34"/>
    <w:qFormat/>
    <w:pPr>
      <w:ind w:firstLine="420"/>
    </w:pPr>
  </w:style>
  <w:style w:type="paragraph" w:customStyle="1" w:styleId="WPSOffice1">
    <w:name w:val="WPSOffice手动目录 1"/>
    <w:qFormat/>
    <w:rPr>
      <w:rFonts w:ascii="Calibri" w:eastAsia="宋体" w:hAnsi="Calibri" w:cs="宋体"/>
    </w:rPr>
  </w:style>
  <w:style w:type="character" w:styleId="a9">
    <w:name w:val="Unresolved Mention"/>
    <w:basedOn w:val="a0"/>
    <w:uiPriority w:val="99"/>
    <w:semiHidden/>
    <w:unhideWhenUsed/>
    <w:rsid w:val="00902EDC"/>
    <w:rPr>
      <w:color w:val="605E5C"/>
      <w:shd w:val="clear" w:color="auto" w:fill="E1DFDD"/>
    </w:rPr>
  </w:style>
  <w:style w:type="paragraph" w:styleId="TOC">
    <w:name w:val="TOC Heading"/>
    <w:basedOn w:val="1"/>
    <w:next w:val="a"/>
    <w:uiPriority w:val="39"/>
    <w:unhideWhenUsed/>
    <w:qFormat/>
    <w:rsid w:val="00902EDC"/>
    <w:pPr>
      <w:widowControl/>
      <w:spacing w:before="240" w:line="259" w:lineRule="auto"/>
      <w:ind w:firstLineChars="0" w:firstLine="0"/>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a"/>
    <w:next w:val="a"/>
    <w:autoRedefine/>
    <w:uiPriority w:val="39"/>
    <w:rsid w:val="00902EDC"/>
  </w:style>
  <w:style w:type="character" w:styleId="aa">
    <w:name w:val="annotation reference"/>
    <w:basedOn w:val="a0"/>
    <w:rsid w:val="00DA1AB0"/>
    <w:rPr>
      <w:sz w:val="21"/>
      <w:szCs w:val="21"/>
    </w:rPr>
  </w:style>
  <w:style w:type="paragraph" w:styleId="ab">
    <w:name w:val="annotation text"/>
    <w:basedOn w:val="a"/>
    <w:link w:val="ac"/>
    <w:rsid w:val="00DA1AB0"/>
    <w:pPr>
      <w:jc w:val="left"/>
    </w:pPr>
  </w:style>
  <w:style w:type="character" w:customStyle="1" w:styleId="ac">
    <w:name w:val="批注文字 字符"/>
    <w:basedOn w:val="a0"/>
    <w:link w:val="ab"/>
    <w:rsid w:val="00DA1AB0"/>
    <w:rPr>
      <w:rFonts w:ascii="Times New Roman" w:eastAsia="宋体" w:hAnsi="Times New Roman"/>
      <w:kern w:val="2"/>
      <w:sz w:val="24"/>
      <w:szCs w:val="22"/>
    </w:rPr>
  </w:style>
  <w:style w:type="paragraph" w:styleId="ad">
    <w:name w:val="annotation subject"/>
    <w:basedOn w:val="ab"/>
    <w:next w:val="ab"/>
    <w:link w:val="ae"/>
    <w:rsid w:val="00DA1AB0"/>
    <w:rPr>
      <w:b/>
      <w:bCs/>
    </w:rPr>
  </w:style>
  <w:style w:type="character" w:customStyle="1" w:styleId="ae">
    <w:name w:val="批注主题 字符"/>
    <w:basedOn w:val="ac"/>
    <w:link w:val="ad"/>
    <w:rsid w:val="00DA1AB0"/>
    <w:rPr>
      <w:rFonts w:ascii="Times New Roman" w:eastAsia="宋体" w:hAnsi="Times New Roman"/>
      <w:b/>
      <w:bCs/>
      <w:kern w:val="2"/>
      <w:sz w:val="24"/>
      <w:szCs w:val="22"/>
    </w:rPr>
  </w:style>
  <w:style w:type="paragraph" w:styleId="TOC2">
    <w:name w:val="toc 2"/>
    <w:basedOn w:val="a"/>
    <w:next w:val="a"/>
    <w:autoRedefine/>
    <w:uiPriority w:val="39"/>
    <w:rsid w:val="00025C4A"/>
    <w:pPr>
      <w:ind w:leftChars="200" w:left="420"/>
    </w:pPr>
  </w:style>
  <w:style w:type="paragraph" w:styleId="TOC3">
    <w:name w:val="toc 3"/>
    <w:basedOn w:val="a"/>
    <w:next w:val="a"/>
    <w:autoRedefine/>
    <w:uiPriority w:val="39"/>
    <w:rsid w:val="00025C4A"/>
    <w:pPr>
      <w:ind w:leftChars="400" w:left="840"/>
    </w:pPr>
  </w:style>
  <w:style w:type="character" w:styleId="af">
    <w:name w:val="FollowedHyperlink"/>
    <w:basedOn w:val="a0"/>
    <w:rsid w:val="00DC5792"/>
    <w:rPr>
      <w:color w:val="954F72" w:themeColor="followedHyperlink"/>
      <w:u w:val="single"/>
    </w:rPr>
  </w:style>
  <w:style w:type="paragraph" w:styleId="af0">
    <w:name w:val="header"/>
    <w:basedOn w:val="a"/>
    <w:link w:val="af1"/>
    <w:rsid w:val="00117605"/>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117605"/>
    <w:rPr>
      <w:rFonts w:ascii="Times New Roman" w:eastAsia="宋体" w:hAnsi="Times New Roman"/>
      <w:kern w:val="2"/>
      <w:sz w:val="18"/>
      <w:szCs w:val="18"/>
    </w:rPr>
  </w:style>
  <w:style w:type="paragraph" w:styleId="af2">
    <w:name w:val="footer"/>
    <w:basedOn w:val="a"/>
    <w:link w:val="af3"/>
    <w:rsid w:val="00117605"/>
    <w:pPr>
      <w:tabs>
        <w:tab w:val="center" w:pos="4153"/>
        <w:tab w:val="right" w:pos="8306"/>
      </w:tabs>
      <w:snapToGrid w:val="0"/>
      <w:jc w:val="left"/>
    </w:pPr>
    <w:rPr>
      <w:sz w:val="18"/>
      <w:szCs w:val="18"/>
    </w:rPr>
  </w:style>
  <w:style w:type="character" w:customStyle="1" w:styleId="af3">
    <w:name w:val="页脚 字符"/>
    <w:basedOn w:val="a0"/>
    <w:link w:val="af2"/>
    <w:rsid w:val="00117605"/>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microsoft.com/office/2018/08/relationships/commentsExtensible" Target="commentsExtensible.xml"/><Relationship Id="rId39" Type="http://schemas.openxmlformats.org/officeDocument/2006/relationships/image" Target="media/image21.png"/><Relationship Id="rId21" Type="http://schemas.openxmlformats.org/officeDocument/2006/relationships/image" Target="media/image7.png"/><Relationship Id="rId34" Type="http://schemas.microsoft.com/office/2007/relationships/diagramDrawing" Target="diagrams/drawing1.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microsoft.com/office/2016/09/relationships/commentsIds" Target="commentsIds.xml"/><Relationship Id="rId33" Type="http://schemas.openxmlformats.org/officeDocument/2006/relationships/diagramColors" Target="diagrams/colors1.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diagramQuickStyle" Target="diagrams/quickStyle1.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diagramLayout" Target="diagrams/layout1.xml"/><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diagramData" Target="diagrams/data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diagrams/_rels/data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5" Type="http://schemas.openxmlformats.org/officeDocument/2006/relationships/image" Target="../media/image16.png"/><Relationship Id="rId4" Type="http://schemas.openxmlformats.org/officeDocument/2006/relationships/image" Target="../media/image1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5" Type="http://schemas.openxmlformats.org/officeDocument/2006/relationships/image" Target="../media/image16.png"/><Relationship Id="rId4"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0_2#1">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8C7DDB2A-2C32-4C20-A2B0-9BF664502C61}" type="doc">
      <dgm:prSet loTypeId="urn:microsoft.com/office/officeart/2005/8/layout/vList4" loCatId="list" qsTypeId="urn:microsoft.com/office/officeart/2005/8/quickstyle/simple3#1" qsCatId="simple" csTypeId="urn:microsoft.com/office/officeart/2005/8/colors/accent0_2#1" csCatId="mainScheme" phldr="1"/>
      <dgm:spPr/>
      <dgm:t>
        <a:bodyPr/>
        <a:lstStyle/>
        <a:p>
          <a:endParaRPr lang="zh-CN" altLang="en-US"/>
        </a:p>
      </dgm:t>
    </dgm:pt>
    <dgm:pt modelId="{39B1BF65-1572-4142-AF93-FC3CEE787C11}">
      <dgm:prSet phldrT="[文本]" custT="1"/>
      <dgm:spPr/>
      <dgm:t>
        <a:bodyPr/>
        <a:lstStyle/>
        <a:p>
          <a:r>
            <a:rPr lang="zh-CN" altLang="en-US" sz="900" b="0" i="0">
              <a:latin typeface="宋体" panose="02010600030101010101" charset="-122"/>
              <a:ea typeface="宋体" panose="02010600030101010101" charset="-122"/>
            </a:rPr>
            <a:t>泰康之家</a:t>
          </a:r>
          <a:r>
            <a:rPr lang="en-US" altLang="zh-CN" sz="900" b="0" i="0">
              <a:latin typeface="宋体" panose="02010600030101010101" charset="-122"/>
              <a:ea typeface="宋体" panose="02010600030101010101" charset="-122"/>
            </a:rPr>
            <a:t>(</a:t>
          </a:r>
          <a:r>
            <a:rPr lang="zh-CN" altLang="en-US" sz="900" b="0" i="0">
              <a:latin typeface="宋体" panose="02010600030101010101" charset="-122"/>
              <a:ea typeface="宋体" panose="02010600030101010101" charset="-122"/>
            </a:rPr>
            <a:t>北京</a:t>
          </a:r>
          <a:r>
            <a:rPr lang="en-US" altLang="zh-CN" sz="900" b="0" i="0">
              <a:latin typeface="宋体" panose="02010600030101010101" charset="-122"/>
              <a:ea typeface="宋体" panose="02010600030101010101" charset="-122"/>
            </a:rPr>
            <a:t>)</a:t>
          </a:r>
          <a:r>
            <a:rPr lang="zh-CN" altLang="en-US" sz="900" b="0" i="0">
              <a:latin typeface="宋体" panose="02010600030101010101" charset="-122"/>
              <a:ea typeface="宋体" panose="02010600030101010101" charset="-122"/>
            </a:rPr>
            <a:t>投资有限公司</a:t>
          </a:r>
          <a:endParaRPr lang="en-US" altLang="zh-CN" sz="900" b="0" i="0">
            <a:latin typeface="宋体" panose="02010600030101010101" charset="-122"/>
            <a:ea typeface="宋体" panose="02010600030101010101" charset="-122"/>
          </a:endParaRPr>
        </a:p>
        <a:p>
          <a:r>
            <a:rPr lang="zh-CN" sz="900" b="0">
              <a:latin typeface="宋体" panose="02010600030101010101" charset="-122"/>
              <a:ea typeface="宋体" panose="02010600030101010101" charset="-122"/>
            </a:rPr>
            <a:t>泰康保险集团旗下</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集养老</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医疗</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高品质墓园</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高端商业不动产领域于一体的医养产业卓越品牌</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专注养老康复实体的建设与运营</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泰康之家</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北京</a:t>
          </a:r>
          <a:r>
            <a:rPr lang="en-US" sz="900" b="0">
              <a:latin typeface="宋体" panose="02010600030101010101" charset="-122"/>
              <a:ea typeface="宋体" panose="02010600030101010101" charset="-122"/>
            </a:rPr>
            <a:t>)</a:t>
          </a:r>
          <a:r>
            <a:rPr lang="zh-CN" sz="900" b="0">
              <a:latin typeface="宋体" panose="02010600030101010101" charset="-122"/>
              <a:ea typeface="宋体" panose="02010600030101010101" charset="-122"/>
            </a:rPr>
            <a:t>投资有限公司</a:t>
          </a:r>
          <a:r>
            <a:rPr lang="en-US" sz="900" b="0">
              <a:latin typeface="宋体" panose="02010600030101010101" charset="-122"/>
              <a:ea typeface="宋体" panose="02010600030101010101" charset="-122"/>
            </a:rPr>
            <a:t>)</a:t>
          </a:r>
          <a:endParaRPr lang="zh-CN" altLang="en-US" sz="900" b="0">
            <a:latin typeface="宋体" panose="02010600030101010101" charset="-122"/>
            <a:ea typeface="宋体" panose="02010600030101010101" charset="-122"/>
          </a:endParaRPr>
        </a:p>
      </dgm:t>
    </dgm:pt>
    <dgm:pt modelId="{F24F8952-3A94-4C28-8D74-60A96C94425A}" type="parTrans" cxnId="{4E667A21-5BFE-4A90-90E6-D21EE0A0FACF}">
      <dgm:prSet/>
      <dgm:spPr/>
      <dgm:t>
        <a:bodyPr/>
        <a:lstStyle/>
        <a:p>
          <a:endParaRPr lang="zh-CN" altLang="en-US" sz="1600"/>
        </a:p>
      </dgm:t>
    </dgm:pt>
    <dgm:pt modelId="{58374900-F395-439F-9464-0B91D43671F2}" type="sibTrans" cxnId="{4E667A21-5BFE-4A90-90E6-D21EE0A0FACF}">
      <dgm:prSet/>
      <dgm:spPr/>
      <dgm:t>
        <a:bodyPr/>
        <a:lstStyle/>
        <a:p>
          <a:endParaRPr lang="zh-CN" altLang="en-US" sz="1600"/>
        </a:p>
      </dgm:t>
    </dgm:pt>
    <dgm:pt modelId="{7A2440A8-57F8-40DE-9BB6-D0C1DCE3068C}">
      <dgm:prSet phldrT="[文本]" custT="1"/>
      <dgm:spPr/>
      <dgm:t>
        <a:bodyPr/>
        <a:lstStyle/>
        <a:p>
          <a:r>
            <a:rPr lang="zh-CN" altLang="en-US" sz="900" b="0" i="0">
              <a:latin typeface="宋体" panose="02010600030101010101" charset="-122"/>
              <a:ea typeface="宋体" panose="02010600030101010101" charset="-122"/>
            </a:rPr>
            <a:t>亲和源集团有限公司</a:t>
          </a:r>
          <a:endParaRPr lang="en-US" altLang="zh-CN" sz="900" b="0" i="0">
            <a:latin typeface="宋体" panose="02010600030101010101" charset="-122"/>
            <a:ea typeface="宋体" panose="02010600030101010101" charset="-122"/>
          </a:endParaRPr>
        </a:p>
        <a:p>
          <a:r>
            <a:rPr lang="zh-CN" sz="900">
              <a:latin typeface="宋体" panose="02010600030101010101" charset="-122"/>
              <a:ea typeface="宋体" panose="02010600030101010101" charset="-122"/>
            </a:rPr>
            <a:t>以会员制为载体</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融居家养老</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社区养老和机构养老为一体的全新养老模式，从事高端养老住区投资</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开发</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建设</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运营及养老产业发展的社会企业</a:t>
          </a:r>
          <a:endParaRPr lang="zh-CN" altLang="en-US" sz="900">
            <a:latin typeface="宋体" panose="02010600030101010101" charset="-122"/>
            <a:ea typeface="宋体" panose="02010600030101010101" charset="-122"/>
          </a:endParaRPr>
        </a:p>
      </dgm:t>
    </dgm:pt>
    <dgm:pt modelId="{D71C232E-FE12-4315-819B-8DB645D3D55B}" type="parTrans" cxnId="{C1459C2F-9776-4428-98ED-22814AC6D618}">
      <dgm:prSet/>
      <dgm:spPr/>
      <dgm:t>
        <a:bodyPr/>
        <a:lstStyle/>
        <a:p>
          <a:endParaRPr lang="zh-CN" altLang="en-US" sz="1600"/>
        </a:p>
      </dgm:t>
    </dgm:pt>
    <dgm:pt modelId="{0B15CFD2-ACE1-4FE6-9A7B-AA63D56CE874}" type="sibTrans" cxnId="{C1459C2F-9776-4428-98ED-22814AC6D618}">
      <dgm:prSet/>
      <dgm:spPr/>
      <dgm:t>
        <a:bodyPr/>
        <a:lstStyle/>
        <a:p>
          <a:endParaRPr lang="zh-CN" altLang="en-US" sz="1600"/>
        </a:p>
      </dgm:t>
    </dgm:pt>
    <dgm:pt modelId="{E72B5E8E-73CD-4A44-9378-09D0814E4039}">
      <dgm:prSet phldrT="[文本]" custT="1"/>
      <dgm:spPr/>
      <dgm:t>
        <a:bodyPr/>
        <a:lstStyle/>
        <a:p>
          <a:r>
            <a:rPr lang="zh-CN" altLang="en-US" sz="900" b="0" i="0">
              <a:latin typeface="宋体" panose="02010600030101010101" charset="-122"/>
              <a:ea typeface="宋体" panose="02010600030101010101" charset="-122"/>
            </a:rPr>
            <a:t>上海凯健华展老年护理有限公司</a:t>
          </a:r>
          <a:endParaRPr lang="en-US" altLang="zh-CN" sz="900" b="0" i="0">
            <a:latin typeface="宋体" panose="02010600030101010101" charset="-122"/>
            <a:ea typeface="宋体" panose="02010600030101010101" charset="-122"/>
          </a:endParaRPr>
        </a:p>
        <a:p>
          <a:r>
            <a:rPr lang="zh-CN" sz="900">
              <a:latin typeface="宋体" panose="02010600030101010101" charset="-122"/>
              <a:ea typeface="宋体" panose="02010600030101010101" charset="-122"/>
            </a:rPr>
            <a:t>来自美国的高端养老品牌，由美国养老集团</a:t>
          </a:r>
          <a:r>
            <a:rPr lang="en-US" sz="900">
              <a:latin typeface="宋体" panose="02010600030101010101" charset="-122"/>
              <a:ea typeface="宋体" panose="02010600030101010101" charset="-122"/>
            </a:rPr>
            <a:t>Emeritu</a:t>
          </a:r>
          <a:r>
            <a:rPr lang="zh-CN" sz="900">
              <a:latin typeface="宋体" panose="02010600030101010101" charset="-122"/>
              <a:ea typeface="宋体" panose="02010600030101010101" charset="-122"/>
            </a:rPr>
            <a:t>及</a:t>
          </a:r>
          <a:r>
            <a:rPr lang="en-US" sz="900">
              <a:latin typeface="宋体" panose="02010600030101010101" charset="-122"/>
              <a:ea typeface="宋体" panose="02010600030101010101" charset="-122"/>
            </a:rPr>
            <a:t>CPM</a:t>
          </a:r>
          <a:r>
            <a:rPr lang="zh-CN" sz="900">
              <a:latin typeface="宋体" panose="02010600030101010101" charset="-122"/>
              <a:ea typeface="宋体" panose="02010600030101010101" charset="-122"/>
            </a:rPr>
            <a:t>共同创建，打造了适合中国老人的全新养老模式</a:t>
          </a:r>
          <a:endParaRPr lang="zh-CN" altLang="en-US" sz="900">
            <a:latin typeface="宋体" panose="02010600030101010101" charset="-122"/>
            <a:ea typeface="宋体" panose="02010600030101010101" charset="-122"/>
          </a:endParaRPr>
        </a:p>
      </dgm:t>
    </dgm:pt>
    <dgm:pt modelId="{15BE153F-7704-4402-B98B-677A27115A60}" type="parTrans" cxnId="{DFDDB862-E45F-4426-AEF0-EF8DC7AB381E}">
      <dgm:prSet/>
      <dgm:spPr/>
      <dgm:t>
        <a:bodyPr/>
        <a:lstStyle/>
        <a:p>
          <a:endParaRPr lang="zh-CN" altLang="en-US" sz="1600"/>
        </a:p>
      </dgm:t>
    </dgm:pt>
    <dgm:pt modelId="{5E427018-E838-41A5-B8E6-FB88A6FEC007}" type="sibTrans" cxnId="{DFDDB862-E45F-4426-AEF0-EF8DC7AB381E}">
      <dgm:prSet/>
      <dgm:spPr/>
      <dgm:t>
        <a:bodyPr/>
        <a:lstStyle/>
        <a:p>
          <a:endParaRPr lang="zh-CN" altLang="en-US" sz="1600"/>
        </a:p>
      </dgm:t>
    </dgm:pt>
    <dgm:pt modelId="{DBE7177A-0200-4183-9123-0118AEA5C6AB}">
      <dgm:prSet custT="1"/>
      <dgm:spPr/>
      <dgm:t>
        <a:bodyPr/>
        <a:lstStyle/>
        <a:p>
          <a:r>
            <a:rPr lang="zh-CN" altLang="en-US" sz="900" b="0" i="0">
              <a:latin typeface="宋体" panose="02010600030101010101" charset="-122"/>
              <a:ea typeface="宋体" panose="02010600030101010101" charset="-122"/>
            </a:rPr>
            <a:t>北京诚和敬投资有限责任公司</a:t>
          </a:r>
          <a:endParaRPr lang="en-US" altLang="zh-CN" sz="900" b="0" i="0">
            <a:latin typeface="宋体" panose="02010600030101010101" charset="-122"/>
            <a:ea typeface="宋体" panose="02010600030101010101" charset="-122"/>
          </a:endParaRPr>
        </a:p>
        <a:p>
          <a:r>
            <a:rPr lang="zh-CN" sz="900">
              <a:latin typeface="宋体" panose="02010600030101010101" charset="-122"/>
              <a:ea typeface="宋体" panose="02010600030101010101" charset="-122"/>
            </a:rPr>
            <a:t>成立于</a:t>
          </a:r>
          <a:r>
            <a:rPr lang="en-US" sz="900">
              <a:latin typeface="宋体" panose="02010600030101010101" charset="-122"/>
              <a:ea typeface="宋体" panose="02010600030101010101" charset="-122"/>
            </a:rPr>
            <a:t>2012</a:t>
          </a:r>
          <a:r>
            <a:rPr lang="zh-CN" sz="900">
              <a:latin typeface="宋体" panose="02010600030101010101" charset="-122"/>
              <a:ea typeface="宋体" panose="02010600030101010101" charset="-122"/>
            </a:rPr>
            <a:t>年，致力于发展老龄产业全方位建设的集团公司，为长者提供机构康复</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养老</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社区居家养老的专业运营服务</a:t>
          </a:r>
          <a:endParaRPr lang="zh-CN" altLang="en-US" sz="900">
            <a:latin typeface="宋体" panose="02010600030101010101" charset="-122"/>
            <a:ea typeface="宋体" panose="02010600030101010101" charset="-122"/>
          </a:endParaRPr>
        </a:p>
      </dgm:t>
    </dgm:pt>
    <dgm:pt modelId="{D1F557A6-4170-4F3F-A879-170F2682D1A2}" type="parTrans" cxnId="{505119BE-5631-4E52-8EEA-57F7BAEB529F}">
      <dgm:prSet/>
      <dgm:spPr/>
      <dgm:t>
        <a:bodyPr/>
        <a:lstStyle/>
        <a:p>
          <a:endParaRPr lang="zh-CN" altLang="en-US" sz="1600"/>
        </a:p>
      </dgm:t>
    </dgm:pt>
    <dgm:pt modelId="{0A066A4B-C155-4572-A601-9ADFF6819BF9}" type="sibTrans" cxnId="{505119BE-5631-4E52-8EEA-57F7BAEB529F}">
      <dgm:prSet/>
      <dgm:spPr/>
      <dgm:t>
        <a:bodyPr/>
        <a:lstStyle/>
        <a:p>
          <a:endParaRPr lang="zh-CN" altLang="en-US" sz="1600"/>
        </a:p>
      </dgm:t>
    </dgm:pt>
    <dgm:pt modelId="{34C44F1C-74E6-497C-9E33-4C0997C574A6}">
      <dgm:prSet custT="1"/>
      <dgm:spPr/>
      <dgm:t>
        <a:bodyPr/>
        <a:lstStyle/>
        <a:p>
          <a:r>
            <a:rPr lang="zh-CN" altLang="en-US" sz="900" b="0" i="0">
              <a:latin typeface="宋体" panose="02010600030101010101" charset="-122"/>
              <a:ea typeface="宋体" panose="02010600030101010101" charset="-122"/>
            </a:rPr>
            <a:t>北京诚和敬投资有限责任公司</a:t>
          </a:r>
          <a:endParaRPr lang="en-US" altLang="zh-CN" sz="900" b="0" i="0">
            <a:latin typeface="宋体" panose="02010600030101010101" charset="-122"/>
            <a:ea typeface="宋体" panose="02010600030101010101" charset="-122"/>
          </a:endParaRPr>
        </a:p>
        <a:p>
          <a:r>
            <a:rPr lang="zh-CN" sz="900">
              <a:latin typeface="宋体" panose="02010600030101010101" charset="-122"/>
              <a:ea typeface="宋体" panose="02010600030101010101" charset="-122"/>
            </a:rPr>
            <a:t>成立于</a:t>
          </a:r>
          <a:r>
            <a:rPr lang="en-US" sz="900">
              <a:latin typeface="宋体" panose="02010600030101010101" charset="-122"/>
              <a:ea typeface="宋体" panose="02010600030101010101" charset="-122"/>
            </a:rPr>
            <a:t>2007</a:t>
          </a:r>
          <a:r>
            <a:rPr lang="zh-CN" sz="900">
              <a:latin typeface="宋体" panose="02010600030101010101" charset="-122"/>
              <a:ea typeface="宋体" panose="02010600030101010101" charset="-122"/>
            </a:rPr>
            <a:t>年，乐成集团旗下，主营业务是投资</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建设</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运营连锁型养老服务设施，为老年人提供高品质照护和生活服务</a:t>
          </a:r>
          <a:r>
            <a:rPr lang="en-US" sz="900">
              <a:latin typeface="宋体" panose="02010600030101010101" charset="-122"/>
              <a:ea typeface="宋体" panose="02010600030101010101" charset="-122"/>
            </a:rPr>
            <a:t>,</a:t>
          </a:r>
          <a:r>
            <a:rPr lang="zh-CN" sz="900">
              <a:latin typeface="宋体" panose="02010600030101010101" charset="-122"/>
              <a:ea typeface="宋体" panose="02010600030101010101" charset="-122"/>
            </a:rPr>
            <a:t>养老行业的知名专业服务提供商</a:t>
          </a:r>
          <a:endParaRPr lang="zh-CN" altLang="en-US" sz="900">
            <a:latin typeface="宋体" panose="02010600030101010101" charset="-122"/>
            <a:ea typeface="宋体" panose="02010600030101010101" charset="-122"/>
          </a:endParaRPr>
        </a:p>
      </dgm:t>
    </dgm:pt>
    <dgm:pt modelId="{3305F1A8-948E-4AAD-A91E-F8EF39571A96}" type="parTrans" cxnId="{BD2B33FC-F63E-4C18-B213-A49266E0B1DD}">
      <dgm:prSet/>
      <dgm:spPr/>
      <dgm:t>
        <a:bodyPr/>
        <a:lstStyle/>
        <a:p>
          <a:endParaRPr lang="zh-CN" altLang="en-US" sz="1600"/>
        </a:p>
      </dgm:t>
    </dgm:pt>
    <dgm:pt modelId="{42E69ADC-F53A-4240-B69C-27AE5F351CB8}" type="sibTrans" cxnId="{BD2B33FC-F63E-4C18-B213-A49266E0B1DD}">
      <dgm:prSet/>
      <dgm:spPr/>
      <dgm:t>
        <a:bodyPr/>
        <a:lstStyle/>
        <a:p>
          <a:endParaRPr lang="zh-CN" altLang="en-US" sz="1600"/>
        </a:p>
      </dgm:t>
    </dgm:pt>
    <dgm:pt modelId="{5E8117FD-FD9B-43EB-B984-0CAC25F6CDDB}" type="pres">
      <dgm:prSet presAssocID="{8C7DDB2A-2C32-4C20-A2B0-9BF664502C61}" presName="linear" presStyleCnt="0">
        <dgm:presLayoutVars>
          <dgm:dir/>
          <dgm:resizeHandles val="exact"/>
        </dgm:presLayoutVars>
      </dgm:prSet>
      <dgm:spPr/>
    </dgm:pt>
    <dgm:pt modelId="{748E4FB6-D6DF-402C-8B8D-624ECB167143}" type="pres">
      <dgm:prSet presAssocID="{39B1BF65-1572-4142-AF93-FC3CEE787C11}" presName="comp" presStyleCnt="0"/>
      <dgm:spPr/>
    </dgm:pt>
    <dgm:pt modelId="{2784A287-5D30-49C2-A5FD-0D1293711546}" type="pres">
      <dgm:prSet presAssocID="{39B1BF65-1572-4142-AF93-FC3CEE787C11}" presName="box" presStyleLbl="node1" presStyleIdx="0" presStyleCnt="5"/>
      <dgm:spPr/>
    </dgm:pt>
    <dgm:pt modelId="{7B860C3C-2223-4DCD-82D2-53FF8EFB34FE}" type="pres">
      <dgm:prSet presAssocID="{39B1BF65-1572-4142-AF93-FC3CEE787C11}" presName="img" presStyleLbl="fgImgPlace1" presStyleIdx="0" presStyleCnt="5"/>
      <dgm:spPr>
        <a:blipFill rotWithShape="1">
          <a:blip xmlns:r="http://schemas.openxmlformats.org/officeDocument/2006/relationships" r:embed="rId1"/>
          <a:stretch>
            <a:fillRect/>
          </a:stretch>
        </a:blipFill>
      </dgm:spPr>
    </dgm:pt>
    <dgm:pt modelId="{0448B368-DE36-4E8A-BFDE-07A97727AF1E}" type="pres">
      <dgm:prSet presAssocID="{39B1BF65-1572-4142-AF93-FC3CEE787C11}" presName="text" presStyleLbl="node1" presStyleIdx="0" presStyleCnt="5">
        <dgm:presLayoutVars>
          <dgm:bulletEnabled val="1"/>
        </dgm:presLayoutVars>
      </dgm:prSet>
      <dgm:spPr/>
    </dgm:pt>
    <dgm:pt modelId="{AD7993BD-BDB4-4484-95E6-27583D1E04D2}" type="pres">
      <dgm:prSet presAssocID="{58374900-F395-439F-9464-0B91D43671F2}" presName="spacer" presStyleCnt="0"/>
      <dgm:spPr/>
    </dgm:pt>
    <dgm:pt modelId="{7B3817D5-7C59-4955-B62E-C03C071C1911}" type="pres">
      <dgm:prSet presAssocID="{7A2440A8-57F8-40DE-9BB6-D0C1DCE3068C}" presName="comp" presStyleCnt="0"/>
      <dgm:spPr/>
    </dgm:pt>
    <dgm:pt modelId="{EEACE114-B56F-49D7-B990-0228CC2E67EB}" type="pres">
      <dgm:prSet presAssocID="{7A2440A8-57F8-40DE-9BB6-D0C1DCE3068C}" presName="box" presStyleLbl="node1" presStyleIdx="1" presStyleCnt="5"/>
      <dgm:spPr/>
    </dgm:pt>
    <dgm:pt modelId="{892C06C7-0266-460C-BAEA-E5B196628048}" type="pres">
      <dgm:prSet presAssocID="{7A2440A8-57F8-40DE-9BB6-D0C1DCE3068C}" presName="img" presStyleLbl="fgImgPlace1" presStyleIdx="1" presStyleCnt="5"/>
      <dgm:spPr>
        <a:blipFill rotWithShape="1">
          <a:blip xmlns:r="http://schemas.openxmlformats.org/officeDocument/2006/relationships" r:embed="rId2"/>
          <a:stretch>
            <a:fillRect/>
          </a:stretch>
        </a:blipFill>
      </dgm:spPr>
    </dgm:pt>
    <dgm:pt modelId="{E717A990-C84B-4674-8EE0-037FFA002590}" type="pres">
      <dgm:prSet presAssocID="{7A2440A8-57F8-40DE-9BB6-D0C1DCE3068C}" presName="text" presStyleLbl="node1" presStyleIdx="1" presStyleCnt="5">
        <dgm:presLayoutVars>
          <dgm:bulletEnabled val="1"/>
        </dgm:presLayoutVars>
      </dgm:prSet>
      <dgm:spPr/>
    </dgm:pt>
    <dgm:pt modelId="{6AF5987C-D2F3-46E0-9580-8A3DC558E3C4}" type="pres">
      <dgm:prSet presAssocID="{0B15CFD2-ACE1-4FE6-9A7B-AA63D56CE874}" presName="spacer" presStyleCnt="0"/>
      <dgm:spPr/>
    </dgm:pt>
    <dgm:pt modelId="{30EC0FBD-D421-4350-8481-129DA31C1028}" type="pres">
      <dgm:prSet presAssocID="{E72B5E8E-73CD-4A44-9378-09D0814E4039}" presName="comp" presStyleCnt="0"/>
      <dgm:spPr/>
    </dgm:pt>
    <dgm:pt modelId="{47A9C166-8110-4F66-B027-B0F089BF57C6}" type="pres">
      <dgm:prSet presAssocID="{E72B5E8E-73CD-4A44-9378-09D0814E4039}" presName="box" presStyleLbl="node1" presStyleIdx="2" presStyleCnt="5"/>
      <dgm:spPr/>
    </dgm:pt>
    <dgm:pt modelId="{B1C7F2D6-3F08-4AC6-9511-B0E3716C2EE5}" type="pres">
      <dgm:prSet presAssocID="{E72B5E8E-73CD-4A44-9378-09D0814E4039}" presName="img" presStyleLbl="fgImgPlace1" presStyleIdx="2" presStyleCnt="5"/>
      <dgm:spPr>
        <a:blipFill rotWithShape="1">
          <a:blip xmlns:r="http://schemas.openxmlformats.org/officeDocument/2006/relationships" r:embed="rId3"/>
          <a:stretch>
            <a:fillRect/>
          </a:stretch>
        </a:blipFill>
      </dgm:spPr>
    </dgm:pt>
    <dgm:pt modelId="{283FBEA2-003B-4DE1-ACC6-37C834968447}" type="pres">
      <dgm:prSet presAssocID="{E72B5E8E-73CD-4A44-9378-09D0814E4039}" presName="text" presStyleLbl="node1" presStyleIdx="2" presStyleCnt="5">
        <dgm:presLayoutVars>
          <dgm:bulletEnabled val="1"/>
        </dgm:presLayoutVars>
      </dgm:prSet>
      <dgm:spPr/>
    </dgm:pt>
    <dgm:pt modelId="{A94AD2A1-0A0E-45A6-9712-7C9D2A08B2E2}" type="pres">
      <dgm:prSet presAssocID="{5E427018-E838-41A5-B8E6-FB88A6FEC007}" presName="spacer" presStyleCnt="0"/>
      <dgm:spPr/>
    </dgm:pt>
    <dgm:pt modelId="{288F4B8D-F69A-4655-84E9-60CB20C58BE0}" type="pres">
      <dgm:prSet presAssocID="{DBE7177A-0200-4183-9123-0118AEA5C6AB}" presName="comp" presStyleCnt="0"/>
      <dgm:spPr/>
    </dgm:pt>
    <dgm:pt modelId="{7ADC3C40-F3D0-4B62-8EDE-73109DDC2620}" type="pres">
      <dgm:prSet presAssocID="{DBE7177A-0200-4183-9123-0118AEA5C6AB}" presName="box" presStyleLbl="node1" presStyleIdx="3" presStyleCnt="5"/>
      <dgm:spPr/>
    </dgm:pt>
    <dgm:pt modelId="{6813565B-DE3C-417A-BDC7-54F8E54C723B}" type="pres">
      <dgm:prSet presAssocID="{DBE7177A-0200-4183-9123-0118AEA5C6AB}" presName="img" presStyleLbl="fgImgPlace1" presStyleIdx="3" presStyleCnt="5"/>
      <dgm:spPr>
        <a:blipFill rotWithShape="1">
          <a:blip xmlns:r="http://schemas.openxmlformats.org/officeDocument/2006/relationships" r:embed="rId4"/>
          <a:stretch>
            <a:fillRect/>
          </a:stretch>
        </a:blipFill>
      </dgm:spPr>
    </dgm:pt>
    <dgm:pt modelId="{543C89BC-28EA-4FED-93B7-1E341DDE55CF}" type="pres">
      <dgm:prSet presAssocID="{DBE7177A-0200-4183-9123-0118AEA5C6AB}" presName="text" presStyleLbl="node1" presStyleIdx="3" presStyleCnt="5">
        <dgm:presLayoutVars>
          <dgm:bulletEnabled val="1"/>
        </dgm:presLayoutVars>
      </dgm:prSet>
      <dgm:spPr/>
    </dgm:pt>
    <dgm:pt modelId="{6F1919B3-2B95-4152-9A2B-32BA57566BC5}" type="pres">
      <dgm:prSet presAssocID="{0A066A4B-C155-4572-A601-9ADFF6819BF9}" presName="spacer" presStyleCnt="0"/>
      <dgm:spPr/>
    </dgm:pt>
    <dgm:pt modelId="{5706A740-CC03-441C-8ABA-B1AB1B7AFD56}" type="pres">
      <dgm:prSet presAssocID="{34C44F1C-74E6-497C-9E33-4C0997C574A6}" presName="comp" presStyleCnt="0"/>
      <dgm:spPr/>
    </dgm:pt>
    <dgm:pt modelId="{A05B64F5-593B-49B2-9FA9-79F32C85FB8B}" type="pres">
      <dgm:prSet presAssocID="{34C44F1C-74E6-497C-9E33-4C0997C574A6}" presName="box" presStyleLbl="node1" presStyleIdx="4" presStyleCnt="5"/>
      <dgm:spPr/>
    </dgm:pt>
    <dgm:pt modelId="{7B68CFCF-A872-4636-90A7-300E6E3FF06E}" type="pres">
      <dgm:prSet presAssocID="{34C44F1C-74E6-497C-9E33-4C0997C574A6}" presName="img" presStyleLbl="fgImgPlace1" presStyleIdx="4" presStyleCnt="5"/>
      <dgm:spPr>
        <a:blipFill rotWithShape="1">
          <a:blip xmlns:r="http://schemas.openxmlformats.org/officeDocument/2006/relationships" r:embed="rId5"/>
          <a:stretch>
            <a:fillRect/>
          </a:stretch>
        </a:blipFill>
      </dgm:spPr>
    </dgm:pt>
    <dgm:pt modelId="{D123A7C8-4E9E-4233-9E3D-65A10CFE3F96}" type="pres">
      <dgm:prSet presAssocID="{34C44F1C-74E6-497C-9E33-4C0997C574A6}" presName="text" presStyleLbl="node1" presStyleIdx="4" presStyleCnt="5">
        <dgm:presLayoutVars>
          <dgm:bulletEnabled val="1"/>
        </dgm:presLayoutVars>
      </dgm:prSet>
      <dgm:spPr/>
    </dgm:pt>
  </dgm:ptLst>
  <dgm:cxnLst>
    <dgm:cxn modelId="{18CB9307-C372-4815-ADFB-897829A5634B}" type="presOf" srcId="{E72B5E8E-73CD-4A44-9378-09D0814E4039}" destId="{283FBEA2-003B-4DE1-ACC6-37C834968447}" srcOrd="1" destOrd="0" presId="urn:microsoft.com/office/officeart/2005/8/layout/vList4"/>
    <dgm:cxn modelId="{D733FD0E-D26D-40CE-9761-90AB5CB3C06C}" type="presOf" srcId="{7A2440A8-57F8-40DE-9BB6-D0C1DCE3068C}" destId="{E717A990-C84B-4674-8EE0-037FFA002590}" srcOrd="1" destOrd="0" presId="urn:microsoft.com/office/officeart/2005/8/layout/vList4"/>
    <dgm:cxn modelId="{4E667A21-5BFE-4A90-90E6-D21EE0A0FACF}" srcId="{8C7DDB2A-2C32-4C20-A2B0-9BF664502C61}" destId="{39B1BF65-1572-4142-AF93-FC3CEE787C11}" srcOrd="0" destOrd="0" parTransId="{F24F8952-3A94-4C28-8D74-60A96C94425A}" sibTransId="{58374900-F395-439F-9464-0B91D43671F2}"/>
    <dgm:cxn modelId="{C1459C2F-9776-4428-98ED-22814AC6D618}" srcId="{8C7DDB2A-2C32-4C20-A2B0-9BF664502C61}" destId="{7A2440A8-57F8-40DE-9BB6-D0C1DCE3068C}" srcOrd="1" destOrd="0" parTransId="{D71C232E-FE12-4315-819B-8DB645D3D55B}" sibTransId="{0B15CFD2-ACE1-4FE6-9A7B-AA63D56CE874}"/>
    <dgm:cxn modelId="{CC2E3334-BE29-45F5-AB5F-F303A287C677}" type="presOf" srcId="{7A2440A8-57F8-40DE-9BB6-D0C1DCE3068C}" destId="{EEACE114-B56F-49D7-B990-0228CC2E67EB}" srcOrd="0" destOrd="0" presId="urn:microsoft.com/office/officeart/2005/8/layout/vList4"/>
    <dgm:cxn modelId="{DFDDB862-E45F-4426-AEF0-EF8DC7AB381E}" srcId="{8C7DDB2A-2C32-4C20-A2B0-9BF664502C61}" destId="{E72B5E8E-73CD-4A44-9378-09D0814E4039}" srcOrd="2" destOrd="0" parTransId="{15BE153F-7704-4402-B98B-677A27115A60}" sibTransId="{5E427018-E838-41A5-B8E6-FB88A6FEC007}"/>
    <dgm:cxn modelId="{3618B249-1E4E-4FD5-9B8B-96C31C5F926A}" type="presOf" srcId="{E72B5E8E-73CD-4A44-9378-09D0814E4039}" destId="{47A9C166-8110-4F66-B027-B0F089BF57C6}" srcOrd="0" destOrd="0" presId="urn:microsoft.com/office/officeart/2005/8/layout/vList4"/>
    <dgm:cxn modelId="{E177A74F-EDA1-40AA-A658-64649C5336D1}" type="presOf" srcId="{39B1BF65-1572-4142-AF93-FC3CEE787C11}" destId="{0448B368-DE36-4E8A-BFDE-07A97727AF1E}" srcOrd="1" destOrd="0" presId="urn:microsoft.com/office/officeart/2005/8/layout/vList4"/>
    <dgm:cxn modelId="{B94ED251-C49A-4B55-8983-FA94B7CB5B99}" type="presOf" srcId="{8C7DDB2A-2C32-4C20-A2B0-9BF664502C61}" destId="{5E8117FD-FD9B-43EB-B984-0CAC25F6CDDB}" srcOrd="0" destOrd="0" presId="urn:microsoft.com/office/officeart/2005/8/layout/vList4"/>
    <dgm:cxn modelId="{D5092E82-8A1D-4837-8ED3-31F33EF0ABD8}" type="presOf" srcId="{DBE7177A-0200-4183-9123-0118AEA5C6AB}" destId="{7ADC3C40-F3D0-4B62-8EDE-73109DDC2620}" srcOrd="0" destOrd="0" presId="urn:microsoft.com/office/officeart/2005/8/layout/vList4"/>
    <dgm:cxn modelId="{1758D7B3-1DB0-470E-9129-54EA21E0F80E}" type="presOf" srcId="{34C44F1C-74E6-497C-9E33-4C0997C574A6}" destId="{D123A7C8-4E9E-4233-9E3D-65A10CFE3F96}" srcOrd="1" destOrd="0" presId="urn:microsoft.com/office/officeart/2005/8/layout/vList4"/>
    <dgm:cxn modelId="{505119BE-5631-4E52-8EEA-57F7BAEB529F}" srcId="{8C7DDB2A-2C32-4C20-A2B0-9BF664502C61}" destId="{DBE7177A-0200-4183-9123-0118AEA5C6AB}" srcOrd="3" destOrd="0" parTransId="{D1F557A6-4170-4F3F-A879-170F2682D1A2}" sibTransId="{0A066A4B-C155-4572-A601-9ADFF6819BF9}"/>
    <dgm:cxn modelId="{375978E3-EEFD-4BC6-A191-9C7733628C89}" type="presOf" srcId="{DBE7177A-0200-4183-9123-0118AEA5C6AB}" destId="{543C89BC-28EA-4FED-93B7-1E341DDE55CF}" srcOrd="1" destOrd="0" presId="urn:microsoft.com/office/officeart/2005/8/layout/vList4"/>
    <dgm:cxn modelId="{D0A273E4-5117-4DFE-AB14-8403CC8CDF90}" type="presOf" srcId="{39B1BF65-1572-4142-AF93-FC3CEE787C11}" destId="{2784A287-5D30-49C2-A5FD-0D1293711546}" srcOrd="0" destOrd="0" presId="urn:microsoft.com/office/officeart/2005/8/layout/vList4"/>
    <dgm:cxn modelId="{FC43D8EC-CCDE-4D11-A5EB-21515EBBFC93}" type="presOf" srcId="{34C44F1C-74E6-497C-9E33-4C0997C574A6}" destId="{A05B64F5-593B-49B2-9FA9-79F32C85FB8B}" srcOrd="0" destOrd="0" presId="urn:microsoft.com/office/officeart/2005/8/layout/vList4"/>
    <dgm:cxn modelId="{BD2B33FC-F63E-4C18-B213-A49266E0B1DD}" srcId="{8C7DDB2A-2C32-4C20-A2B0-9BF664502C61}" destId="{34C44F1C-74E6-497C-9E33-4C0997C574A6}" srcOrd="4" destOrd="0" parTransId="{3305F1A8-948E-4AAD-A91E-F8EF39571A96}" sibTransId="{42E69ADC-F53A-4240-B69C-27AE5F351CB8}"/>
    <dgm:cxn modelId="{324501B7-4C65-48FD-A771-83D1DE8E8164}" type="presParOf" srcId="{5E8117FD-FD9B-43EB-B984-0CAC25F6CDDB}" destId="{748E4FB6-D6DF-402C-8B8D-624ECB167143}" srcOrd="0" destOrd="0" presId="urn:microsoft.com/office/officeart/2005/8/layout/vList4"/>
    <dgm:cxn modelId="{D1E99165-FC5C-436F-B06C-ABCA9C65C9BA}" type="presParOf" srcId="{748E4FB6-D6DF-402C-8B8D-624ECB167143}" destId="{2784A287-5D30-49C2-A5FD-0D1293711546}" srcOrd="0" destOrd="0" presId="urn:microsoft.com/office/officeart/2005/8/layout/vList4"/>
    <dgm:cxn modelId="{7E1C5C74-CA0E-45DB-9831-24F45EDFD503}" type="presParOf" srcId="{748E4FB6-D6DF-402C-8B8D-624ECB167143}" destId="{7B860C3C-2223-4DCD-82D2-53FF8EFB34FE}" srcOrd="1" destOrd="0" presId="urn:microsoft.com/office/officeart/2005/8/layout/vList4"/>
    <dgm:cxn modelId="{E1AEE080-3D9B-4033-82C6-5F3752234C9B}" type="presParOf" srcId="{748E4FB6-D6DF-402C-8B8D-624ECB167143}" destId="{0448B368-DE36-4E8A-BFDE-07A97727AF1E}" srcOrd="2" destOrd="0" presId="urn:microsoft.com/office/officeart/2005/8/layout/vList4"/>
    <dgm:cxn modelId="{0F46B461-B1D6-444F-9041-F6E83E6CA254}" type="presParOf" srcId="{5E8117FD-FD9B-43EB-B984-0CAC25F6CDDB}" destId="{AD7993BD-BDB4-4484-95E6-27583D1E04D2}" srcOrd="1" destOrd="0" presId="urn:microsoft.com/office/officeart/2005/8/layout/vList4"/>
    <dgm:cxn modelId="{BCB56F27-2A4D-4751-BE68-68C56F4DB310}" type="presParOf" srcId="{5E8117FD-FD9B-43EB-B984-0CAC25F6CDDB}" destId="{7B3817D5-7C59-4955-B62E-C03C071C1911}" srcOrd="2" destOrd="0" presId="urn:microsoft.com/office/officeart/2005/8/layout/vList4"/>
    <dgm:cxn modelId="{3DD81CD4-F9AD-4157-AF02-73D4DDB60638}" type="presParOf" srcId="{7B3817D5-7C59-4955-B62E-C03C071C1911}" destId="{EEACE114-B56F-49D7-B990-0228CC2E67EB}" srcOrd="0" destOrd="0" presId="urn:microsoft.com/office/officeart/2005/8/layout/vList4"/>
    <dgm:cxn modelId="{9FC2091B-C154-4955-A840-A70DB8ACE46F}" type="presParOf" srcId="{7B3817D5-7C59-4955-B62E-C03C071C1911}" destId="{892C06C7-0266-460C-BAEA-E5B196628048}" srcOrd="1" destOrd="0" presId="urn:microsoft.com/office/officeart/2005/8/layout/vList4"/>
    <dgm:cxn modelId="{1EE9D3B3-6D61-449C-8416-67F3E152DF9A}" type="presParOf" srcId="{7B3817D5-7C59-4955-B62E-C03C071C1911}" destId="{E717A990-C84B-4674-8EE0-037FFA002590}" srcOrd="2" destOrd="0" presId="urn:microsoft.com/office/officeart/2005/8/layout/vList4"/>
    <dgm:cxn modelId="{A4500961-E396-4374-B312-4FED96A8C3F9}" type="presParOf" srcId="{5E8117FD-FD9B-43EB-B984-0CAC25F6CDDB}" destId="{6AF5987C-D2F3-46E0-9580-8A3DC558E3C4}" srcOrd="3" destOrd="0" presId="urn:microsoft.com/office/officeart/2005/8/layout/vList4"/>
    <dgm:cxn modelId="{006D4617-956A-4947-A4FE-FF85846C5847}" type="presParOf" srcId="{5E8117FD-FD9B-43EB-B984-0CAC25F6CDDB}" destId="{30EC0FBD-D421-4350-8481-129DA31C1028}" srcOrd="4" destOrd="0" presId="urn:microsoft.com/office/officeart/2005/8/layout/vList4"/>
    <dgm:cxn modelId="{67491080-A9E5-4A25-9991-568D3EE28285}" type="presParOf" srcId="{30EC0FBD-D421-4350-8481-129DA31C1028}" destId="{47A9C166-8110-4F66-B027-B0F089BF57C6}" srcOrd="0" destOrd="0" presId="urn:microsoft.com/office/officeart/2005/8/layout/vList4"/>
    <dgm:cxn modelId="{945836AB-BF81-4F4B-A0F5-5D63C1C10189}" type="presParOf" srcId="{30EC0FBD-D421-4350-8481-129DA31C1028}" destId="{B1C7F2D6-3F08-4AC6-9511-B0E3716C2EE5}" srcOrd="1" destOrd="0" presId="urn:microsoft.com/office/officeart/2005/8/layout/vList4"/>
    <dgm:cxn modelId="{0C9C418D-71FF-47F8-9461-B346F2CD1FA0}" type="presParOf" srcId="{30EC0FBD-D421-4350-8481-129DA31C1028}" destId="{283FBEA2-003B-4DE1-ACC6-37C834968447}" srcOrd="2" destOrd="0" presId="urn:microsoft.com/office/officeart/2005/8/layout/vList4"/>
    <dgm:cxn modelId="{ECC943F0-CEB5-44DC-9406-8313DEA6AED5}" type="presParOf" srcId="{5E8117FD-FD9B-43EB-B984-0CAC25F6CDDB}" destId="{A94AD2A1-0A0E-45A6-9712-7C9D2A08B2E2}" srcOrd="5" destOrd="0" presId="urn:microsoft.com/office/officeart/2005/8/layout/vList4"/>
    <dgm:cxn modelId="{1A0FD451-05E0-40F2-88EB-DC5A1EB45A39}" type="presParOf" srcId="{5E8117FD-FD9B-43EB-B984-0CAC25F6CDDB}" destId="{288F4B8D-F69A-4655-84E9-60CB20C58BE0}" srcOrd="6" destOrd="0" presId="urn:microsoft.com/office/officeart/2005/8/layout/vList4"/>
    <dgm:cxn modelId="{3FACF0C9-C886-4114-AB1B-2EC7065F892F}" type="presParOf" srcId="{288F4B8D-F69A-4655-84E9-60CB20C58BE0}" destId="{7ADC3C40-F3D0-4B62-8EDE-73109DDC2620}" srcOrd="0" destOrd="0" presId="urn:microsoft.com/office/officeart/2005/8/layout/vList4"/>
    <dgm:cxn modelId="{F79E8409-E3AE-4453-87FA-05841A14CDA5}" type="presParOf" srcId="{288F4B8D-F69A-4655-84E9-60CB20C58BE0}" destId="{6813565B-DE3C-417A-BDC7-54F8E54C723B}" srcOrd="1" destOrd="0" presId="urn:microsoft.com/office/officeart/2005/8/layout/vList4"/>
    <dgm:cxn modelId="{03508A61-F869-4EFD-841D-B49991F65336}" type="presParOf" srcId="{288F4B8D-F69A-4655-84E9-60CB20C58BE0}" destId="{543C89BC-28EA-4FED-93B7-1E341DDE55CF}" srcOrd="2" destOrd="0" presId="urn:microsoft.com/office/officeart/2005/8/layout/vList4"/>
    <dgm:cxn modelId="{0C99CC95-37C4-44D4-BD35-D05F7064855D}" type="presParOf" srcId="{5E8117FD-FD9B-43EB-B984-0CAC25F6CDDB}" destId="{6F1919B3-2B95-4152-9A2B-32BA57566BC5}" srcOrd="7" destOrd="0" presId="urn:microsoft.com/office/officeart/2005/8/layout/vList4"/>
    <dgm:cxn modelId="{CB9309D0-61DE-4483-8995-BC8F15CA2260}" type="presParOf" srcId="{5E8117FD-FD9B-43EB-B984-0CAC25F6CDDB}" destId="{5706A740-CC03-441C-8ABA-B1AB1B7AFD56}" srcOrd="8" destOrd="0" presId="urn:microsoft.com/office/officeart/2005/8/layout/vList4"/>
    <dgm:cxn modelId="{580E82FA-BFFB-4E39-B967-AF37FF24B642}" type="presParOf" srcId="{5706A740-CC03-441C-8ABA-B1AB1B7AFD56}" destId="{A05B64F5-593B-49B2-9FA9-79F32C85FB8B}" srcOrd="0" destOrd="0" presId="urn:microsoft.com/office/officeart/2005/8/layout/vList4"/>
    <dgm:cxn modelId="{A89B2B84-3B6D-49F3-80E3-BB3072586444}" type="presParOf" srcId="{5706A740-CC03-441C-8ABA-B1AB1B7AFD56}" destId="{7B68CFCF-A872-4636-90A7-300E6E3FF06E}" srcOrd="1" destOrd="0" presId="urn:microsoft.com/office/officeart/2005/8/layout/vList4"/>
    <dgm:cxn modelId="{2D00C79B-B2D2-4A0E-898A-6EBD24E87585}" type="presParOf" srcId="{5706A740-CC03-441C-8ABA-B1AB1B7AFD56}" destId="{D123A7C8-4E9E-4233-9E3D-65A10CFE3F96}" srcOrd="2" destOrd="0" presId="urn:microsoft.com/office/officeart/2005/8/layout/vList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84A287-5D30-49C2-A5FD-0D1293711546}">
      <dsp:nvSpPr>
        <dsp:cNvPr id="0" name=""/>
        <dsp:cNvSpPr/>
      </dsp:nvSpPr>
      <dsp:spPr>
        <a:xfrm>
          <a:off x="0" y="0"/>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泰康之家</a:t>
          </a:r>
          <a:r>
            <a:rPr lang="en-US" altLang="zh-CN" sz="900" b="0" i="0" kern="1200">
              <a:latin typeface="宋体" panose="02010600030101010101" charset="-122"/>
              <a:ea typeface="宋体" panose="02010600030101010101" charset="-122"/>
            </a:rPr>
            <a:t>(</a:t>
          </a:r>
          <a:r>
            <a:rPr lang="zh-CN" altLang="en-US" sz="900" b="0" i="0" kern="1200">
              <a:latin typeface="宋体" panose="02010600030101010101" charset="-122"/>
              <a:ea typeface="宋体" panose="02010600030101010101" charset="-122"/>
            </a:rPr>
            <a:t>北京</a:t>
          </a:r>
          <a:r>
            <a:rPr lang="en-US" altLang="zh-CN" sz="900" b="0" i="0" kern="1200">
              <a:latin typeface="宋体" panose="02010600030101010101" charset="-122"/>
              <a:ea typeface="宋体" panose="02010600030101010101" charset="-122"/>
            </a:rPr>
            <a:t>)</a:t>
          </a:r>
          <a:r>
            <a:rPr lang="zh-CN" altLang="en-US" sz="900" b="0" i="0" kern="1200">
              <a:latin typeface="宋体" panose="02010600030101010101" charset="-122"/>
              <a:ea typeface="宋体" panose="02010600030101010101" charset="-122"/>
            </a:rPr>
            <a:t>投资有限公司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b="0" kern="1200">
              <a:latin typeface="宋体" panose="02010600030101010101" charset="-122"/>
              <a:ea typeface="宋体" panose="02010600030101010101" charset="-122"/>
            </a:rPr>
            <a:t>泰康保险集团旗下</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集养老</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医疗</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高品质墓园</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高端商业不动产领域于一体的医养产业卓越品牌</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专注养老康复实体的建设与运营</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泰康之家</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北京</a:t>
          </a:r>
          <a:r>
            <a:rPr lang="en-US" sz="900" b="0" kern="1200">
              <a:latin typeface="宋体" panose="02010600030101010101" charset="-122"/>
              <a:ea typeface="宋体" panose="02010600030101010101" charset="-122"/>
            </a:rPr>
            <a:t>)</a:t>
          </a:r>
          <a:r>
            <a:rPr lang="zh-CN" sz="900" b="0" kern="1200">
              <a:latin typeface="宋体" panose="02010600030101010101" charset="-122"/>
              <a:ea typeface="宋体" panose="02010600030101010101" charset="-122"/>
            </a:rPr>
            <a:t>投资有限公司</a:t>
          </a:r>
          <a:r>
            <a:rPr lang="en-US" sz="900" b="0" kern="1200">
              <a:latin typeface="宋体" panose="02010600030101010101" charset="-122"/>
              <a:ea typeface="宋体" panose="02010600030101010101" charset="-122"/>
            </a:rPr>
            <a:t>)</a:t>
          </a:r>
          <a:endParaRPr lang="zh-CN" altLang="en-US" sz="900" b="0" kern="1200">
            <a:latin typeface="宋体" panose="02010600030101010101" charset="-122"/>
            <a:ea typeface="宋体" panose="02010600030101010101" charset="-122"/>
          </a:endParaRPr>
        </a:p>
      </dsp:txBody>
      <dsp:txXfrm>
        <a:off x="1121023" y="0"/>
        <a:ext cx="4149476" cy="669232"/>
      </dsp:txXfrm>
    </dsp:sp>
    <dsp:sp modelId="{7B860C3C-2223-4DCD-82D2-53FF8EFB34FE}">
      <dsp:nvSpPr>
        <dsp:cNvPr id="0" name=""/>
        <dsp:cNvSpPr/>
      </dsp:nvSpPr>
      <dsp:spPr>
        <a:xfrm>
          <a:off x="66923" y="66923"/>
          <a:ext cx="1054100" cy="535385"/>
        </a:xfrm>
        <a:prstGeom prst="roundRect">
          <a:avLst>
            <a:gd name="adj" fmla="val 10000"/>
          </a:avLst>
        </a:prstGeom>
        <a:blipFill rotWithShape="1">
          <a:blip xmlns:r="http://schemas.openxmlformats.org/officeDocument/2006/relationships" r:embed="rId1"/>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EEACE114-B56F-49D7-B990-0228CC2E67EB}">
      <dsp:nvSpPr>
        <dsp:cNvPr id="0" name=""/>
        <dsp:cNvSpPr/>
      </dsp:nvSpPr>
      <dsp:spPr>
        <a:xfrm>
          <a:off x="0" y="736155"/>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亲和源集团有限公司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kern="1200">
              <a:latin typeface="宋体" panose="02010600030101010101" charset="-122"/>
              <a:ea typeface="宋体" panose="02010600030101010101" charset="-122"/>
            </a:rPr>
            <a:t>以会员制为载体</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融居家养老</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社区养老和机构养老为一体的全新养老模式，从事高端养老住区投资</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开发</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建设</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运营及养老产业发展的社会企业</a:t>
          </a:r>
          <a:endParaRPr lang="zh-CN" altLang="en-US" sz="900" kern="1200">
            <a:latin typeface="宋体" panose="02010600030101010101" charset="-122"/>
            <a:ea typeface="宋体" panose="02010600030101010101" charset="-122"/>
          </a:endParaRPr>
        </a:p>
      </dsp:txBody>
      <dsp:txXfrm>
        <a:off x="1121023" y="736155"/>
        <a:ext cx="4149476" cy="669232"/>
      </dsp:txXfrm>
    </dsp:sp>
    <dsp:sp modelId="{892C06C7-0266-460C-BAEA-E5B196628048}">
      <dsp:nvSpPr>
        <dsp:cNvPr id="0" name=""/>
        <dsp:cNvSpPr/>
      </dsp:nvSpPr>
      <dsp:spPr>
        <a:xfrm>
          <a:off x="66923" y="803078"/>
          <a:ext cx="1054100" cy="535385"/>
        </a:xfrm>
        <a:prstGeom prst="roundRect">
          <a:avLst>
            <a:gd name="adj" fmla="val 10000"/>
          </a:avLst>
        </a:prstGeom>
        <a:blipFill rotWithShape="1">
          <a:blip xmlns:r="http://schemas.openxmlformats.org/officeDocument/2006/relationships" r:embed="rId2"/>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47A9C166-8110-4F66-B027-B0F089BF57C6}">
      <dsp:nvSpPr>
        <dsp:cNvPr id="0" name=""/>
        <dsp:cNvSpPr/>
      </dsp:nvSpPr>
      <dsp:spPr>
        <a:xfrm>
          <a:off x="0" y="1472310"/>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上海凯健华展老年护理有限公司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kern="1200">
              <a:latin typeface="宋体" panose="02010600030101010101" charset="-122"/>
              <a:ea typeface="宋体" panose="02010600030101010101" charset="-122"/>
            </a:rPr>
            <a:t>来自美国的高端养老品牌，由美国养老集团</a:t>
          </a:r>
          <a:r>
            <a:rPr lang="en-US" sz="900" kern="1200">
              <a:latin typeface="宋体" panose="02010600030101010101" charset="-122"/>
              <a:ea typeface="宋体" panose="02010600030101010101" charset="-122"/>
            </a:rPr>
            <a:t>Emeritu</a:t>
          </a:r>
          <a:r>
            <a:rPr lang="zh-CN" sz="900" kern="1200">
              <a:latin typeface="宋体" panose="02010600030101010101" charset="-122"/>
              <a:ea typeface="宋体" panose="02010600030101010101" charset="-122"/>
            </a:rPr>
            <a:t>及</a:t>
          </a:r>
          <a:r>
            <a:rPr lang="en-US" sz="900" kern="1200">
              <a:latin typeface="宋体" panose="02010600030101010101" charset="-122"/>
              <a:ea typeface="宋体" panose="02010600030101010101" charset="-122"/>
            </a:rPr>
            <a:t>CPM</a:t>
          </a:r>
          <a:r>
            <a:rPr lang="zh-CN" sz="900" kern="1200">
              <a:latin typeface="宋体" panose="02010600030101010101" charset="-122"/>
              <a:ea typeface="宋体" panose="02010600030101010101" charset="-122"/>
            </a:rPr>
            <a:t>共同创建，打造了适合中国老人的全新养老模式</a:t>
          </a:r>
          <a:endParaRPr lang="zh-CN" altLang="en-US" sz="900" kern="1200">
            <a:latin typeface="宋体" panose="02010600030101010101" charset="-122"/>
            <a:ea typeface="宋体" panose="02010600030101010101" charset="-122"/>
          </a:endParaRPr>
        </a:p>
      </dsp:txBody>
      <dsp:txXfrm>
        <a:off x="1121023" y="1472310"/>
        <a:ext cx="4149476" cy="669232"/>
      </dsp:txXfrm>
    </dsp:sp>
    <dsp:sp modelId="{B1C7F2D6-3F08-4AC6-9511-B0E3716C2EE5}">
      <dsp:nvSpPr>
        <dsp:cNvPr id="0" name=""/>
        <dsp:cNvSpPr/>
      </dsp:nvSpPr>
      <dsp:spPr>
        <a:xfrm>
          <a:off x="66923" y="1539233"/>
          <a:ext cx="1054100" cy="535385"/>
        </a:xfrm>
        <a:prstGeom prst="roundRect">
          <a:avLst>
            <a:gd name="adj" fmla="val 10000"/>
          </a:avLst>
        </a:prstGeom>
        <a:blipFill rotWithShape="1">
          <a:blip xmlns:r="http://schemas.openxmlformats.org/officeDocument/2006/relationships" r:embed="rId3"/>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7ADC3C40-F3D0-4B62-8EDE-73109DDC2620}">
      <dsp:nvSpPr>
        <dsp:cNvPr id="0" name=""/>
        <dsp:cNvSpPr/>
      </dsp:nvSpPr>
      <dsp:spPr>
        <a:xfrm>
          <a:off x="0" y="2208465"/>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北京诚和敬投资有限责任公司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kern="1200">
              <a:latin typeface="宋体" panose="02010600030101010101" charset="-122"/>
              <a:ea typeface="宋体" panose="02010600030101010101" charset="-122"/>
            </a:rPr>
            <a:t>成立于</a:t>
          </a:r>
          <a:r>
            <a:rPr lang="en-US" sz="900" kern="1200">
              <a:latin typeface="宋体" panose="02010600030101010101" charset="-122"/>
              <a:ea typeface="宋体" panose="02010600030101010101" charset="-122"/>
            </a:rPr>
            <a:t>2012</a:t>
          </a:r>
          <a:r>
            <a:rPr lang="zh-CN" sz="900" kern="1200">
              <a:latin typeface="宋体" panose="02010600030101010101" charset="-122"/>
              <a:ea typeface="宋体" panose="02010600030101010101" charset="-122"/>
            </a:rPr>
            <a:t>年，致力于发展老龄产业全方位建设的集团公司，为长者提供机构康复</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养老</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社区居家养老的专业运营服务</a:t>
          </a:r>
          <a:endParaRPr lang="zh-CN" altLang="en-US" sz="900" kern="1200">
            <a:latin typeface="宋体" panose="02010600030101010101" charset="-122"/>
            <a:ea typeface="宋体" panose="02010600030101010101" charset="-122"/>
          </a:endParaRPr>
        </a:p>
      </dsp:txBody>
      <dsp:txXfrm>
        <a:off x="1121023" y="2208465"/>
        <a:ext cx="4149476" cy="669232"/>
      </dsp:txXfrm>
    </dsp:sp>
    <dsp:sp modelId="{6813565B-DE3C-417A-BDC7-54F8E54C723B}">
      <dsp:nvSpPr>
        <dsp:cNvPr id="0" name=""/>
        <dsp:cNvSpPr/>
      </dsp:nvSpPr>
      <dsp:spPr>
        <a:xfrm>
          <a:off x="66923" y="2275388"/>
          <a:ext cx="1054100" cy="535385"/>
        </a:xfrm>
        <a:prstGeom prst="roundRect">
          <a:avLst>
            <a:gd name="adj" fmla="val 10000"/>
          </a:avLst>
        </a:prstGeom>
        <a:blipFill rotWithShape="1">
          <a:blip xmlns:r="http://schemas.openxmlformats.org/officeDocument/2006/relationships" r:embed="rId4"/>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A05B64F5-593B-49B2-9FA9-79F32C85FB8B}">
      <dsp:nvSpPr>
        <dsp:cNvPr id="0" name=""/>
        <dsp:cNvSpPr/>
      </dsp:nvSpPr>
      <dsp:spPr>
        <a:xfrm>
          <a:off x="0" y="2944620"/>
          <a:ext cx="5270500" cy="669232"/>
        </a:xfrm>
        <a:prstGeom prst="roundRect">
          <a:avLst>
            <a:gd name="adj" fmla="val 10000"/>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zh-CN" altLang="en-US" sz="900" b="0" i="0" kern="1200">
              <a:latin typeface="宋体" panose="02010600030101010101" charset="-122"/>
              <a:ea typeface="宋体" panose="02010600030101010101" charset="-122"/>
            </a:rPr>
            <a:t>北京诚和敬投资有限责任公司</a:t>
          </a:r>
          <a:endParaRPr lang="en-US" altLang="zh-CN" sz="900" b="0" i="0" kern="1200">
            <a:latin typeface="宋体" panose="02010600030101010101" charset="-122"/>
            <a:ea typeface="宋体" panose="02010600030101010101" charset="-122"/>
          </a:endParaRPr>
        </a:p>
        <a:p>
          <a:pPr marL="0" lvl="0" indent="0" algn="l" defTabSz="400050">
            <a:lnSpc>
              <a:spcPct val="90000"/>
            </a:lnSpc>
            <a:spcBef>
              <a:spcPct val="0"/>
            </a:spcBef>
            <a:spcAft>
              <a:spcPct val="35000"/>
            </a:spcAft>
            <a:buNone/>
          </a:pPr>
          <a:r>
            <a:rPr lang="zh-CN" sz="900" kern="1200">
              <a:latin typeface="宋体" panose="02010600030101010101" charset="-122"/>
              <a:ea typeface="宋体" panose="02010600030101010101" charset="-122"/>
            </a:rPr>
            <a:t>成立于</a:t>
          </a:r>
          <a:r>
            <a:rPr lang="en-US" sz="900" kern="1200">
              <a:latin typeface="宋体" panose="02010600030101010101" charset="-122"/>
              <a:ea typeface="宋体" panose="02010600030101010101" charset="-122"/>
            </a:rPr>
            <a:t>2007</a:t>
          </a:r>
          <a:r>
            <a:rPr lang="zh-CN" sz="900" kern="1200">
              <a:latin typeface="宋体" panose="02010600030101010101" charset="-122"/>
              <a:ea typeface="宋体" panose="02010600030101010101" charset="-122"/>
            </a:rPr>
            <a:t>年，乐成集团旗下，主营业务是投资</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建设</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运营连锁型养老服务设施，为老年人提供高品质照护和生活服务</a:t>
          </a:r>
          <a:r>
            <a:rPr lang="en-US" sz="900" kern="1200">
              <a:latin typeface="宋体" panose="02010600030101010101" charset="-122"/>
              <a:ea typeface="宋体" panose="02010600030101010101" charset="-122"/>
            </a:rPr>
            <a:t>,</a:t>
          </a:r>
          <a:r>
            <a:rPr lang="zh-CN" sz="900" kern="1200">
              <a:latin typeface="宋体" panose="02010600030101010101" charset="-122"/>
              <a:ea typeface="宋体" panose="02010600030101010101" charset="-122"/>
            </a:rPr>
            <a:t>养老行业的知名专业服务提供商</a:t>
          </a:r>
          <a:endParaRPr lang="zh-CN" altLang="en-US" sz="900" kern="1200">
            <a:latin typeface="宋体" panose="02010600030101010101" charset="-122"/>
            <a:ea typeface="宋体" panose="02010600030101010101" charset="-122"/>
          </a:endParaRPr>
        </a:p>
      </dsp:txBody>
      <dsp:txXfrm>
        <a:off x="1121023" y="2944620"/>
        <a:ext cx="4149476" cy="669232"/>
      </dsp:txXfrm>
    </dsp:sp>
    <dsp:sp modelId="{7B68CFCF-A872-4636-90A7-300E6E3FF06E}">
      <dsp:nvSpPr>
        <dsp:cNvPr id="0" name=""/>
        <dsp:cNvSpPr/>
      </dsp:nvSpPr>
      <dsp:spPr>
        <a:xfrm>
          <a:off x="66923" y="3011544"/>
          <a:ext cx="1054100" cy="535385"/>
        </a:xfrm>
        <a:prstGeom prst="roundRect">
          <a:avLst>
            <a:gd name="adj" fmla="val 10000"/>
          </a:avLst>
        </a:prstGeom>
        <a:blipFill rotWithShape="1">
          <a:blip xmlns:r="http://schemas.openxmlformats.org/officeDocument/2006/relationships" r:embed="rId5"/>
          <a:stretch>
            <a:fillRect/>
          </a:stretch>
        </a:blipFill>
        <a:ln w="6350" cap="flat" cmpd="sng" algn="ctr">
          <a:solidFill>
            <a:schemeClr val="dk2">
              <a:shade val="80000"/>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693389-5166-4D09-8BEB-FE930961E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30</Pages>
  <Words>7595</Words>
  <Characters>43294</Characters>
  <Application>Microsoft Office Word</Application>
  <DocSecurity>0</DocSecurity>
  <Lines>360</Lines>
  <Paragraphs>101</Paragraphs>
  <ScaleCrop>false</ScaleCrop>
  <Company/>
  <LinksUpToDate>false</LinksUpToDate>
  <CharactersWithSpaces>50788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dc:creator>
  <cp:keywords/>
  <dc:description/>
  <cp:lastModifiedBy>mico1999@foxmail.com</cp:lastModifiedBy>
  <cp:revision>2</cp:revision>
  <dcterms:created xsi:type="dcterms:W3CDTF">2019-05-10T12:11:00Z</dcterms:created>
  <dcterms:modified xsi:type="dcterms:W3CDTF">2021-03-23T15:06:00Z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